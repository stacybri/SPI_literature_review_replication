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4285F" w14:textId="4E8AF2FF" w:rsidR="00375557" w:rsidRDefault="00323CF2" w:rsidP="000C7931">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Reviewing </w:t>
      </w:r>
      <w:r w:rsidR="00273A16">
        <w:rPr>
          <w:rFonts w:ascii="Times New Roman" w:hAnsi="Times New Roman" w:cs="Times New Roman"/>
          <w:b/>
          <w:sz w:val="24"/>
          <w:szCs w:val="24"/>
        </w:rPr>
        <w:t>Assessment</w:t>
      </w:r>
      <w:r w:rsidR="000C7931">
        <w:rPr>
          <w:rFonts w:ascii="Times New Roman" w:hAnsi="Times New Roman" w:cs="Times New Roman"/>
          <w:b/>
          <w:sz w:val="24"/>
          <w:szCs w:val="24"/>
        </w:rPr>
        <w:t xml:space="preserve"> Tools for </w:t>
      </w:r>
      <w:r w:rsidR="00B54B7B">
        <w:rPr>
          <w:rFonts w:ascii="Times New Roman" w:hAnsi="Times New Roman" w:cs="Times New Roman"/>
          <w:b/>
          <w:sz w:val="24"/>
          <w:szCs w:val="24"/>
        </w:rPr>
        <w:t xml:space="preserve">Measuring </w:t>
      </w:r>
      <w:r w:rsidR="00375557" w:rsidRPr="007E3325">
        <w:rPr>
          <w:rFonts w:ascii="Times New Roman" w:hAnsi="Times New Roman" w:cs="Times New Roman"/>
          <w:b/>
          <w:sz w:val="24"/>
          <w:szCs w:val="24"/>
        </w:rPr>
        <w:t>Country Statistical Capacity</w:t>
      </w:r>
      <w:r w:rsidR="00A65D86">
        <w:rPr>
          <w:rFonts w:ascii="Times New Roman" w:hAnsi="Times New Roman" w:cs="Times New Roman"/>
          <w:b/>
          <w:sz w:val="24"/>
          <w:szCs w:val="24"/>
        </w:rPr>
        <w:t xml:space="preserve"> </w:t>
      </w:r>
    </w:p>
    <w:p w14:paraId="6C8328AA" w14:textId="77777777" w:rsidR="00D30503" w:rsidRDefault="00D30503" w:rsidP="00375557">
      <w:pPr>
        <w:spacing w:after="0"/>
        <w:jc w:val="center"/>
        <w:rPr>
          <w:rFonts w:ascii="Times New Roman" w:hAnsi="Times New Roman" w:cs="Times New Roman"/>
          <w:b/>
          <w:sz w:val="24"/>
          <w:szCs w:val="24"/>
        </w:rPr>
      </w:pPr>
    </w:p>
    <w:p w14:paraId="4890E6E5" w14:textId="241A7CD1" w:rsidR="00735CBD" w:rsidRPr="0004699B" w:rsidRDefault="00375557" w:rsidP="00375557">
      <w:pPr>
        <w:jc w:val="center"/>
        <w:rPr>
          <w:rFonts w:ascii="Times New Roman" w:hAnsi="Times New Roman" w:cs="Times New Roman"/>
          <w:sz w:val="24"/>
          <w:szCs w:val="24"/>
        </w:rPr>
      </w:pPr>
      <w:r w:rsidRPr="007E3325">
        <w:rPr>
          <w:rFonts w:ascii="Times New Roman" w:hAnsi="Times New Roman" w:cs="Times New Roman"/>
          <w:sz w:val="24"/>
          <w:szCs w:val="24"/>
        </w:rPr>
        <w:t>Hai-Anh H. Dang, John Pullinger, Umar Serajuddin, and Brian Stacy</w:t>
      </w:r>
      <w:r w:rsidR="00735CBD">
        <w:rPr>
          <w:rStyle w:val="FootnoteReference"/>
          <w:rFonts w:ascii="Times New Roman" w:hAnsi="Times New Roman" w:cs="Times New Roman"/>
          <w:sz w:val="24"/>
          <w:szCs w:val="24"/>
        </w:rPr>
        <w:footnoteReference w:customMarkFollows="1" w:id="2"/>
        <w:t>*</w:t>
      </w:r>
    </w:p>
    <w:p w14:paraId="50898A43" w14:textId="77777777" w:rsidR="000771DA" w:rsidRDefault="000771DA" w:rsidP="000771DA">
      <w:pPr>
        <w:jc w:val="center"/>
        <w:rPr>
          <w:rFonts w:ascii="Times New Roman" w:hAnsi="Times New Roman" w:cs="Times New Roman"/>
          <w:bCs/>
          <w:sz w:val="24"/>
          <w:szCs w:val="24"/>
        </w:rPr>
      </w:pPr>
    </w:p>
    <w:p w14:paraId="15CB3C7F" w14:textId="401CA3E5" w:rsidR="000771DA" w:rsidRPr="000771DA" w:rsidRDefault="00425AF9" w:rsidP="000771DA">
      <w:pPr>
        <w:jc w:val="center"/>
        <w:rPr>
          <w:rFonts w:ascii="Times New Roman" w:hAnsi="Times New Roman" w:cs="Times New Roman"/>
          <w:bCs/>
          <w:sz w:val="24"/>
          <w:szCs w:val="24"/>
        </w:rPr>
      </w:pPr>
      <w:r>
        <w:rPr>
          <w:rFonts w:ascii="Times New Roman" w:hAnsi="Times New Roman" w:cs="Times New Roman"/>
          <w:bCs/>
          <w:sz w:val="24"/>
          <w:szCs w:val="24"/>
        </w:rPr>
        <w:t>March</w:t>
      </w:r>
      <w:r w:rsidR="007D5C2C" w:rsidRPr="000771DA">
        <w:rPr>
          <w:rFonts w:ascii="Times New Roman" w:hAnsi="Times New Roman" w:cs="Times New Roman"/>
          <w:bCs/>
          <w:sz w:val="24"/>
          <w:szCs w:val="24"/>
        </w:rPr>
        <w:t xml:space="preserve"> </w:t>
      </w:r>
      <w:r w:rsidR="000771DA" w:rsidRPr="000771DA">
        <w:rPr>
          <w:rFonts w:ascii="Times New Roman" w:hAnsi="Times New Roman" w:cs="Times New Roman"/>
          <w:bCs/>
          <w:sz w:val="24"/>
          <w:szCs w:val="24"/>
        </w:rPr>
        <w:t>202</w:t>
      </w:r>
      <w:r w:rsidR="000F61B5">
        <w:rPr>
          <w:rFonts w:ascii="Times New Roman" w:hAnsi="Times New Roman" w:cs="Times New Roman"/>
          <w:bCs/>
          <w:sz w:val="24"/>
          <w:szCs w:val="24"/>
        </w:rPr>
        <w:t>4</w:t>
      </w:r>
    </w:p>
    <w:p w14:paraId="374C2EE0" w14:textId="741765E9" w:rsidR="00735CBD" w:rsidRPr="00094126" w:rsidRDefault="00735CBD" w:rsidP="00735CBD">
      <w:pPr>
        <w:rPr>
          <w:rFonts w:ascii="Times New Roman" w:hAnsi="Times New Roman" w:cs="Times New Roman"/>
          <w:b/>
          <w:sz w:val="24"/>
          <w:szCs w:val="24"/>
        </w:rPr>
      </w:pPr>
      <w:r>
        <w:rPr>
          <w:rFonts w:ascii="Times New Roman" w:hAnsi="Times New Roman" w:cs="Times New Roman"/>
          <w:b/>
          <w:sz w:val="24"/>
          <w:szCs w:val="24"/>
        </w:rPr>
        <w:t>Abstract</w:t>
      </w:r>
      <w:r w:rsidR="00DF4C3C">
        <w:rPr>
          <w:rFonts w:ascii="Times New Roman" w:hAnsi="Times New Roman" w:cs="Times New Roman"/>
          <w:b/>
          <w:sz w:val="24"/>
          <w:szCs w:val="24"/>
        </w:rPr>
        <w:t xml:space="preserve"> </w:t>
      </w:r>
    </w:p>
    <w:p w14:paraId="00AF2843" w14:textId="24F6F701" w:rsidR="00735CBD" w:rsidRPr="0091313E" w:rsidRDefault="000F29A6">
      <w:pPr>
        <w:spacing w:after="0"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C</w:t>
      </w:r>
      <w:r w:rsidR="00014E62" w:rsidRPr="007E3325">
        <w:rPr>
          <w:rFonts w:ascii="Times New Roman" w:hAnsi="Times New Roman" w:cs="Times New Roman"/>
          <w:sz w:val="24"/>
          <w:szCs w:val="24"/>
        </w:rPr>
        <w:t>ount</w:t>
      </w:r>
      <w:r w:rsidR="00014E62">
        <w:rPr>
          <w:rFonts w:ascii="Times New Roman" w:hAnsi="Times New Roman" w:cs="Times New Roman"/>
          <w:sz w:val="24"/>
          <w:szCs w:val="24"/>
        </w:rPr>
        <w:t>ry statistical capacity is increasingly recognized as crucial for</w:t>
      </w:r>
      <w:r w:rsidR="00014E62" w:rsidRPr="007E3325">
        <w:rPr>
          <w:rFonts w:ascii="Times New Roman" w:hAnsi="Times New Roman" w:cs="Times New Roman"/>
          <w:sz w:val="24"/>
          <w:szCs w:val="24"/>
        </w:rPr>
        <w:t xml:space="preserve"> development</w:t>
      </w:r>
      <w:r w:rsidR="00014E62">
        <w:rPr>
          <w:rFonts w:ascii="Times New Roman" w:hAnsi="Times New Roman" w:cs="Times New Roman"/>
          <w:sz w:val="24"/>
          <w:szCs w:val="24"/>
        </w:rPr>
        <w:t xml:space="preserve">, </w:t>
      </w:r>
      <w:r>
        <w:rPr>
          <w:rFonts w:ascii="Times New Roman" w:hAnsi="Times New Roman" w:cs="Times New Roman"/>
          <w:sz w:val="24"/>
          <w:szCs w:val="24"/>
        </w:rPr>
        <w:t>but</w:t>
      </w:r>
      <w:r w:rsidR="00014E62">
        <w:rPr>
          <w:rFonts w:ascii="Times New Roman" w:hAnsi="Times New Roman" w:cs="Times New Roman"/>
          <w:sz w:val="24"/>
          <w:szCs w:val="24"/>
        </w:rPr>
        <w:t xml:space="preserve"> no </w:t>
      </w:r>
      <w:r w:rsidR="00DA5ED1">
        <w:rPr>
          <w:rFonts w:ascii="Times New Roman" w:hAnsi="Times New Roman" w:cs="Times New Roman"/>
          <w:sz w:val="24"/>
          <w:szCs w:val="24"/>
        </w:rPr>
        <w:t xml:space="preserve">academic </w:t>
      </w:r>
      <w:r w:rsidR="00014E62">
        <w:rPr>
          <w:rFonts w:ascii="Times New Roman" w:hAnsi="Times New Roman" w:cs="Times New Roman"/>
          <w:sz w:val="24"/>
          <w:szCs w:val="24"/>
        </w:rPr>
        <w:t>stud</w:t>
      </w:r>
      <w:r w:rsidR="00D837F9">
        <w:rPr>
          <w:rFonts w:ascii="Times New Roman" w:hAnsi="Times New Roman" w:cs="Times New Roman"/>
          <w:sz w:val="24"/>
          <w:szCs w:val="24"/>
        </w:rPr>
        <w:t>y</w:t>
      </w:r>
      <w:r w:rsidR="00014E62">
        <w:rPr>
          <w:rFonts w:ascii="Times New Roman" w:hAnsi="Times New Roman" w:cs="Times New Roman"/>
          <w:sz w:val="24"/>
          <w:szCs w:val="24"/>
        </w:rPr>
        <w:t xml:space="preserve"> exist</w:t>
      </w:r>
      <w:r w:rsidR="00D837F9">
        <w:rPr>
          <w:rFonts w:ascii="Times New Roman" w:hAnsi="Times New Roman" w:cs="Times New Roman"/>
          <w:sz w:val="24"/>
          <w:szCs w:val="24"/>
        </w:rPr>
        <w:t>s</w:t>
      </w:r>
      <w:r w:rsidR="00014E62">
        <w:rPr>
          <w:rFonts w:ascii="Times New Roman" w:hAnsi="Times New Roman" w:cs="Times New Roman"/>
          <w:sz w:val="24"/>
          <w:szCs w:val="24"/>
        </w:rPr>
        <w:t xml:space="preserve"> </w:t>
      </w:r>
      <w:r w:rsidR="00471F67">
        <w:rPr>
          <w:rFonts w:ascii="Times New Roman" w:hAnsi="Times New Roman" w:cs="Times New Roman"/>
          <w:sz w:val="24"/>
          <w:szCs w:val="24"/>
        </w:rPr>
        <w:t xml:space="preserve">that reviews </w:t>
      </w:r>
      <w:r w:rsidR="00FD374E">
        <w:rPr>
          <w:rFonts w:ascii="Times New Roman" w:hAnsi="Times New Roman" w:cs="Times New Roman"/>
          <w:sz w:val="24"/>
          <w:szCs w:val="24"/>
        </w:rPr>
        <w:t xml:space="preserve">the </w:t>
      </w:r>
      <w:r w:rsidR="00B22568">
        <w:rPr>
          <w:rFonts w:ascii="Times New Roman" w:hAnsi="Times New Roman" w:cs="Times New Roman"/>
          <w:sz w:val="24"/>
          <w:szCs w:val="24"/>
        </w:rPr>
        <w:t>available assessment</w:t>
      </w:r>
      <w:r w:rsidR="00480DDF">
        <w:rPr>
          <w:rFonts w:ascii="Times New Roman" w:hAnsi="Times New Roman" w:cs="Times New Roman"/>
          <w:sz w:val="24"/>
          <w:szCs w:val="24"/>
        </w:rPr>
        <w:t xml:space="preserve"> tool</w:t>
      </w:r>
      <w:r w:rsidR="00FD374E">
        <w:rPr>
          <w:rFonts w:ascii="Times New Roman" w:hAnsi="Times New Roman" w:cs="Times New Roman"/>
          <w:sz w:val="24"/>
          <w:szCs w:val="24"/>
        </w:rPr>
        <w:t>s</w:t>
      </w:r>
      <w:r w:rsidR="00014E62">
        <w:rPr>
          <w:rFonts w:ascii="Times New Roman" w:hAnsi="Times New Roman" w:cs="Times New Roman"/>
          <w:sz w:val="24"/>
          <w:szCs w:val="24"/>
        </w:rPr>
        <w:t xml:space="preserve">. </w:t>
      </w:r>
      <w:r w:rsidR="00A63E74">
        <w:rPr>
          <w:rFonts w:ascii="Times New Roman" w:hAnsi="Times New Roman" w:cs="Times New Roman"/>
          <w:sz w:val="24"/>
          <w:szCs w:val="24"/>
        </w:rPr>
        <w:t>This paper</w:t>
      </w:r>
      <w:r w:rsidR="00014E62">
        <w:rPr>
          <w:rFonts w:ascii="Times New Roman" w:hAnsi="Times New Roman" w:cs="Times New Roman"/>
          <w:sz w:val="24"/>
          <w:szCs w:val="24"/>
        </w:rPr>
        <w:t xml:space="preserve"> </w:t>
      </w:r>
      <w:r w:rsidR="00E25B04">
        <w:rPr>
          <w:rFonts w:ascii="Times New Roman" w:hAnsi="Times New Roman" w:cs="Times New Roman"/>
          <w:sz w:val="24"/>
          <w:szCs w:val="24"/>
        </w:rPr>
        <w:t>offer</w:t>
      </w:r>
      <w:r w:rsidR="00A63E74">
        <w:rPr>
          <w:rFonts w:ascii="Times New Roman" w:hAnsi="Times New Roman" w:cs="Times New Roman"/>
          <w:sz w:val="24"/>
          <w:szCs w:val="24"/>
        </w:rPr>
        <w:t>s</w:t>
      </w:r>
      <w:r w:rsidR="00E25B04">
        <w:rPr>
          <w:rFonts w:ascii="Times New Roman" w:hAnsi="Times New Roman" w:cs="Times New Roman"/>
          <w:sz w:val="24"/>
          <w:szCs w:val="24"/>
        </w:rPr>
        <w:t xml:space="preserve"> </w:t>
      </w:r>
      <w:r w:rsidR="006C4D45">
        <w:rPr>
          <w:rFonts w:ascii="Times New Roman" w:hAnsi="Times New Roman" w:cs="Times New Roman"/>
          <w:sz w:val="24"/>
          <w:szCs w:val="24"/>
        </w:rPr>
        <w:t>the first review study</w:t>
      </w:r>
      <w:r w:rsidR="00E25B04">
        <w:rPr>
          <w:rFonts w:ascii="Times New Roman" w:hAnsi="Times New Roman" w:cs="Times New Roman"/>
          <w:sz w:val="24"/>
          <w:szCs w:val="24"/>
        </w:rPr>
        <w:t xml:space="preserve"> that fills this gap, paying particular attention to </w:t>
      </w:r>
      <w:r w:rsidR="006C4D45">
        <w:rPr>
          <w:rFonts w:ascii="Times New Roman" w:hAnsi="Times New Roman" w:cs="Times New Roman"/>
          <w:sz w:val="24"/>
          <w:szCs w:val="24"/>
        </w:rPr>
        <w:t xml:space="preserve">data and </w:t>
      </w:r>
      <w:r w:rsidR="004650CB">
        <w:rPr>
          <w:rFonts w:ascii="Times New Roman" w:hAnsi="Times New Roman" w:cs="Times New Roman"/>
          <w:sz w:val="24"/>
          <w:szCs w:val="24"/>
        </w:rPr>
        <w:t xml:space="preserve">practical </w:t>
      </w:r>
      <w:r w:rsidR="00E25B04">
        <w:rPr>
          <w:rFonts w:ascii="Times New Roman" w:hAnsi="Times New Roman" w:cs="Times New Roman"/>
          <w:sz w:val="24"/>
          <w:szCs w:val="24"/>
        </w:rPr>
        <w:t xml:space="preserve">measurement </w:t>
      </w:r>
      <w:r w:rsidR="00E542C2">
        <w:rPr>
          <w:rFonts w:ascii="Times New Roman" w:hAnsi="Times New Roman" w:cs="Times New Roman"/>
          <w:sz w:val="24"/>
          <w:szCs w:val="24"/>
        </w:rPr>
        <w:t>challenge</w:t>
      </w:r>
      <w:r w:rsidR="00E25B04">
        <w:rPr>
          <w:rFonts w:ascii="Times New Roman" w:hAnsi="Times New Roman" w:cs="Times New Roman"/>
          <w:sz w:val="24"/>
          <w:szCs w:val="24"/>
        </w:rPr>
        <w:t>s</w:t>
      </w:r>
      <w:r w:rsidR="00014E62">
        <w:rPr>
          <w:rFonts w:ascii="Times New Roman" w:hAnsi="Times New Roman" w:cs="Times New Roman"/>
          <w:sz w:val="24"/>
          <w:szCs w:val="24"/>
        </w:rPr>
        <w:t xml:space="preserve">. </w:t>
      </w:r>
      <w:r w:rsidR="00A63E74">
        <w:rPr>
          <w:rFonts w:ascii="Times New Roman" w:hAnsi="Times New Roman" w:cs="Times New Roman"/>
          <w:sz w:val="24"/>
          <w:szCs w:val="24"/>
        </w:rPr>
        <w:t>It</w:t>
      </w:r>
      <w:r w:rsidR="00014E62">
        <w:rPr>
          <w:rFonts w:ascii="Times New Roman" w:hAnsi="Times New Roman" w:cs="Times New Roman"/>
          <w:sz w:val="24"/>
          <w:szCs w:val="24"/>
        </w:rPr>
        <w:t xml:space="preserve"> </w:t>
      </w:r>
      <w:r w:rsidR="00931B7E">
        <w:rPr>
          <w:rFonts w:ascii="Times New Roman" w:hAnsi="Times New Roman" w:cs="Times New Roman"/>
          <w:sz w:val="24"/>
          <w:szCs w:val="24"/>
        </w:rPr>
        <w:t>compare</w:t>
      </w:r>
      <w:r w:rsidR="00A63E74">
        <w:rPr>
          <w:rFonts w:ascii="Times New Roman" w:hAnsi="Times New Roman" w:cs="Times New Roman"/>
          <w:sz w:val="24"/>
          <w:szCs w:val="24"/>
        </w:rPr>
        <w:t>s</w:t>
      </w:r>
      <w:r w:rsidR="00931B7E">
        <w:rPr>
          <w:rFonts w:ascii="Times New Roman" w:hAnsi="Times New Roman" w:cs="Times New Roman"/>
          <w:sz w:val="24"/>
          <w:szCs w:val="24"/>
        </w:rPr>
        <w:t xml:space="preserve"> the World Bank’s recently developed </w:t>
      </w:r>
      <w:r w:rsidR="003E7AEC">
        <w:rPr>
          <w:rFonts w:ascii="Times New Roman" w:hAnsi="Times New Roman" w:cs="Times New Roman"/>
          <w:sz w:val="24"/>
          <w:szCs w:val="24"/>
        </w:rPr>
        <w:t xml:space="preserve">Statistical Performance Indicators and Index </w:t>
      </w:r>
      <w:r w:rsidR="007421F7">
        <w:rPr>
          <w:rFonts w:ascii="Times New Roman" w:hAnsi="Times New Roman" w:cs="Times New Roman"/>
          <w:sz w:val="24"/>
          <w:szCs w:val="24"/>
        </w:rPr>
        <w:t xml:space="preserve">with other </w:t>
      </w:r>
      <w:r w:rsidR="002F00D0">
        <w:rPr>
          <w:rFonts w:ascii="Times New Roman" w:hAnsi="Times New Roman" w:cs="Times New Roman"/>
          <w:sz w:val="24"/>
          <w:szCs w:val="24"/>
        </w:rPr>
        <w:t>widely</w:t>
      </w:r>
      <w:r w:rsidR="00F3140E">
        <w:rPr>
          <w:rFonts w:ascii="Times New Roman" w:hAnsi="Times New Roman" w:cs="Times New Roman"/>
          <w:sz w:val="24"/>
          <w:szCs w:val="24"/>
        </w:rPr>
        <w:t xml:space="preserve"> </w:t>
      </w:r>
      <w:r w:rsidR="002F00D0">
        <w:rPr>
          <w:rFonts w:ascii="Times New Roman" w:hAnsi="Times New Roman" w:cs="Times New Roman"/>
          <w:sz w:val="24"/>
          <w:szCs w:val="24"/>
        </w:rPr>
        <w:t>used</w:t>
      </w:r>
      <w:r w:rsidR="007421F7">
        <w:rPr>
          <w:rFonts w:ascii="Times New Roman" w:hAnsi="Times New Roman" w:cs="Times New Roman"/>
          <w:sz w:val="24"/>
          <w:szCs w:val="24"/>
        </w:rPr>
        <w:t xml:space="preserve"> indexes</w:t>
      </w:r>
      <w:r w:rsidR="00A63E74">
        <w:rPr>
          <w:rFonts w:ascii="Times New Roman" w:hAnsi="Times New Roman" w:cs="Times New Roman"/>
          <w:sz w:val="24"/>
          <w:szCs w:val="24"/>
        </w:rPr>
        <w:t>,</w:t>
      </w:r>
      <w:r w:rsidR="007421F7">
        <w:rPr>
          <w:rFonts w:ascii="Times New Roman" w:hAnsi="Times New Roman" w:cs="Times New Roman"/>
          <w:sz w:val="24"/>
          <w:szCs w:val="24"/>
        </w:rPr>
        <w:t xml:space="preserve"> such as </w:t>
      </w:r>
      <w:r w:rsidR="002F00D0">
        <w:rPr>
          <w:rFonts w:ascii="Times New Roman" w:hAnsi="Times New Roman" w:cs="Times New Roman"/>
          <w:sz w:val="24"/>
          <w:szCs w:val="24"/>
        </w:rPr>
        <w:t xml:space="preserve">the </w:t>
      </w:r>
      <w:r w:rsidR="007421F7" w:rsidRPr="00CF303B">
        <w:rPr>
          <w:rFonts w:ascii="Times New Roman" w:hAnsi="Times New Roman"/>
          <w:sz w:val="24"/>
          <w:szCs w:val="24"/>
        </w:rPr>
        <w:t>Open Data Inventory</w:t>
      </w:r>
      <w:r w:rsidR="00162B9B">
        <w:rPr>
          <w:rFonts w:ascii="Times New Roman" w:hAnsi="Times New Roman"/>
          <w:sz w:val="24"/>
          <w:szCs w:val="24"/>
        </w:rPr>
        <w:t xml:space="preserve"> index</w:t>
      </w:r>
      <w:r w:rsidR="007421F7" w:rsidRPr="00CF303B">
        <w:rPr>
          <w:rFonts w:ascii="Times New Roman" w:hAnsi="Times New Roman"/>
          <w:sz w:val="24"/>
          <w:szCs w:val="24"/>
        </w:rPr>
        <w:t xml:space="preserve">, </w:t>
      </w:r>
      <w:r w:rsidR="002F00D0">
        <w:rPr>
          <w:rFonts w:ascii="Times New Roman" w:hAnsi="Times New Roman"/>
          <w:sz w:val="24"/>
          <w:szCs w:val="24"/>
        </w:rPr>
        <w:t xml:space="preserve">the </w:t>
      </w:r>
      <w:r w:rsidR="007421F7" w:rsidRPr="00CF303B">
        <w:rPr>
          <w:rFonts w:ascii="Times New Roman" w:hAnsi="Times New Roman"/>
          <w:sz w:val="24"/>
          <w:szCs w:val="24"/>
        </w:rPr>
        <w:t>Global Data Barometer</w:t>
      </w:r>
      <w:r w:rsidR="007421F7">
        <w:rPr>
          <w:rFonts w:ascii="Times New Roman" w:hAnsi="Times New Roman"/>
          <w:sz w:val="24"/>
          <w:szCs w:val="24"/>
        </w:rPr>
        <w:t xml:space="preserve"> </w:t>
      </w:r>
      <w:r w:rsidR="00162B9B">
        <w:rPr>
          <w:rFonts w:ascii="Times New Roman" w:hAnsi="Times New Roman"/>
          <w:sz w:val="24"/>
          <w:szCs w:val="24"/>
        </w:rPr>
        <w:t>index</w:t>
      </w:r>
      <w:r w:rsidR="007421F7" w:rsidRPr="00300F49">
        <w:rPr>
          <w:rFonts w:ascii="Times New Roman" w:hAnsi="Times New Roman"/>
          <w:sz w:val="24"/>
          <w:szCs w:val="24"/>
        </w:rPr>
        <w:t xml:space="preserve">, </w:t>
      </w:r>
      <w:r w:rsidR="002F00D0">
        <w:rPr>
          <w:rFonts w:ascii="Times New Roman" w:hAnsi="Times New Roman"/>
          <w:sz w:val="24"/>
          <w:szCs w:val="24"/>
        </w:rPr>
        <w:t xml:space="preserve">and other </w:t>
      </w:r>
      <w:r w:rsidR="00FC56E2">
        <w:rPr>
          <w:rFonts w:ascii="Times New Roman" w:hAnsi="Times New Roman"/>
          <w:sz w:val="24"/>
          <w:szCs w:val="24"/>
        </w:rPr>
        <w:t xml:space="preserve">regional and </w:t>
      </w:r>
      <w:r w:rsidR="002F00D0">
        <w:rPr>
          <w:rFonts w:ascii="Times New Roman" w:hAnsi="Times New Roman"/>
          <w:sz w:val="24"/>
          <w:szCs w:val="24"/>
        </w:rPr>
        <w:t>self-assessment tools</w:t>
      </w:r>
      <w:r w:rsidR="00196A3A">
        <w:rPr>
          <w:rFonts w:ascii="Times New Roman" w:hAnsi="Times New Roman"/>
          <w:sz w:val="24"/>
          <w:szCs w:val="24"/>
        </w:rPr>
        <w:t>.</w:t>
      </w:r>
      <w:r w:rsidR="00CA62AB">
        <w:rPr>
          <w:rFonts w:ascii="Times New Roman" w:hAnsi="Times New Roman"/>
          <w:sz w:val="24"/>
          <w:szCs w:val="24"/>
        </w:rPr>
        <w:t xml:space="preserve"> </w:t>
      </w:r>
      <w:r w:rsidR="00A63E74">
        <w:rPr>
          <w:rFonts w:ascii="Times New Roman" w:hAnsi="Times New Roman"/>
          <w:sz w:val="24"/>
          <w:szCs w:val="24"/>
        </w:rPr>
        <w:t>The</w:t>
      </w:r>
      <w:r w:rsidR="00196A3A">
        <w:rPr>
          <w:rFonts w:ascii="Times New Roman" w:hAnsi="Times New Roman"/>
          <w:sz w:val="24"/>
          <w:szCs w:val="24"/>
        </w:rPr>
        <w:t xml:space="preserve"> find</w:t>
      </w:r>
      <w:r w:rsidR="00A63E74">
        <w:rPr>
          <w:rFonts w:ascii="Times New Roman" w:hAnsi="Times New Roman"/>
          <w:sz w:val="24"/>
          <w:szCs w:val="24"/>
        </w:rPr>
        <w:t>ings show</w:t>
      </w:r>
      <w:r w:rsidR="00196A3A">
        <w:rPr>
          <w:rFonts w:ascii="Times New Roman" w:hAnsi="Times New Roman"/>
          <w:sz w:val="24"/>
          <w:szCs w:val="24"/>
        </w:rPr>
        <w:t xml:space="preserve"> that</w:t>
      </w:r>
      <w:r w:rsidR="00162B9B">
        <w:rPr>
          <w:rFonts w:ascii="Times New Roman" w:hAnsi="Times New Roman"/>
          <w:sz w:val="24"/>
          <w:szCs w:val="24"/>
        </w:rPr>
        <w:t xml:space="preserve"> </w:t>
      </w:r>
      <w:r w:rsidR="00FE7BD2">
        <w:rPr>
          <w:rFonts w:ascii="Times New Roman" w:hAnsi="Times New Roman"/>
          <w:sz w:val="24"/>
          <w:szCs w:val="24"/>
        </w:rPr>
        <w:t xml:space="preserve">each </w:t>
      </w:r>
      <w:r w:rsidR="0091313E">
        <w:rPr>
          <w:rFonts w:ascii="Times New Roman" w:eastAsia="Times New Roman" w:hAnsi="Times New Roman" w:cs="Times New Roman"/>
          <w:sz w:val="24"/>
          <w:szCs w:val="24"/>
        </w:rPr>
        <w:t>index</w:t>
      </w:r>
      <w:r w:rsidR="00265E82">
        <w:rPr>
          <w:rFonts w:ascii="Times New Roman" w:eastAsia="Times New Roman" w:hAnsi="Times New Roman" w:cs="Times New Roman"/>
          <w:sz w:val="24"/>
          <w:szCs w:val="24"/>
        </w:rPr>
        <w:t xml:space="preserve"> </w:t>
      </w:r>
      <w:r w:rsidR="00316C2C">
        <w:rPr>
          <w:rFonts w:ascii="Times New Roman" w:eastAsia="Times New Roman" w:hAnsi="Times New Roman" w:cs="Times New Roman"/>
          <w:sz w:val="24"/>
          <w:szCs w:val="24"/>
        </w:rPr>
        <w:t>bring</w:t>
      </w:r>
      <w:r w:rsidR="003B4376">
        <w:rPr>
          <w:rFonts w:ascii="Times New Roman" w:eastAsia="Times New Roman" w:hAnsi="Times New Roman" w:cs="Times New Roman"/>
          <w:sz w:val="24"/>
          <w:szCs w:val="24"/>
        </w:rPr>
        <w:t>s</w:t>
      </w:r>
      <w:r w:rsidR="00B9371F">
        <w:rPr>
          <w:rFonts w:ascii="Times New Roman" w:eastAsia="Times New Roman" w:hAnsi="Times New Roman" w:cs="Times New Roman"/>
          <w:sz w:val="24"/>
          <w:szCs w:val="24"/>
        </w:rPr>
        <w:t xml:space="preserve"> </w:t>
      </w:r>
      <w:r w:rsidR="00F8010B">
        <w:rPr>
          <w:rFonts w:ascii="Times New Roman" w:eastAsia="Times New Roman" w:hAnsi="Times New Roman" w:cs="Times New Roman"/>
          <w:sz w:val="24"/>
          <w:szCs w:val="24"/>
        </w:rPr>
        <w:t>advantage</w:t>
      </w:r>
      <w:r w:rsidR="00A63E74">
        <w:rPr>
          <w:rFonts w:ascii="Times New Roman" w:eastAsia="Times New Roman" w:hAnsi="Times New Roman" w:cs="Times New Roman"/>
          <w:sz w:val="24"/>
          <w:szCs w:val="24"/>
        </w:rPr>
        <w:t>s</w:t>
      </w:r>
      <w:r w:rsidR="009C3BE6">
        <w:rPr>
          <w:rFonts w:ascii="Times New Roman" w:eastAsia="Times New Roman" w:hAnsi="Times New Roman" w:cs="Times New Roman"/>
          <w:sz w:val="24"/>
          <w:szCs w:val="24"/>
        </w:rPr>
        <w:t xml:space="preserve"> </w:t>
      </w:r>
      <w:r w:rsidR="00A63E74">
        <w:rPr>
          <w:rFonts w:ascii="Times New Roman" w:eastAsia="Times New Roman" w:hAnsi="Times New Roman" w:cs="Times New Roman"/>
          <w:sz w:val="24"/>
          <w:szCs w:val="24"/>
        </w:rPr>
        <w:t>in</w:t>
      </w:r>
      <w:r w:rsidR="009C3BE6">
        <w:rPr>
          <w:rFonts w:ascii="Times New Roman" w:eastAsia="Times New Roman" w:hAnsi="Times New Roman" w:cs="Times New Roman"/>
          <w:sz w:val="24"/>
          <w:szCs w:val="24"/>
        </w:rPr>
        <w:t xml:space="preserve"> data sources</w:t>
      </w:r>
      <w:r w:rsidR="00765021">
        <w:rPr>
          <w:rFonts w:ascii="Times New Roman" w:eastAsia="Times New Roman" w:hAnsi="Times New Roman" w:cs="Times New Roman"/>
          <w:sz w:val="24"/>
          <w:szCs w:val="24"/>
        </w:rPr>
        <w:t>, number of indicators,</w:t>
      </w:r>
      <w:r w:rsidR="00006F0C">
        <w:rPr>
          <w:rFonts w:ascii="Times New Roman" w:eastAsia="Times New Roman" w:hAnsi="Times New Roman" w:cs="Times New Roman"/>
          <w:sz w:val="24"/>
          <w:szCs w:val="24"/>
        </w:rPr>
        <w:t xml:space="preserve"> measurement focus,</w:t>
      </w:r>
      <w:r w:rsidR="009C3BE6">
        <w:rPr>
          <w:rFonts w:ascii="Times New Roman" w:eastAsia="Times New Roman" w:hAnsi="Times New Roman" w:cs="Times New Roman"/>
          <w:sz w:val="24"/>
          <w:szCs w:val="24"/>
        </w:rPr>
        <w:t xml:space="preserve"> </w:t>
      </w:r>
      <w:r w:rsidR="005B015D">
        <w:rPr>
          <w:rFonts w:ascii="Times New Roman" w:eastAsia="Times New Roman" w:hAnsi="Times New Roman" w:cs="Times New Roman"/>
          <w:sz w:val="24"/>
          <w:szCs w:val="24"/>
        </w:rPr>
        <w:t xml:space="preserve">coverage of </w:t>
      </w:r>
      <w:r w:rsidR="009C3BE6">
        <w:rPr>
          <w:rFonts w:ascii="Times New Roman" w:eastAsia="Times New Roman" w:hAnsi="Times New Roman" w:cs="Times New Roman"/>
          <w:sz w:val="24"/>
          <w:szCs w:val="24"/>
        </w:rPr>
        <w:t>countr</w:t>
      </w:r>
      <w:r w:rsidR="00A63E74">
        <w:rPr>
          <w:rFonts w:ascii="Times New Roman" w:eastAsia="Times New Roman" w:hAnsi="Times New Roman" w:cs="Times New Roman"/>
          <w:sz w:val="24"/>
          <w:szCs w:val="24"/>
        </w:rPr>
        <w:t>ies</w:t>
      </w:r>
      <w:r w:rsidR="009C3BE6">
        <w:rPr>
          <w:rFonts w:ascii="Times New Roman" w:eastAsia="Times New Roman" w:hAnsi="Times New Roman" w:cs="Times New Roman"/>
          <w:sz w:val="24"/>
          <w:szCs w:val="24"/>
        </w:rPr>
        <w:t xml:space="preserve"> </w:t>
      </w:r>
      <w:r w:rsidR="005B015D">
        <w:rPr>
          <w:rFonts w:ascii="Times New Roman" w:eastAsia="Times New Roman" w:hAnsi="Times New Roman" w:cs="Times New Roman"/>
          <w:sz w:val="24"/>
          <w:szCs w:val="24"/>
        </w:rPr>
        <w:t>and time periods</w:t>
      </w:r>
      <w:r w:rsidR="000B4949">
        <w:rPr>
          <w:rFonts w:ascii="Times New Roman" w:eastAsia="Times New Roman" w:hAnsi="Times New Roman" w:cs="Times New Roman"/>
          <w:sz w:val="24"/>
          <w:szCs w:val="24"/>
        </w:rPr>
        <w:t>, and correlation with common development ind</w:t>
      </w:r>
      <w:r w:rsidR="008B07A6">
        <w:rPr>
          <w:rFonts w:ascii="Times New Roman" w:eastAsia="Times New Roman" w:hAnsi="Times New Roman" w:cs="Times New Roman"/>
          <w:sz w:val="24"/>
          <w:szCs w:val="24"/>
        </w:rPr>
        <w:t>exes</w:t>
      </w:r>
      <w:r w:rsidR="009C3BE6">
        <w:rPr>
          <w:rFonts w:ascii="Times New Roman" w:eastAsia="Times New Roman" w:hAnsi="Times New Roman" w:cs="Times New Roman"/>
          <w:sz w:val="24"/>
          <w:szCs w:val="24"/>
        </w:rPr>
        <w:t xml:space="preserve">. </w:t>
      </w:r>
      <w:r w:rsidR="00A63E74">
        <w:rPr>
          <w:rFonts w:ascii="Times New Roman" w:eastAsia="Times New Roman" w:hAnsi="Times New Roman" w:cs="Times New Roman"/>
          <w:sz w:val="24"/>
          <w:szCs w:val="24"/>
        </w:rPr>
        <w:t>T</w:t>
      </w:r>
      <w:r w:rsidR="00F8010B" w:rsidRPr="00982FEC">
        <w:rPr>
          <w:rFonts w:ascii="Times New Roman" w:eastAsia="Times New Roman" w:hAnsi="Times New Roman" w:cs="Times New Roman"/>
          <w:sz w:val="24"/>
          <w:szCs w:val="24"/>
        </w:rPr>
        <w:t xml:space="preserve">he </w:t>
      </w:r>
      <w:r w:rsidR="00A63E74" w:rsidRPr="00CF303B">
        <w:rPr>
          <w:rFonts w:ascii="Times New Roman" w:hAnsi="Times New Roman"/>
          <w:sz w:val="24"/>
          <w:szCs w:val="24"/>
        </w:rPr>
        <w:t>Open Data Inventory</w:t>
      </w:r>
      <w:r w:rsidR="00A63E74">
        <w:rPr>
          <w:rFonts w:ascii="Times New Roman" w:hAnsi="Times New Roman"/>
          <w:sz w:val="24"/>
          <w:szCs w:val="24"/>
        </w:rPr>
        <w:t xml:space="preserve"> index</w:t>
      </w:r>
      <w:r w:rsidR="00F8010B" w:rsidRPr="00982FEC">
        <w:rPr>
          <w:rFonts w:ascii="Times New Roman" w:eastAsia="Times New Roman" w:hAnsi="Times New Roman" w:cs="Times New Roman"/>
          <w:sz w:val="24"/>
          <w:szCs w:val="24"/>
        </w:rPr>
        <w:t xml:space="preserve"> covers</w:t>
      </w:r>
      <w:r w:rsidR="00A63E74">
        <w:rPr>
          <w:rFonts w:ascii="Times New Roman" w:eastAsia="Times New Roman" w:hAnsi="Times New Roman" w:cs="Times New Roman"/>
          <w:sz w:val="24"/>
          <w:szCs w:val="24"/>
        </w:rPr>
        <w:t xml:space="preserve"> the</w:t>
      </w:r>
      <w:r w:rsidR="00F8010B" w:rsidRPr="00982FEC">
        <w:rPr>
          <w:rFonts w:ascii="Times New Roman" w:eastAsia="Times New Roman" w:hAnsi="Times New Roman" w:cs="Times New Roman"/>
          <w:sz w:val="24"/>
          <w:szCs w:val="24"/>
        </w:rPr>
        <w:t xml:space="preserve"> most countries,</w:t>
      </w:r>
      <w:r w:rsidR="00B9371F" w:rsidRPr="00982FEC">
        <w:rPr>
          <w:rFonts w:ascii="Times New Roman" w:eastAsia="Times New Roman" w:hAnsi="Times New Roman" w:cs="Times New Roman"/>
          <w:sz w:val="24"/>
          <w:szCs w:val="24"/>
        </w:rPr>
        <w:t xml:space="preserve"> the </w:t>
      </w:r>
      <w:r w:rsidR="00A63E74" w:rsidRPr="00CF303B">
        <w:rPr>
          <w:rFonts w:ascii="Times New Roman" w:hAnsi="Times New Roman"/>
          <w:sz w:val="24"/>
          <w:szCs w:val="24"/>
        </w:rPr>
        <w:t>Global Data Barometer</w:t>
      </w:r>
      <w:r w:rsidR="00A63E74">
        <w:rPr>
          <w:rFonts w:ascii="Times New Roman" w:hAnsi="Times New Roman"/>
          <w:sz w:val="24"/>
          <w:szCs w:val="24"/>
        </w:rPr>
        <w:t xml:space="preserve"> index</w:t>
      </w:r>
      <w:r w:rsidR="00B9371F" w:rsidRPr="00982FEC">
        <w:rPr>
          <w:rFonts w:ascii="Times New Roman" w:eastAsia="Times New Roman" w:hAnsi="Times New Roman" w:cs="Times New Roman"/>
          <w:sz w:val="24"/>
          <w:szCs w:val="24"/>
        </w:rPr>
        <w:t xml:space="preserve"> collects data through its survey</w:t>
      </w:r>
      <w:r w:rsidR="00316C2C" w:rsidRPr="00982FEC">
        <w:rPr>
          <w:rFonts w:ascii="Times New Roman" w:eastAsia="Times New Roman" w:hAnsi="Times New Roman" w:cs="Times New Roman"/>
          <w:sz w:val="24"/>
          <w:szCs w:val="24"/>
        </w:rPr>
        <w:t>s</w:t>
      </w:r>
      <w:r w:rsidR="00B9371F" w:rsidRPr="00982FEC">
        <w:rPr>
          <w:rFonts w:ascii="Times New Roman" w:eastAsia="Times New Roman" w:hAnsi="Times New Roman" w:cs="Times New Roman"/>
          <w:sz w:val="24"/>
          <w:szCs w:val="24"/>
        </w:rPr>
        <w:t>,</w:t>
      </w:r>
      <w:r w:rsidR="00316C2C" w:rsidRPr="00982FEC">
        <w:rPr>
          <w:rFonts w:ascii="Times New Roman" w:eastAsia="Times New Roman" w:hAnsi="Times New Roman" w:cs="Times New Roman"/>
          <w:sz w:val="24"/>
          <w:szCs w:val="24"/>
        </w:rPr>
        <w:t xml:space="preserve"> and</w:t>
      </w:r>
      <w:r w:rsidR="00F8010B" w:rsidRPr="00982FEC">
        <w:rPr>
          <w:rFonts w:ascii="Times New Roman" w:eastAsia="Times New Roman" w:hAnsi="Times New Roman" w:cs="Times New Roman"/>
          <w:sz w:val="24"/>
          <w:szCs w:val="24"/>
        </w:rPr>
        <w:t xml:space="preserve"> </w:t>
      </w:r>
      <w:r w:rsidR="00A7336D" w:rsidRPr="00982FEC">
        <w:rPr>
          <w:rFonts w:ascii="Times New Roman" w:eastAsia="Times New Roman" w:hAnsi="Times New Roman" w:cs="Times New Roman"/>
          <w:sz w:val="24"/>
          <w:szCs w:val="24"/>
        </w:rPr>
        <w:t xml:space="preserve">the </w:t>
      </w:r>
      <w:r w:rsidR="00A63E74">
        <w:rPr>
          <w:rFonts w:ascii="Times New Roman" w:hAnsi="Times New Roman" w:cs="Times New Roman"/>
          <w:sz w:val="24"/>
          <w:szCs w:val="24"/>
        </w:rPr>
        <w:t>Statistical Performance Indicators and Index</w:t>
      </w:r>
      <w:r w:rsidR="00A7336D" w:rsidRPr="00982FEC">
        <w:rPr>
          <w:rFonts w:ascii="Times New Roman" w:eastAsia="Times New Roman" w:hAnsi="Times New Roman" w:cs="Times New Roman"/>
          <w:sz w:val="24"/>
          <w:szCs w:val="24"/>
        </w:rPr>
        <w:t xml:space="preserve"> </w:t>
      </w:r>
      <w:r w:rsidR="00316C2C" w:rsidRPr="00982FEC">
        <w:rPr>
          <w:rFonts w:ascii="Times New Roman" w:eastAsia="Times New Roman" w:hAnsi="Times New Roman" w:cs="Times New Roman"/>
          <w:sz w:val="24"/>
          <w:szCs w:val="24"/>
        </w:rPr>
        <w:t>offer</w:t>
      </w:r>
      <w:r w:rsidR="00C74B36" w:rsidRPr="00982FEC">
        <w:rPr>
          <w:rFonts w:ascii="Times New Roman" w:eastAsia="Times New Roman" w:hAnsi="Times New Roman" w:cs="Times New Roman"/>
          <w:sz w:val="24"/>
          <w:szCs w:val="24"/>
        </w:rPr>
        <w:t xml:space="preserve"> </w:t>
      </w:r>
      <w:r w:rsidR="0066409B" w:rsidRPr="00982FEC">
        <w:rPr>
          <w:rFonts w:ascii="Times New Roman" w:eastAsia="Times New Roman" w:hAnsi="Times New Roman" w:cs="Times New Roman"/>
          <w:sz w:val="24"/>
          <w:szCs w:val="24"/>
        </w:rPr>
        <w:t xml:space="preserve">a </w:t>
      </w:r>
      <w:r w:rsidR="00021E03">
        <w:rPr>
          <w:rFonts w:ascii="Times New Roman" w:eastAsia="Times New Roman" w:hAnsi="Times New Roman" w:cs="Times New Roman"/>
          <w:sz w:val="24"/>
          <w:szCs w:val="24"/>
        </w:rPr>
        <w:t>broader</w:t>
      </w:r>
      <w:r w:rsidR="0066409B" w:rsidRPr="00982FEC">
        <w:rPr>
          <w:rFonts w:ascii="Times New Roman" w:eastAsia="Times New Roman" w:hAnsi="Times New Roman" w:cs="Times New Roman"/>
          <w:sz w:val="24"/>
          <w:szCs w:val="24"/>
        </w:rPr>
        <w:t xml:space="preserve"> </w:t>
      </w:r>
      <w:r w:rsidR="00D478EF" w:rsidRPr="00982FEC">
        <w:rPr>
          <w:rFonts w:ascii="Times New Roman" w:eastAsia="Times New Roman" w:hAnsi="Times New Roman" w:cs="Times New Roman"/>
          <w:sz w:val="24"/>
          <w:szCs w:val="24"/>
        </w:rPr>
        <w:t>framework</w:t>
      </w:r>
      <w:r w:rsidR="0066409B" w:rsidRPr="00982FEC">
        <w:rPr>
          <w:rFonts w:ascii="Times New Roman" w:eastAsia="Times New Roman" w:hAnsi="Times New Roman" w:cs="Times New Roman"/>
          <w:sz w:val="24"/>
          <w:szCs w:val="24"/>
        </w:rPr>
        <w:t xml:space="preserve"> </w:t>
      </w:r>
      <w:r w:rsidR="00A63E74">
        <w:rPr>
          <w:rFonts w:ascii="Times New Roman" w:eastAsia="Times New Roman" w:hAnsi="Times New Roman" w:cs="Times New Roman"/>
          <w:sz w:val="24"/>
          <w:szCs w:val="24"/>
        </w:rPr>
        <w:t>for</w:t>
      </w:r>
      <w:r w:rsidR="0066409B" w:rsidRPr="00982FEC">
        <w:rPr>
          <w:rFonts w:ascii="Times New Roman" w:eastAsia="Times New Roman" w:hAnsi="Times New Roman" w:cs="Times New Roman"/>
          <w:sz w:val="24"/>
          <w:szCs w:val="24"/>
        </w:rPr>
        <w:t xml:space="preserve"> </w:t>
      </w:r>
      <w:r w:rsidR="004F28DE" w:rsidRPr="00982FEC">
        <w:rPr>
          <w:rFonts w:ascii="Times New Roman" w:eastAsia="Times New Roman" w:hAnsi="Times New Roman" w:cs="Times New Roman"/>
          <w:sz w:val="24"/>
          <w:szCs w:val="24"/>
        </w:rPr>
        <w:t>assess</w:t>
      </w:r>
      <w:r w:rsidR="00A63E74">
        <w:rPr>
          <w:rFonts w:ascii="Times New Roman" w:eastAsia="Times New Roman" w:hAnsi="Times New Roman" w:cs="Times New Roman"/>
          <w:sz w:val="24"/>
          <w:szCs w:val="24"/>
        </w:rPr>
        <w:t>ing</w:t>
      </w:r>
      <w:r w:rsidR="0066409B" w:rsidRPr="00982FEC">
        <w:rPr>
          <w:rFonts w:ascii="Times New Roman" w:eastAsia="Times New Roman" w:hAnsi="Times New Roman" w:cs="Times New Roman"/>
          <w:sz w:val="24"/>
          <w:szCs w:val="24"/>
        </w:rPr>
        <w:t xml:space="preserve"> </w:t>
      </w:r>
      <w:r w:rsidR="00772B0F" w:rsidRPr="00982FEC">
        <w:rPr>
          <w:rFonts w:ascii="Times New Roman" w:eastAsia="Times New Roman" w:hAnsi="Times New Roman" w:cs="Times New Roman"/>
          <w:sz w:val="24"/>
          <w:szCs w:val="24"/>
        </w:rPr>
        <w:t>statistical systems</w:t>
      </w:r>
      <w:r w:rsidR="00A7336D" w:rsidRPr="00755893">
        <w:rPr>
          <w:rFonts w:ascii="Times New Roman" w:eastAsia="Times New Roman" w:hAnsi="Times New Roman" w:cs="Times New Roman"/>
          <w:sz w:val="24"/>
          <w:szCs w:val="24"/>
        </w:rPr>
        <w:t>.</w:t>
      </w:r>
      <w:r w:rsidR="0091313E">
        <w:rPr>
          <w:rFonts w:ascii="Times New Roman" w:eastAsia="Times New Roman" w:hAnsi="Times New Roman" w:cs="Times New Roman"/>
          <w:sz w:val="24"/>
          <w:szCs w:val="24"/>
        </w:rPr>
        <w:t xml:space="preserve"> </w:t>
      </w:r>
      <w:r w:rsidR="00A63E74">
        <w:rPr>
          <w:rFonts w:ascii="Times New Roman" w:hAnsi="Times New Roman"/>
          <w:sz w:val="24"/>
          <w:szCs w:val="24"/>
        </w:rPr>
        <w:t>The paper</w:t>
      </w:r>
      <w:r w:rsidR="003F03A3">
        <w:rPr>
          <w:rFonts w:ascii="Times New Roman" w:hAnsi="Times New Roman"/>
          <w:sz w:val="24"/>
          <w:szCs w:val="24"/>
        </w:rPr>
        <w:t xml:space="preserve"> offer</w:t>
      </w:r>
      <w:r w:rsidR="00A63E74">
        <w:rPr>
          <w:rFonts w:ascii="Times New Roman" w:hAnsi="Times New Roman"/>
          <w:sz w:val="24"/>
          <w:szCs w:val="24"/>
        </w:rPr>
        <w:t>s</w:t>
      </w:r>
      <w:r w:rsidR="003F03A3">
        <w:rPr>
          <w:rFonts w:ascii="Times New Roman" w:hAnsi="Times New Roman"/>
          <w:sz w:val="24"/>
          <w:szCs w:val="24"/>
        </w:rPr>
        <w:t xml:space="preserve"> </w:t>
      </w:r>
      <w:r w:rsidR="0091313E">
        <w:rPr>
          <w:rFonts w:ascii="Times New Roman" w:hAnsi="Times New Roman"/>
          <w:sz w:val="24"/>
          <w:szCs w:val="24"/>
        </w:rPr>
        <w:t xml:space="preserve">further </w:t>
      </w:r>
      <w:r w:rsidR="003F03A3">
        <w:rPr>
          <w:rFonts w:ascii="Times New Roman" w:hAnsi="Times New Roman"/>
          <w:sz w:val="24"/>
          <w:szCs w:val="24"/>
        </w:rPr>
        <w:t xml:space="preserve">thoughts on </w:t>
      </w:r>
      <w:r w:rsidR="00EE41CB">
        <w:rPr>
          <w:rFonts w:ascii="Times New Roman" w:hAnsi="Times New Roman"/>
          <w:sz w:val="24"/>
          <w:szCs w:val="24"/>
        </w:rPr>
        <w:t xml:space="preserve">the </w:t>
      </w:r>
      <w:r w:rsidR="00B96C41">
        <w:rPr>
          <w:rFonts w:ascii="Times New Roman" w:hAnsi="Times New Roman"/>
          <w:sz w:val="24"/>
          <w:szCs w:val="24"/>
        </w:rPr>
        <w:t>potential</w:t>
      </w:r>
      <w:r w:rsidR="00EE41CB">
        <w:rPr>
          <w:rFonts w:ascii="Times New Roman" w:hAnsi="Times New Roman"/>
          <w:sz w:val="24"/>
          <w:szCs w:val="24"/>
        </w:rPr>
        <w:t xml:space="preserve"> mechanisms through which these tools can bring </w:t>
      </w:r>
      <w:r w:rsidR="00730E5A">
        <w:rPr>
          <w:rFonts w:ascii="Times New Roman" w:hAnsi="Times New Roman"/>
          <w:sz w:val="24"/>
          <w:szCs w:val="24"/>
        </w:rPr>
        <w:t xml:space="preserve">positive </w:t>
      </w:r>
      <w:r w:rsidR="00EE41CB">
        <w:rPr>
          <w:rFonts w:ascii="Times New Roman" w:hAnsi="Times New Roman"/>
          <w:sz w:val="24"/>
          <w:szCs w:val="24"/>
        </w:rPr>
        <w:t>impacts</w:t>
      </w:r>
      <w:r w:rsidR="00452E54">
        <w:rPr>
          <w:rFonts w:ascii="Times New Roman" w:hAnsi="Times New Roman"/>
          <w:sz w:val="24"/>
          <w:szCs w:val="24"/>
        </w:rPr>
        <w:t xml:space="preserve"> </w:t>
      </w:r>
      <w:r w:rsidR="00730E5A">
        <w:rPr>
          <w:rFonts w:ascii="Times New Roman" w:hAnsi="Times New Roman"/>
          <w:sz w:val="24"/>
          <w:szCs w:val="24"/>
        </w:rPr>
        <w:t xml:space="preserve">on economic activities </w:t>
      </w:r>
      <w:r w:rsidR="00452E54">
        <w:rPr>
          <w:rFonts w:ascii="Times New Roman" w:hAnsi="Times New Roman"/>
          <w:sz w:val="24"/>
          <w:szCs w:val="24"/>
        </w:rPr>
        <w:t>and</w:t>
      </w:r>
      <w:r w:rsidR="00EE41CB">
        <w:rPr>
          <w:rFonts w:ascii="Times New Roman" w:hAnsi="Times New Roman"/>
          <w:sz w:val="24"/>
          <w:szCs w:val="24"/>
        </w:rPr>
        <w:t xml:space="preserve"> some political economy concerns,</w:t>
      </w:r>
      <w:r w:rsidR="00B96C41">
        <w:rPr>
          <w:rFonts w:ascii="Times New Roman" w:hAnsi="Times New Roman"/>
          <w:sz w:val="24"/>
          <w:szCs w:val="24"/>
        </w:rPr>
        <w:t xml:space="preserve"> a</w:t>
      </w:r>
      <w:r w:rsidR="00452E54">
        <w:rPr>
          <w:rFonts w:ascii="Times New Roman" w:hAnsi="Times New Roman"/>
          <w:sz w:val="24"/>
          <w:szCs w:val="24"/>
        </w:rPr>
        <w:t>s well as</w:t>
      </w:r>
      <w:r w:rsidR="00B96C41">
        <w:rPr>
          <w:rFonts w:ascii="Times New Roman" w:hAnsi="Times New Roman"/>
          <w:sz w:val="24"/>
          <w:szCs w:val="24"/>
        </w:rPr>
        <w:t xml:space="preserve"> </w:t>
      </w:r>
      <w:r w:rsidR="00014E62">
        <w:rPr>
          <w:rFonts w:ascii="Times New Roman" w:hAnsi="Times New Roman"/>
          <w:sz w:val="24"/>
          <w:szCs w:val="24"/>
        </w:rPr>
        <w:t xml:space="preserve">future directions </w:t>
      </w:r>
      <w:r w:rsidR="00A63E74">
        <w:rPr>
          <w:rFonts w:ascii="Times New Roman" w:hAnsi="Times New Roman"/>
          <w:sz w:val="24"/>
          <w:szCs w:val="24"/>
        </w:rPr>
        <w:t>for</w:t>
      </w:r>
      <w:r w:rsidR="00014E62">
        <w:rPr>
          <w:rFonts w:ascii="Times New Roman" w:hAnsi="Times New Roman"/>
          <w:sz w:val="24"/>
          <w:szCs w:val="24"/>
        </w:rPr>
        <w:t xml:space="preserve"> development</w:t>
      </w:r>
      <w:r w:rsidR="003F03A3">
        <w:rPr>
          <w:rFonts w:ascii="Times New Roman" w:hAnsi="Times New Roman"/>
          <w:sz w:val="24"/>
          <w:szCs w:val="24"/>
        </w:rPr>
        <w:t xml:space="preserve">. </w:t>
      </w:r>
    </w:p>
    <w:p w14:paraId="655F87DD" w14:textId="5DB49D36" w:rsidR="00375557" w:rsidRDefault="00375557" w:rsidP="0033279B">
      <w:pPr>
        <w:spacing w:after="0" w:line="240" w:lineRule="auto"/>
        <w:jc w:val="both"/>
        <w:rPr>
          <w:rFonts w:ascii="Times New Roman" w:hAnsi="Times New Roman" w:cs="Times New Roman"/>
          <w:b/>
          <w:sz w:val="24"/>
          <w:szCs w:val="24"/>
        </w:rPr>
      </w:pPr>
    </w:p>
    <w:p w14:paraId="55E65833" w14:textId="2A755683" w:rsidR="00735CBD" w:rsidRDefault="00F81B08" w:rsidP="00735CBD">
      <w:pPr>
        <w:rPr>
          <w:rFonts w:ascii="Times New Roman" w:hAnsi="Times New Roman" w:cs="Times New Roman"/>
          <w:b/>
          <w:sz w:val="24"/>
          <w:szCs w:val="24"/>
        </w:rPr>
      </w:pPr>
      <w:r>
        <w:rPr>
          <w:rFonts w:ascii="Times New Roman" w:hAnsi="Times New Roman" w:cs="Times New Roman"/>
          <w:b/>
          <w:sz w:val="24"/>
          <w:szCs w:val="24"/>
        </w:rPr>
        <w:t>Summary</w:t>
      </w:r>
    </w:p>
    <w:p w14:paraId="72849922" w14:textId="2F181BA0" w:rsidR="00F81B08" w:rsidRPr="00F81B08" w:rsidRDefault="00F81B08" w:rsidP="00F81B08">
      <w:pPr>
        <w:spacing w:after="0" w:line="240" w:lineRule="auto"/>
        <w:jc w:val="both"/>
        <w:rPr>
          <w:rFonts w:ascii="Times New Roman" w:hAnsi="Times New Roman"/>
          <w:sz w:val="24"/>
          <w:szCs w:val="24"/>
        </w:rPr>
      </w:pPr>
      <w:r w:rsidRPr="00F81B08">
        <w:rPr>
          <w:rFonts w:ascii="Times New Roman" w:hAnsi="Times New Roman"/>
          <w:sz w:val="24"/>
          <w:szCs w:val="24"/>
        </w:rPr>
        <w:t>We review assessment tools for measuring country statistical capacity</w:t>
      </w:r>
      <w:r w:rsidR="0045663D">
        <w:rPr>
          <w:rFonts w:ascii="Times New Roman" w:hAnsi="Times New Roman"/>
          <w:sz w:val="24"/>
          <w:szCs w:val="24"/>
        </w:rPr>
        <w:t xml:space="preserve"> and offer further thoughts on the</w:t>
      </w:r>
      <w:r w:rsidR="00B65F38">
        <w:rPr>
          <w:rFonts w:ascii="Times New Roman" w:hAnsi="Times New Roman"/>
          <w:sz w:val="24"/>
          <w:szCs w:val="24"/>
        </w:rPr>
        <w:t>ir</w:t>
      </w:r>
      <w:r w:rsidR="00BD1DAF">
        <w:rPr>
          <w:rFonts w:ascii="Times New Roman" w:hAnsi="Times New Roman"/>
          <w:sz w:val="24"/>
          <w:szCs w:val="24"/>
        </w:rPr>
        <w:t xml:space="preserve"> future development</w:t>
      </w:r>
      <w:r w:rsidRPr="00F81B08">
        <w:rPr>
          <w:rFonts w:ascii="Times New Roman" w:hAnsi="Times New Roman"/>
          <w:sz w:val="24"/>
          <w:szCs w:val="24"/>
        </w:rPr>
        <w:t>.</w:t>
      </w:r>
    </w:p>
    <w:p w14:paraId="1A1FF49C" w14:textId="77777777" w:rsidR="00F81B08" w:rsidRDefault="00F81B08" w:rsidP="00735CBD">
      <w:pPr>
        <w:rPr>
          <w:rFonts w:ascii="Times New Roman" w:hAnsi="Times New Roman" w:cs="Times New Roman"/>
          <w:b/>
          <w:sz w:val="24"/>
          <w:szCs w:val="24"/>
        </w:rPr>
      </w:pPr>
    </w:p>
    <w:p w14:paraId="286450F9" w14:textId="77777777" w:rsidR="0092164F" w:rsidRDefault="00735CBD" w:rsidP="0092164F">
      <w:pPr>
        <w:spacing w:after="120" w:line="240" w:lineRule="auto"/>
        <w:rPr>
          <w:rFonts w:ascii="Times New Roman" w:eastAsia="Times New Roman" w:hAnsi="Times New Roman" w:cs="Times New Roman"/>
          <w:bCs/>
          <w:sz w:val="24"/>
          <w:szCs w:val="24"/>
        </w:rPr>
      </w:pPr>
      <w:r w:rsidRPr="008B1385">
        <w:rPr>
          <w:rFonts w:ascii="Times New Roman" w:eastAsia="Times New Roman" w:hAnsi="Times New Roman" w:cs="Times New Roman"/>
          <w:b/>
          <w:bCs/>
          <w:sz w:val="24"/>
          <w:szCs w:val="24"/>
        </w:rPr>
        <w:t>Key words</w:t>
      </w:r>
      <w:r>
        <w:rPr>
          <w:rFonts w:ascii="Times New Roman" w:eastAsia="Times New Roman" w:hAnsi="Times New Roman" w:cs="Times New Roman"/>
          <w:bCs/>
          <w:sz w:val="24"/>
          <w:szCs w:val="24"/>
        </w:rPr>
        <w:t xml:space="preserve">: statistical capacity, statistical performance, statistical indicators, statistical capacity index, national statistical system </w:t>
      </w:r>
    </w:p>
    <w:p w14:paraId="47B77429" w14:textId="3A878152" w:rsidR="00735CBD" w:rsidRDefault="00735CBD" w:rsidP="0092164F">
      <w:pPr>
        <w:spacing w:after="120" w:line="240" w:lineRule="auto"/>
        <w:rPr>
          <w:rFonts w:ascii="Times New Roman" w:hAnsi="Times New Roman" w:cs="Times New Roman"/>
          <w:b/>
          <w:sz w:val="24"/>
          <w:szCs w:val="24"/>
        </w:rPr>
      </w:pPr>
      <w:r w:rsidRPr="008B1385">
        <w:rPr>
          <w:rFonts w:ascii="Times New Roman" w:eastAsia="Times New Roman" w:hAnsi="Times New Roman" w:cs="Times New Roman"/>
          <w:b/>
          <w:bCs/>
          <w:sz w:val="24"/>
          <w:szCs w:val="24"/>
        </w:rPr>
        <w:t>JEL</w:t>
      </w:r>
      <w:r>
        <w:rPr>
          <w:rFonts w:ascii="Times New Roman" w:eastAsia="Times New Roman" w:hAnsi="Times New Roman" w:cs="Times New Roman"/>
          <w:bCs/>
          <w:sz w:val="24"/>
          <w:szCs w:val="24"/>
        </w:rPr>
        <w:t>: C8, H00, I00, O1</w:t>
      </w:r>
      <w:r>
        <w:rPr>
          <w:rFonts w:ascii="Times New Roman" w:hAnsi="Times New Roman" w:cs="Times New Roman"/>
          <w:b/>
          <w:sz w:val="24"/>
          <w:szCs w:val="24"/>
        </w:rPr>
        <w:br w:type="page"/>
      </w:r>
    </w:p>
    <w:p w14:paraId="63F021A5" w14:textId="77777777" w:rsidR="00735CBD" w:rsidRDefault="00735CBD" w:rsidP="00735CBD">
      <w:pPr>
        <w:rPr>
          <w:rFonts w:ascii="Times New Roman" w:hAnsi="Times New Roman" w:cs="Times New Roman"/>
          <w:b/>
          <w:sz w:val="24"/>
          <w:szCs w:val="24"/>
        </w:rPr>
        <w:sectPr w:rsidR="00735CBD" w:rsidSect="00D160B7">
          <w:footerReference w:type="default" r:id="rId11"/>
          <w:pgSz w:w="12240" w:h="15840"/>
          <w:pgMar w:top="1440" w:right="1440" w:bottom="1440" w:left="1440" w:header="720" w:footer="720" w:gutter="0"/>
          <w:cols w:space="720"/>
          <w:docGrid w:linePitch="360"/>
        </w:sectPr>
      </w:pPr>
    </w:p>
    <w:p w14:paraId="6E4D0F00" w14:textId="43CC5599" w:rsidR="00735CBD" w:rsidRPr="00CB7819" w:rsidRDefault="00735CBD" w:rsidP="001F2D61">
      <w:pPr>
        <w:pStyle w:val="Heading1"/>
        <w:spacing w:line="360" w:lineRule="auto"/>
      </w:pPr>
      <w:r w:rsidRPr="00CF7389">
        <w:lastRenderedPageBreak/>
        <w:t>Introduction</w:t>
      </w:r>
    </w:p>
    <w:p w14:paraId="7D8A72A8" w14:textId="7BCC3CB4" w:rsidR="009C3D27" w:rsidRDefault="00ED698E"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w:t>
      </w:r>
      <w:r w:rsidR="003C0D56" w:rsidRPr="007E3325">
        <w:rPr>
          <w:rFonts w:ascii="Times New Roman" w:hAnsi="Times New Roman" w:cs="Times New Roman"/>
          <w:sz w:val="24"/>
          <w:szCs w:val="24"/>
        </w:rPr>
        <w:t>count</w:t>
      </w:r>
      <w:r>
        <w:rPr>
          <w:rFonts w:ascii="Times New Roman" w:hAnsi="Times New Roman" w:cs="Times New Roman"/>
          <w:sz w:val="24"/>
          <w:szCs w:val="24"/>
        </w:rPr>
        <w:t>ry’s statistical capacity is increasingly recognized as crucial</w:t>
      </w:r>
      <w:r w:rsidR="003C0D56" w:rsidRPr="007E3325">
        <w:rPr>
          <w:rFonts w:ascii="Times New Roman" w:hAnsi="Times New Roman" w:cs="Times New Roman"/>
          <w:sz w:val="24"/>
          <w:szCs w:val="24"/>
        </w:rPr>
        <w:t xml:space="preserve"> for its development</w:t>
      </w:r>
      <w:r>
        <w:rPr>
          <w:rFonts w:ascii="Times New Roman" w:hAnsi="Times New Roman" w:cs="Times New Roman"/>
          <w:sz w:val="24"/>
          <w:szCs w:val="24"/>
        </w:rPr>
        <w:t>,</w:t>
      </w:r>
      <w:r w:rsidR="003C0D56">
        <w:rPr>
          <w:rFonts w:ascii="Times New Roman" w:hAnsi="Times New Roman" w:cs="Times New Roman"/>
          <w:sz w:val="24"/>
          <w:szCs w:val="24"/>
        </w:rPr>
        <w:t xml:space="preserve"> for </w:t>
      </w:r>
      <w:r w:rsidR="001A3916">
        <w:rPr>
          <w:rFonts w:ascii="Times New Roman" w:hAnsi="Times New Roman" w:cs="Times New Roman"/>
          <w:sz w:val="24"/>
          <w:szCs w:val="24"/>
        </w:rPr>
        <w:t xml:space="preserve">richer and </w:t>
      </w:r>
      <w:r w:rsidR="003C0D56">
        <w:rPr>
          <w:rFonts w:ascii="Times New Roman" w:hAnsi="Times New Roman" w:cs="Times New Roman"/>
          <w:sz w:val="24"/>
          <w:szCs w:val="24"/>
        </w:rPr>
        <w:t>poorer countries</w:t>
      </w:r>
      <w:r w:rsidR="001A3916">
        <w:rPr>
          <w:rFonts w:ascii="Times New Roman" w:hAnsi="Times New Roman" w:cs="Times New Roman"/>
          <w:sz w:val="24"/>
          <w:szCs w:val="24"/>
        </w:rPr>
        <w:t xml:space="preserve"> alike</w:t>
      </w:r>
      <w:r w:rsidR="003C0D56" w:rsidRPr="007E3325">
        <w:rPr>
          <w:rFonts w:ascii="Times New Roman" w:hAnsi="Times New Roman" w:cs="Times New Roman"/>
          <w:sz w:val="24"/>
          <w:szCs w:val="24"/>
        </w:rPr>
        <w:t xml:space="preserve">. </w:t>
      </w:r>
      <w:r w:rsidR="00BD3967">
        <w:rPr>
          <w:rFonts w:ascii="Times New Roman" w:hAnsi="Times New Roman" w:cs="Times New Roman"/>
          <w:sz w:val="24"/>
          <w:szCs w:val="24"/>
        </w:rPr>
        <w:t>S</w:t>
      </w:r>
      <w:r>
        <w:rPr>
          <w:rFonts w:ascii="Times New Roman" w:hAnsi="Times New Roman" w:cs="Times New Roman"/>
          <w:sz w:val="24"/>
          <w:szCs w:val="24"/>
        </w:rPr>
        <w:t>trong</w:t>
      </w:r>
      <w:r w:rsidR="008909B3">
        <w:rPr>
          <w:rFonts w:ascii="Times New Roman" w:hAnsi="Times New Roman" w:cs="Times New Roman"/>
          <w:sz w:val="24"/>
          <w:szCs w:val="24"/>
        </w:rPr>
        <w:t>er</w:t>
      </w:r>
      <w:r w:rsidRPr="007E3325">
        <w:rPr>
          <w:rFonts w:ascii="Times New Roman" w:hAnsi="Times New Roman" w:cs="Times New Roman"/>
          <w:sz w:val="24"/>
          <w:szCs w:val="24"/>
        </w:rPr>
        <w:t xml:space="preserve"> statistical capacity </w:t>
      </w:r>
      <w:r>
        <w:rPr>
          <w:rFonts w:ascii="Times New Roman" w:hAnsi="Times New Roman" w:cs="Times New Roman"/>
          <w:sz w:val="24"/>
          <w:szCs w:val="24"/>
        </w:rPr>
        <w:t>result</w:t>
      </w:r>
      <w:r w:rsidR="00894DFD">
        <w:rPr>
          <w:rFonts w:ascii="Times New Roman" w:hAnsi="Times New Roman" w:cs="Times New Roman"/>
          <w:sz w:val="24"/>
          <w:szCs w:val="24"/>
        </w:rPr>
        <w:t>s</w:t>
      </w:r>
      <w:r>
        <w:rPr>
          <w:rFonts w:ascii="Times New Roman" w:hAnsi="Times New Roman" w:cs="Times New Roman"/>
          <w:sz w:val="24"/>
          <w:szCs w:val="24"/>
        </w:rPr>
        <w:t xml:space="preserve"> in</w:t>
      </w:r>
      <w:r w:rsidRPr="007E3325">
        <w:rPr>
          <w:rFonts w:ascii="Times New Roman" w:hAnsi="Times New Roman" w:cs="Times New Roman"/>
          <w:sz w:val="24"/>
          <w:szCs w:val="24"/>
        </w:rPr>
        <w:t xml:space="preserve"> </w:t>
      </w:r>
      <w:r>
        <w:rPr>
          <w:rFonts w:ascii="Times New Roman" w:hAnsi="Times New Roman" w:cs="Times New Roman"/>
          <w:sz w:val="24"/>
          <w:szCs w:val="24"/>
        </w:rPr>
        <w:t>better measurement</w:t>
      </w:r>
      <w:r w:rsidRPr="007E3325">
        <w:rPr>
          <w:rFonts w:ascii="Times New Roman" w:hAnsi="Times New Roman" w:cs="Times New Roman"/>
          <w:sz w:val="24"/>
          <w:szCs w:val="24"/>
        </w:rPr>
        <w:t xml:space="preserve"> of economic </w:t>
      </w:r>
      <w:r w:rsidR="00894DFD">
        <w:rPr>
          <w:rFonts w:ascii="Times New Roman" w:hAnsi="Times New Roman" w:cs="Times New Roman"/>
          <w:sz w:val="24"/>
          <w:szCs w:val="24"/>
        </w:rPr>
        <w:t xml:space="preserve">and social </w:t>
      </w:r>
      <w:r w:rsidR="00DE5C7D">
        <w:rPr>
          <w:rFonts w:ascii="Times New Roman" w:hAnsi="Times New Roman" w:cs="Times New Roman"/>
          <w:sz w:val="24"/>
          <w:szCs w:val="24"/>
        </w:rPr>
        <w:t>activities and outputs</w:t>
      </w:r>
      <w:r>
        <w:rPr>
          <w:rFonts w:ascii="Times New Roman" w:hAnsi="Times New Roman" w:cs="Times New Roman"/>
          <w:sz w:val="24"/>
          <w:szCs w:val="24"/>
        </w:rPr>
        <w:t xml:space="preserve">, which </w:t>
      </w:r>
      <w:r w:rsidRPr="007E3325">
        <w:rPr>
          <w:rFonts w:ascii="Times New Roman" w:hAnsi="Times New Roman" w:cs="Times New Roman"/>
          <w:sz w:val="24"/>
          <w:szCs w:val="24"/>
        </w:rPr>
        <w:t>facilitate</w:t>
      </w:r>
      <w:r w:rsidR="00253428">
        <w:rPr>
          <w:rFonts w:ascii="Times New Roman" w:hAnsi="Times New Roman" w:cs="Times New Roman"/>
          <w:sz w:val="24"/>
          <w:szCs w:val="24"/>
        </w:rPr>
        <w:t>s</w:t>
      </w:r>
      <w:r w:rsidRPr="007E3325">
        <w:rPr>
          <w:rFonts w:ascii="Times New Roman" w:hAnsi="Times New Roman" w:cs="Times New Roman"/>
          <w:sz w:val="24"/>
          <w:szCs w:val="24"/>
        </w:rPr>
        <w:t xml:space="preserve"> timely decision</w:t>
      </w:r>
      <w:r w:rsidR="008E1941">
        <w:rPr>
          <w:rFonts w:ascii="Times New Roman" w:hAnsi="Times New Roman" w:cs="Times New Roman"/>
          <w:sz w:val="24"/>
          <w:szCs w:val="24"/>
        </w:rPr>
        <w:t>s</w:t>
      </w:r>
      <w:r w:rsidRPr="007E3325">
        <w:rPr>
          <w:rFonts w:ascii="Times New Roman" w:hAnsi="Times New Roman" w:cs="Times New Roman"/>
          <w:sz w:val="24"/>
          <w:szCs w:val="24"/>
        </w:rPr>
        <w:t xml:space="preserve"> by policy makers</w:t>
      </w:r>
      <w:r>
        <w:rPr>
          <w:rFonts w:ascii="Times New Roman" w:hAnsi="Times New Roman" w:cs="Times New Roman"/>
          <w:sz w:val="24"/>
          <w:szCs w:val="24"/>
        </w:rPr>
        <w:t>.</w:t>
      </w:r>
      <w:r w:rsidR="00036FDB">
        <w:rPr>
          <w:rFonts w:ascii="Times New Roman" w:hAnsi="Times New Roman" w:cs="Times New Roman"/>
          <w:sz w:val="24"/>
          <w:szCs w:val="24"/>
        </w:rPr>
        <w:t xml:space="preserve"> </w:t>
      </w:r>
      <w:r w:rsidR="00253428">
        <w:rPr>
          <w:rFonts w:ascii="Times New Roman" w:hAnsi="Times New Roman" w:cs="Times New Roman"/>
          <w:sz w:val="24"/>
          <w:szCs w:val="24"/>
        </w:rPr>
        <w:t>Strong</w:t>
      </w:r>
      <w:r w:rsidR="0078573E">
        <w:rPr>
          <w:rFonts w:ascii="Times New Roman" w:hAnsi="Times New Roman" w:cs="Times New Roman"/>
          <w:sz w:val="24"/>
          <w:szCs w:val="24"/>
        </w:rPr>
        <w:t xml:space="preserve">er statistical capacity can also </w:t>
      </w:r>
      <w:r w:rsidR="0078573E" w:rsidRPr="007E3325">
        <w:rPr>
          <w:rFonts w:ascii="Times New Roman" w:hAnsi="Times New Roman" w:cs="Times New Roman"/>
          <w:sz w:val="24"/>
          <w:szCs w:val="24"/>
        </w:rPr>
        <w:t xml:space="preserve">contribute to </w:t>
      </w:r>
      <w:r w:rsidR="0078573E">
        <w:rPr>
          <w:rFonts w:ascii="Times New Roman" w:hAnsi="Times New Roman" w:cs="Times New Roman"/>
          <w:sz w:val="24"/>
          <w:szCs w:val="24"/>
        </w:rPr>
        <w:t xml:space="preserve">better </w:t>
      </w:r>
      <w:r w:rsidR="00894DFD">
        <w:rPr>
          <w:rFonts w:ascii="Times New Roman" w:hAnsi="Times New Roman" w:cs="Times New Roman"/>
          <w:sz w:val="24"/>
          <w:szCs w:val="24"/>
        </w:rPr>
        <w:t>governance and accountability</w:t>
      </w:r>
      <w:r w:rsidR="0078573E">
        <w:rPr>
          <w:rFonts w:ascii="Times New Roman" w:hAnsi="Times New Roman" w:cs="Times New Roman"/>
          <w:sz w:val="24"/>
          <w:szCs w:val="24"/>
        </w:rPr>
        <w:t xml:space="preserve">, where citizens are </w:t>
      </w:r>
      <w:r w:rsidR="00E105B7">
        <w:rPr>
          <w:rFonts w:ascii="Times New Roman" w:hAnsi="Times New Roman" w:cs="Times New Roman"/>
          <w:sz w:val="24"/>
          <w:szCs w:val="24"/>
        </w:rPr>
        <w:t xml:space="preserve">better </w:t>
      </w:r>
      <w:r w:rsidR="0078573E">
        <w:rPr>
          <w:rFonts w:ascii="Times New Roman" w:hAnsi="Times New Roman" w:cs="Times New Roman"/>
          <w:sz w:val="24"/>
          <w:szCs w:val="24"/>
        </w:rPr>
        <w:t xml:space="preserve">informed about government activities and can be more engaged in </w:t>
      </w:r>
      <w:r w:rsidR="00DE5C7D">
        <w:rPr>
          <w:rFonts w:ascii="Times New Roman" w:hAnsi="Times New Roman" w:cs="Times New Roman"/>
          <w:sz w:val="24"/>
          <w:szCs w:val="24"/>
        </w:rPr>
        <w:t xml:space="preserve">the </w:t>
      </w:r>
      <w:r w:rsidR="0078573E">
        <w:rPr>
          <w:rFonts w:ascii="Times New Roman" w:hAnsi="Times New Roman" w:cs="Times New Roman"/>
          <w:sz w:val="24"/>
          <w:szCs w:val="24"/>
        </w:rPr>
        <w:t>monitoring</w:t>
      </w:r>
      <w:r w:rsidR="00DE5C7D">
        <w:rPr>
          <w:rFonts w:ascii="Times New Roman" w:hAnsi="Times New Roman" w:cs="Times New Roman"/>
          <w:sz w:val="24"/>
          <w:szCs w:val="24"/>
        </w:rPr>
        <w:t xml:space="preserve"> process</w:t>
      </w:r>
      <w:r w:rsidR="0078573E">
        <w:rPr>
          <w:rFonts w:ascii="Times New Roman" w:hAnsi="Times New Roman" w:cs="Times New Roman"/>
          <w:sz w:val="24"/>
          <w:szCs w:val="24"/>
        </w:rPr>
        <w:t>.</w:t>
      </w:r>
      <w:r w:rsidR="006F0252">
        <w:rPr>
          <w:rFonts w:ascii="Times New Roman" w:hAnsi="Times New Roman" w:cs="Times New Roman"/>
          <w:sz w:val="24"/>
          <w:szCs w:val="24"/>
        </w:rPr>
        <w:t xml:space="preserve"> </w:t>
      </w:r>
      <w:r w:rsidR="001D77A0">
        <w:rPr>
          <w:rFonts w:ascii="Times New Roman" w:hAnsi="Times New Roman" w:cs="Times New Roman"/>
          <w:sz w:val="24"/>
          <w:szCs w:val="24"/>
        </w:rPr>
        <w:t>Indeed, t</w:t>
      </w:r>
      <w:r w:rsidR="006F0252">
        <w:rPr>
          <w:rFonts w:ascii="Times New Roman" w:hAnsi="Times New Roman" w:cs="Times New Roman"/>
          <w:sz w:val="24"/>
          <w:szCs w:val="24"/>
        </w:rPr>
        <w:t xml:space="preserve">he Sustainable Development Goals (SDGs) call for </w:t>
      </w:r>
      <w:r w:rsidR="0069352C">
        <w:rPr>
          <w:rFonts w:ascii="Times New Roman" w:hAnsi="Times New Roman" w:cs="Times New Roman"/>
          <w:sz w:val="24"/>
          <w:szCs w:val="24"/>
        </w:rPr>
        <w:t>more</w:t>
      </w:r>
      <w:r w:rsidR="006F0252">
        <w:rPr>
          <w:rFonts w:ascii="Times New Roman" w:hAnsi="Times New Roman" w:cs="Times New Roman"/>
          <w:sz w:val="24"/>
          <w:szCs w:val="24"/>
        </w:rPr>
        <w:t xml:space="preserve"> </w:t>
      </w:r>
      <w:r w:rsidR="006F0252" w:rsidRPr="00824B9E">
        <w:rPr>
          <w:rFonts w:ascii="Times New Roman" w:hAnsi="Times New Roman" w:cs="Times New Roman"/>
          <w:sz w:val="24"/>
          <w:szCs w:val="24"/>
        </w:rPr>
        <w:t>capacity-building support to developing countries to help significantly</w:t>
      </w:r>
      <w:r w:rsidR="008E1941">
        <w:rPr>
          <w:rFonts w:ascii="Times New Roman" w:hAnsi="Times New Roman" w:cs="Times New Roman"/>
          <w:sz w:val="24"/>
          <w:szCs w:val="24"/>
        </w:rPr>
        <w:t xml:space="preserve"> increase</w:t>
      </w:r>
      <w:r w:rsidR="006F0252" w:rsidRPr="00824B9E">
        <w:rPr>
          <w:rFonts w:ascii="Times New Roman" w:hAnsi="Times New Roman" w:cs="Times New Roman"/>
          <w:sz w:val="24"/>
          <w:szCs w:val="24"/>
        </w:rPr>
        <w:t xml:space="preserve"> the availability of high-quality, timely</w:t>
      </w:r>
      <w:r w:rsidR="0046246F">
        <w:rPr>
          <w:rFonts w:ascii="Times New Roman" w:hAnsi="Times New Roman" w:cs="Times New Roman"/>
          <w:sz w:val="24"/>
          <w:szCs w:val="24"/>
        </w:rPr>
        <w:t>,</w:t>
      </w:r>
      <w:r w:rsidR="006F0252" w:rsidRPr="00824B9E">
        <w:rPr>
          <w:rFonts w:ascii="Times New Roman" w:hAnsi="Times New Roman" w:cs="Times New Roman"/>
          <w:sz w:val="24"/>
          <w:szCs w:val="24"/>
        </w:rPr>
        <w:t xml:space="preserve"> and reliable data (</w:t>
      </w:r>
      <w:r w:rsidR="00824B9E">
        <w:rPr>
          <w:rFonts w:ascii="Times New Roman" w:hAnsi="Times New Roman" w:cs="Times New Roman"/>
          <w:sz w:val="24"/>
          <w:szCs w:val="24"/>
        </w:rPr>
        <w:t xml:space="preserve">United Nations, 2023; </w:t>
      </w:r>
      <w:r w:rsidR="006F0252" w:rsidRPr="00824B9E">
        <w:rPr>
          <w:rFonts w:ascii="Times New Roman" w:hAnsi="Times New Roman" w:cs="Times New Roman"/>
          <w:sz w:val="24"/>
          <w:szCs w:val="24"/>
        </w:rPr>
        <w:t>SDG</w:t>
      </w:r>
      <w:r w:rsidR="00824B9E">
        <w:rPr>
          <w:rFonts w:ascii="Times New Roman" w:hAnsi="Times New Roman" w:cs="Times New Roman"/>
          <w:sz w:val="24"/>
          <w:szCs w:val="24"/>
        </w:rPr>
        <w:t xml:space="preserve"> n</w:t>
      </w:r>
      <w:r w:rsidR="00C86085">
        <w:rPr>
          <w:rFonts w:ascii="Times New Roman" w:hAnsi="Times New Roman" w:cs="Times New Roman"/>
          <w:sz w:val="24"/>
          <w:szCs w:val="24"/>
        </w:rPr>
        <w:t>umber</w:t>
      </w:r>
      <w:r w:rsidR="006F0252" w:rsidRPr="00824B9E">
        <w:rPr>
          <w:rFonts w:ascii="Times New Roman" w:hAnsi="Times New Roman" w:cs="Times New Roman"/>
          <w:sz w:val="24"/>
          <w:szCs w:val="24"/>
        </w:rPr>
        <w:t xml:space="preserve"> 17.18). </w:t>
      </w:r>
      <w:r w:rsidR="000F505C">
        <w:rPr>
          <w:rFonts w:ascii="Times New Roman" w:hAnsi="Times New Roman" w:cs="Times New Roman"/>
          <w:sz w:val="24"/>
          <w:szCs w:val="24"/>
        </w:rPr>
        <w:t xml:space="preserve">In a recent </w:t>
      </w:r>
      <w:r w:rsidR="00DD7F8E">
        <w:rPr>
          <w:rFonts w:ascii="Times New Roman" w:hAnsi="Times New Roman" w:cs="Times New Roman"/>
          <w:sz w:val="24"/>
          <w:szCs w:val="24"/>
        </w:rPr>
        <w:t xml:space="preserve">global </w:t>
      </w:r>
      <w:r w:rsidR="000F505C">
        <w:rPr>
          <w:rFonts w:ascii="Times New Roman" w:hAnsi="Times New Roman" w:cs="Times New Roman"/>
          <w:sz w:val="24"/>
          <w:szCs w:val="24"/>
        </w:rPr>
        <w:t>flagship report</w:t>
      </w:r>
      <w:r w:rsidR="009C3D27">
        <w:rPr>
          <w:rFonts w:ascii="Times New Roman" w:hAnsi="Times New Roman" w:cs="Times New Roman"/>
          <w:sz w:val="24"/>
          <w:szCs w:val="24"/>
        </w:rPr>
        <w:t xml:space="preserve">, the World Bank </w:t>
      </w:r>
      <w:r w:rsidR="00055698">
        <w:rPr>
          <w:rFonts w:ascii="Times New Roman" w:hAnsi="Times New Roman" w:cs="Times New Roman"/>
          <w:sz w:val="24"/>
          <w:szCs w:val="24"/>
        </w:rPr>
        <w:t>highlight</w:t>
      </w:r>
      <w:r w:rsidR="009C3D27">
        <w:rPr>
          <w:rFonts w:ascii="Times New Roman" w:hAnsi="Times New Roman" w:cs="Times New Roman"/>
          <w:sz w:val="24"/>
          <w:szCs w:val="24"/>
        </w:rPr>
        <w:t xml:space="preserve">s </w:t>
      </w:r>
      <w:r w:rsidR="00CE25EC">
        <w:rPr>
          <w:rFonts w:ascii="Times New Roman" w:hAnsi="Times New Roman" w:cs="Times New Roman"/>
          <w:sz w:val="24"/>
          <w:szCs w:val="24"/>
        </w:rPr>
        <w:t>the</w:t>
      </w:r>
      <w:r w:rsidR="00F407D0">
        <w:rPr>
          <w:rFonts w:ascii="Times New Roman" w:hAnsi="Times New Roman" w:cs="Times New Roman"/>
          <w:sz w:val="24"/>
          <w:szCs w:val="24"/>
        </w:rPr>
        <w:t xml:space="preserve"> strong</w:t>
      </w:r>
      <w:r w:rsidR="0069352C">
        <w:rPr>
          <w:rFonts w:ascii="Times New Roman" w:hAnsi="Times New Roman" w:cs="Times New Roman"/>
          <w:sz w:val="24"/>
          <w:szCs w:val="24"/>
        </w:rPr>
        <w:t>,</w:t>
      </w:r>
      <w:r w:rsidR="00F407D0">
        <w:rPr>
          <w:rFonts w:ascii="Times New Roman" w:hAnsi="Times New Roman" w:cs="Times New Roman"/>
          <w:sz w:val="24"/>
          <w:szCs w:val="24"/>
        </w:rPr>
        <w:t xml:space="preserve"> positive relationship</w:t>
      </w:r>
      <w:r w:rsidR="00CE25EC">
        <w:rPr>
          <w:rFonts w:ascii="Times New Roman" w:hAnsi="Times New Roman" w:cs="Times New Roman"/>
          <w:sz w:val="24"/>
          <w:szCs w:val="24"/>
        </w:rPr>
        <w:t>s</w:t>
      </w:r>
      <w:r w:rsidR="009C3D27">
        <w:rPr>
          <w:rFonts w:ascii="Times New Roman" w:hAnsi="Times New Roman" w:cs="Times New Roman"/>
          <w:sz w:val="24"/>
          <w:szCs w:val="24"/>
        </w:rPr>
        <w:t xml:space="preserve"> between </w:t>
      </w:r>
      <w:r w:rsidR="00CE25EC">
        <w:rPr>
          <w:rFonts w:ascii="Times New Roman" w:hAnsi="Times New Roman" w:cs="Times New Roman"/>
          <w:sz w:val="24"/>
          <w:szCs w:val="24"/>
        </w:rPr>
        <w:t xml:space="preserve">a </w:t>
      </w:r>
      <w:r w:rsidR="009C3D27">
        <w:rPr>
          <w:rFonts w:ascii="Times New Roman" w:hAnsi="Times New Roman" w:cs="Times New Roman"/>
          <w:sz w:val="24"/>
          <w:szCs w:val="24"/>
        </w:rPr>
        <w:t>country</w:t>
      </w:r>
      <w:r w:rsidR="00CE25EC">
        <w:rPr>
          <w:rFonts w:ascii="Times New Roman" w:hAnsi="Times New Roman" w:cs="Times New Roman"/>
          <w:sz w:val="24"/>
          <w:szCs w:val="24"/>
        </w:rPr>
        <w:t>’s</w:t>
      </w:r>
      <w:r w:rsidR="009C3D27">
        <w:rPr>
          <w:rFonts w:ascii="Times New Roman" w:hAnsi="Times New Roman" w:cs="Times New Roman"/>
          <w:sz w:val="24"/>
          <w:szCs w:val="24"/>
        </w:rPr>
        <w:t xml:space="preserve"> statistical capacity and the independence of its national statistical office (NSO) and</w:t>
      </w:r>
      <w:r w:rsidR="00CE25EC">
        <w:rPr>
          <w:rFonts w:ascii="Times New Roman" w:hAnsi="Times New Roman" w:cs="Times New Roman"/>
          <w:sz w:val="24"/>
          <w:szCs w:val="24"/>
        </w:rPr>
        <w:t xml:space="preserve"> its</w:t>
      </w:r>
      <w:r w:rsidR="009C3D27">
        <w:rPr>
          <w:rFonts w:ascii="Times New Roman" w:hAnsi="Times New Roman" w:cs="Times New Roman"/>
          <w:sz w:val="24"/>
          <w:szCs w:val="24"/>
        </w:rPr>
        <w:t xml:space="preserve"> freedom of the press (World Bank, 2021).</w:t>
      </w:r>
    </w:p>
    <w:p w14:paraId="40125307" w14:textId="6541BE3F" w:rsidR="00FC24B2" w:rsidRDefault="00FC24B2"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Some</w:t>
      </w:r>
      <w:r w:rsidR="00C31395">
        <w:rPr>
          <w:rFonts w:ascii="Times New Roman" w:hAnsi="Times New Roman" w:cs="Times New Roman"/>
          <w:sz w:val="24"/>
          <w:szCs w:val="24"/>
        </w:rPr>
        <w:t xml:space="preserve"> </w:t>
      </w:r>
      <w:r w:rsidR="000564A6">
        <w:rPr>
          <w:rFonts w:ascii="Times New Roman" w:hAnsi="Times New Roman" w:cs="Times New Roman"/>
          <w:sz w:val="24"/>
          <w:szCs w:val="24"/>
        </w:rPr>
        <w:t xml:space="preserve">practical examples can </w:t>
      </w:r>
      <w:r w:rsidR="008A5F13">
        <w:rPr>
          <w:rFonts w:ascii="Times New Roman" w:hAnsi="Times New Roman" w:cs="Times New Roman"/>
          <w:sz w:val="24"/>
          <w:szCs w:val="24"/>
        </w:rPr>
        <w:t>further</w:t>
      </w:r>
      <w:r w:rsidR="000564A6">
        <w:rPr>
          <w:rFonts w:ascii="Times New Roman" w:hAnsi="Times New Roman" w:cs="Times New Roman"/>
          <w:sz w:val="24"/>
          <w:szCs w:val="24"/>
        </w:rPr>
        <w:t xml:space="preserve"> illustrate</w:t>
      </w:r>
      <w:r w:rsidR="00CC1DBE">
        <w:rPr>
          <w:rFonts w:ascii="Times New Roman" w:hAnsi="Times New Roman" w:cs="Times New Roman"/>
          <w:sz w:val="24"/>
          <w:szCs w:val="24"/>
        </w:rPr>
        <w:t xml:space="preserve"> the consequences of </w:t>
      </w:r>
      <w:r w:rsidR="007A4813">
        <w:rPr>
          <w:rFonts w:ascii="Times New Roman" w:hAnsi="Times New Roman" w:cs="Times New Roman"/>
          <w:sz w:val="24"/>
          <w:szCs w:val="24"/>
        </w:rPr>
        <w:t>s</w:t>
      </w:r>
      <w:r w:rsidR="000564A6">
        <w:rPr>
          <w:rFonts w:ascii="Times New Roman" w:hAnsi="Times New Roman" w:cs="Times New Roman"/>
          <w:sz w:val="24"/>
          <w:szCs w:val="24"/>
        </w:rPr>
        <w:t>tatistical capacity</w:t>
      </w:r>
      <w:r w:rsidR="00CC1DBE">
        <w:rPr>
          <w:rFonts w:ascii="Times New Roman" w:hAnsi="Times New Roman" w:cs="Times New Roman"/>
          <w:sz w:val="24"/>
          <w:szCs w:val="24"/>
        </w:rPr>
        <w:t>—strong</w:t>
      </w:r>
      <w:r w:rsidR="00CF683E">
        <w:rPr>
          <w:rFonts w:ascii="Times New Roman" w:hAnsi="Times New Roman" w:cs="Times New Roman"/>
          <w:sz w:val="24"/>
          <w:szCs w:val="24"/>
        </w:rPr>
        <w:t>er</w:t>
      </w:r>
      <w:r w:rsidR="00CC1DBE">
        <w:rPr>
          <w:rFonts w:ascii="Times New Roman" w:hAnsi="Times New Roman" w:cs="Times New Roman"/>
          <w:sz w:val="24"/>
          <w:szCs w:val="24"/>
        </w:rPr>
        <w:t xml:space="preserve"> and weak</w:t>
      </w:r>
      <w:r w:rsidR="00CF683E">
        <w:rPr>
          <w:rFonts w:ascii="Times New Roman" w:hAnsi="Times New Roman" w:cs="Times New Roman"/>
          <w:sz w:val="24"/>
          <w:szCs w:val="24"/>
        </w:rPr>
        <w:t>er</w:t>
      </w:r>
      <w:r w:rsidR="00CC1DBE">
        <w:rPr>
          <w:rFonts w:ascii="Times New Roman" w:hAnsi="Times New Roman" w:cs="Times New Roman"/>
          <w:sz w:val="24"/>
          <w:szCs w:val="24"/>
        </w:rPr>
        <w:t>—</w:t>
      </w:r>
      <w:r w:rsidR="000564A6">
        <w:rPr>
          <w:rFonts w:ascii="Times New Roman" w:hAnsi="Times New Roman" w:cs="Times New Roman"/>
          <w:sz w:val="24"/>
          <w:szCs w:val="24"/>
        </w:rPr>
        <w:t>in action. F</w:t>
      </w:r>
      <w:r w:rsidR="00014512">
        <w:rPr>
          <w:rFonts w:ascii="Times New Roman" w:hAnsi="Times New Roman" w:cs="Times New Roman"/>
          <w:sz w:val="24"/>
          <w:szCs w:val="24"/>
        </w:rPr>
        <w:t xml:space="preserve">or the past </w:t>
      </w:r>
      <w:r w:rsidR="00926D06">
        <w:rPr>
          <w:rFonts w:ascii="Times New Roman" w:hAnsi="Times New Roman" w:cs="Times New Roman"/>
          <w:sz w:val="24"/>
          <w:szCs w:val="24"/>
        </w:rPr>
        <w:t>decades</w:t>
      </w:r>
      <w:r w:rsidR="00014512">
        <w:rPr>
          <w:rFonts w:ascii="Times New Roman" w:hAnsi="Times New Roman" w:cs="Times New Roman"/>
          <w:sz w:val="24"/>
          <w:szCs w:val="24"/>
        </w:rPr>
        <w:t>,</w:t>
      </w:r>
      <w:r w:rsidR="00036FDB">
        <w:rPr>
          <w:rFonts w:ascii="Times New Roman" w:hAnsi="Times New Roman" w:cs="Times New Roman"/>
          <w:sz w:val="24"/>
          <w:szCs w:val="24"/>
        </w:rPr>
        <w:t xml:space="preserve"> the U.S. Bureau</w:t>
      </w:r>
      <w:r w:rsidR="009942AD">
        <w:rPr>
          <w:rFonts w:ascii="Times New Roman" w:hAnsi="Times New Roman" w:cs="Times New Roman"/>
          <w:sz w:val="24"/>
          <w:szCs w:val="24"/>
        </w:rPr>
        <w:t xml:space="preserve"> of Labor Statistics</w:t>
      </w:r>
      <w:r w:rsidR="008E1941">
        <w:rPr>
          <w:rFonts w:ascii="Times New Roman" w:hAnsi="Times New Roman" w:cs="Times New Roman"/>
          <w:sz w:val="24"/>
          <w:szCs w:val="24"/>
        </w:rPr>
        <w:t xml:space="preserve"> has kept</w:t>
      </w:r>
      <w:r w:rsidR="0078573E">
        <w:rPr>
          <w:rFonts w:ascii="Times New Roman" w:hAnsi="Times New Roman" w:cs="Times New Roman"/>
          <w:sz w:val="24"/>
          <w:szCs w:val="24"/>
        </w:rPr>
        <w:t xml:space="preserve"> close </w:t>
      </w:r>
      <w:r w:rsidR="00036FDB">
        <w:rPr>
          <w:rFonts w:ascii="Times New Roman" w:hAnsi="Times New Roman" w:cs="Times New Roman"/>
          <w:sz w:val="24"/>
          <w:szCs w:val="24"/>
        </w:rPr>
        <w:t xml:space="preserve">track of the latest (un)employment trends </w:t>
      </w:r>
      <w:r w:rsidR="005A72EA">
        <w:rPr>
          <w:rFonts w:ascii="Times New Roman" w:hAnsi="Times New Roman" w:cs="Times New Roman"/>
          <w:sz w:val="24"/>
          <w:szCs w:val="24"/>
        </w:rPr>
        <w:t>in the economy and publicly release</w:t>
      </w:r>
      <w:r w:rsidR="008E1941">
        <w:rPr>
          <w:rFonts w:ascii="Times New Roman" w:hAnsi="Times New Roman" w:cs="Times New Roman"/>
          <w:sz w:val="24"/>
          <w:szCs w:val="24"/>
        </w:rPr>
        <w:t>s</w:t>
      </w:r>
      <w:r w:rsidR="005A72EA">
        <w:rPr>
          <w:rFonts w:ascii="Times New Roman" w:hAnsi="Times New Roman" w:cs="Times New Roman"/>
          <w:sz w:val="24"/>
          <w:szCs w:val="24"/>
        </w:rPr>
        <w:t xml:space="preserve"> these statistics </w:t>
      </w:r>
      <w:r w:rsidR="00E50645">
        <w:rPr>
          <w:rFonts w:ascii="Times New Roman" w:hAnsi="Times New Roman" w:cs="Times New Roman"/>
          <w:sz w:val="24"/>
          <w:szCs w:val="24"/>
        </w:rPr>
        <w:t>every month</w:t>
      </w:r>
      <w:r w:rsidR="009942AD">
        <w:rPr>
          <w:rFonts w:ascii="Times New Roman" w:hAnsi="Times New Roman" w:cs="Times New Roman"/>
          <w:sz w:val="24"/>
          <w:szCs w:val="24"/>
        </w:rPr>
        <w:t>.</w:t>
      </w:r>
      <w:r w:rsidR="003036A7">
        <w:rPr>
          <w:rFonts w:ascii="Times New Roman" w:hAnsi="Times New Roman" w:cs="Times New Roman"/>
          <w:sz w:val="24"/>
          <w:szCs w:val="24"/>
        </w:rPr>
        <w:t xml:space="preserve"> </w:t>
      </w:r>
      <w:r w:rsidR="00470886">
        <w:rPr>
          <w:rFonts w:ascii="Times New Roman" w:hAnsi="Times New Roman" w:cs="Times New Roman"/>
          <w:sz w:val="24"/>
          <w:szCs w:val="24"/>
        </w:rPr>
        <w:t xml:space="preserve">Data on </w:t>
      </w:r>
      <w:r w:rsidR="003036A7">
        <w:rPr>
          <w:rFonts w:ascii="Times New Roman" w:hAnsi="Times New Roman" w:cs="Times New Roman"/>
          <w:sz w:val="24"/>
          <w:szCs w:val="24"/>
        </w:rPr>
        <w:t xml:space="preserve">employment trends </w:t>
      </w:r>
      <w:r w:rsidR="005E1903">
        <w:rPr>
          <w:rFonts w:ascii="Times New Roman" w:hAnsi="Times New Roman" w:cs="Times New Roman"/>
          <w:sz w:val="24"/>
          <w:szCs w:val="24"/>
        </w:rPr>
        <w:t xml:space="preserve">keep </w:t>
      </w:r>
      <w:r w:rsidR="009476A4">
        <w:rPr>
          <w:rFonts w:ascii="Times New Roman" w:hAnsi="Times New Roman" w:cs="Times New Roman"/>
          <w:sz w:val="24"/>
          <w:szCs w:val="24"/>
        </w:rPr>
        <w:t>all stakeholders</w:t>
      </w:r>
      <w:r w:rsidR="005E1903">
        <w:rPr>
          <w:rFonts w:ascii="Times New Roman" w:hAnsi="Times New Roman" w:cs="Times New Roman"/>
          <w:sz w:val="24"/>
          <w:szCs w:val="24"/>
        </w:rPr>
        <w:t xml:space="preserve"> well-informed</w:t>
      </w:r>
      <w:r w:rsidR="007A42BE">
        <w:rPr>
          <w:rFonts w:ascii="Times New Roman" w:hAnsi="Times New Roman" w:cs="Times New Roman"/>
          <w:sz w:val="24"/>
          <w:szCs w:val="24"/>
        </w:rPr>
        <w:t>, and typically</w:t>
      </w:r>
      <w:r w:rsidR="008C6619">
        <w:rPr>
          <w:rFonts w:ascii="Times New Roman" w:hAnsi="Times New Roman" w:cs="Times New Roman"/>
          <w:sz w:val="24"/>
          <w:szCs w:val="24"/>
        </w:rPr>
        <w:t xml:space="preserve"> </w:t>
      </w:r>
      <w:r w:rsidR="003036A7">
        <w:rPr>
          <w:rFonts w:ascii="Times New Roman" w:hAnsi="Times New Roman" w:cs="Times New Roman"/>
          <w:sz w:val="24"/>
          <w:szCs w:val="24"/>
        </w:rPr>
        <w:t>feed</w:t>
      </w:r>
      <w:r w:rsidR="00036FDB">
        <w:rPr>
          <w:rFonts w:ascii="Times New Roman" w:hAnsi="Times New Roman" w:cs="Times New Roman"/>
          <w:sz w:val="24"/>
          <w:szCs w:val="24"/>
        </w:rPr>
        <w:t xml:space="preserve"> into </w:t>
      </w:r>
      <w:r w:rsidR="0078573E">
        <w:rPr>
          <w:rFonts w:ascii="Times New Roman" w:hAnsi="Times New Roman" w:cs="Times New Roman"/>
          <w:sz w:val="24"/>
          <w:szCs w:val="24"/>
        </w:rPr>
        <w:t>prompt</w:t>
      </w:r>
      <w:r w:rsidR="00036FDB">
        <w:rPr>
          <w:rFonts w:ascii="Times New Roman" w:hAnsi="Times New Roman" w:cs="Times New Roman"/>
          <w:sz w:val="24"/>
          <w:szCs w:val="24"/>
        </w:rPr>
        <w:t xml:space="preserve"> action</w:t>
      </w:r>
      <w:r w:rsidR="00D90CA3">
        <w:rPr>
          <w:rFonts w:ascii="Times New Roman" w:hAnsi="Times New Roman" w:cs="Times New Roman"/>
          <w:sz w:val="24"/>
          <w:szCs w:val="24"/>
        </w:rPr>
        <w:t>s</w:t>
      </w:r>
      <w:r w:rsidR="00036FDB">
        <w:rPr>
          <w:rFonts w:ascii="Times New Roman" w:hAnsi="Times New Roman" w:cs="Times New Roman"/>
          <w:sz w:val="24"/>
          <w:szCs w:val="24"/>
        </w:rPr>
        <w:t xml:space="preserve"> by </w:t>
      </w:r>
      <w:r w:rsidR="003C56A9">
        <w:rPr>
          <w:rFonts w:ascii="Times New Roman" w:hAnsi="Times New Roman" w:cs="Times New Roman"/>
          <w:sz w:val="24"/>
          <w:szCs w:val="24"/>
        </w:rPr>
        <w:t xml:space="preserve">both </w:t>
      </w:r>
      <w:r w:rsidR="00036FDB">
        <w:rPr>
          <w:rFonts w:ascii="Times New Roman" w:hAnsi="Times New Roman" w:cs="Times New Roman"/>
          <w:sz w:val="24"/>
          <w:szCs w:val="24"/>
        </w:rPr>
        <w:t xml:space="preserve">the </w:t>
      </w:r>
      <w:r w:rsidR="00E105B7">
        <w:rPr>
          <w:rFonts w:ascii="Times New Roman" w:hAnsi="Times New Roman" w:cs="Times New Roman"/>
          <w:sz w:val="24"/>
          <w:szCs w:val="24"/>
        </w:rPr>
        <w:t>(</w:t>
      </w:r>
      <w:r w:rsidR="001A3916">
        <w:rPr>
          <w:rFonts w:ascii="Times New Roman" w:hAnsi="Times New Roman" w:cs="Times New Roman"/>
          <w:sz w:val="24"/>
          <w:szCs w:val="24"/>
        </w:rPr>
        <w:t>interest-rate-setting</w:t>
      </w:r>
      <w:r w:rsidR="00E105B7">
        <w:rPr>
          <w:rFonts w:ascii="Times New Roman" w:hAnsi="Times New Roman" w:cs="Times New Roman"/>
          <w:sz w:val="24"/>
          <w:szCs w:val="24"/>
        </w:rPr>
        <w:t>)</w:t>
      </w:r>
      <w:r w:rsidR="001A3916">
        <w:rPr>
          <w:rFonts w:ascii="Times New Roman" w:hAnsi="Times New Roman" w:cs="Times New Roman"/>
          <w:sz w:val="24"/>
          <w:szCs w:val="24"/>
        </w:rPr>
        <w:t xml:space="preserve"> </w:t>
      </w:r>
      <w:r w:rsidR="00036FDB">
        <w:rPr>
          <w:rFonts w:ascii="Times New Roman" w:hAnsi="Times New Roman" w:cs="Times New Roman"/>
          <w:sz w:val="24"/>
          <w:szCs w:val="24"/>
        </w:rPr>
        <w:t>Federal Reserve Board and private investors in the stock market.</w:t>
      </w:r>
      <w:r w:rsidR="00D90CA3">
        <w:rPr>
          <w:rFonts w:ascii="Times New Roman" w:hAnsi="Times New Roman" w:cs="Times New Roman"/>
          <w:sz w:val="24"/>
          <w:szCs w:val="24"/>
        </w:rPr>
        <w:t xml:space="preserve"> </w:t>
      </w:r>
      <w:r w:rsidR="0071576D">
        <w:rPr>
          <w:rFonts w:ascii="Times New Roman" w:hAnsi="Times New Roman" w:cs="Times New Roman"/>
          <w:sz w:val="24"/>
          <w:szCs w:val="24"/>
        </w:rPr>
        <w:t>G</w:t>
      </w:r>
      <w:r w:rsidR="003036A7">
        <w:rPr>
          <w:rFonts w:ascii="Times New Roman" w:hAnsi="Times New Roman" w:cs="Times New Roman"/>
          <w:sz w:val="24"/>
          <w:szCs w:val="24"/>
        </w:rPr>
        <w:t>iven the prominent role of the U.S. economy</w:t>
      </w:r>
      <w:r w:rsidR="00CB569F">
        <w:rPr>
          <w:rFonts w:ascii="Times New Roman" w:hAnsi="Times New Roman" w:cs="Times New Roman"/>
          <w:sz w:val="24"/>
          <w:szCs w:val="24"/>
        </w:rPr>
        <w:t xml:space="preserve"> in the world</w:t>
      </w:r>
      <w:r w:rsidR="003036A7">
        <w:rPr>
          <w:rFonts w:ascii="Times New Roman" w:hAnsi="Times New Roman" w:cs="Times New Roman"/>
          <w:sz w:val="24"/>
          <w:szCs w:val="24"/>
        </w:rPr>
        <w:t>,</w:t>
      </w:r>
      <w:r w:rsidR="00D90CA3">
        <w:rPr>
          <w:rFonts w:ascii="Times New Roman" w:hAnsi="Times New Roman" w:cs="Times New Roman"/>
          <w:sz w:val="24"/>
          <w:szCs w:val="24"/>
        </w:rPr>
        <w:t xml:space="preserve"> these actions </w:t>
      </w:r>
      <w:r w:rsidR="0069352C">
        <w:rPr>
          <w:rFonts w:ascii="Times New Roman" w:hAnsi="Times New Roman" w:cs="Times New Roman"/>
          <w:sz w:val="24"/>
          <w:szCs w:val="24"/>
        </w:rPr>
        <w:t xml:space="preserve">typically </w:t>
      </w:r>
      <w:r w:rsidR="00D90CA3">
        <w:rPr>
          <w:rFonts w:ascii="Times New Roman" w:hAnsi="Times New Roman" w:cs="Times New Roman"/>
          <w:sz w:val="24"/>
          <w:szCs w:val="24"/>
        </w:rPr>
        <w:t xml:space="preserve">reverberate </w:t>
      </w:r>
      <w:r w:rsidR="0069352C">
        <w:rPr>
          <w:rFonts w:ascii="Times New Roman" w:hAnsi="Times New Roman" w:cs="Times New Roman"/>
          <w:sz w:val="24"/>
          <w:szCs w:val="24"/>
        </w:rPr>
        <w:t xml:space="preserve">overnight </w:t>
      </w:r>
      <w:r w:rsidR="00D90CA3">
        <w:rPr>
          <w:rFonts w:ascii="Times New Roman" w:hAnsi="Times New Roman" w:cs="Times New Roman"/>
          <w:sz w:val="24"/>
          <w:szCs w:val="24"/>
        </w:rPr>
        <w:t>to other economies and stock markets around the world.</w:t>
      </w:r>
      <w:r w:rsidR="00ED698E">
        <w:rPr>
          <w:rFonts w:ascii="Times New Roman" w:hAnsi="Times New Roman" w:cs="Times New Roman"/>
          <w:sz w:val="24"/>
          <w:szCs w:val="24"/>
        </w:rPr>
        <w:t xml:space="preserve"> </w:t>
      </w:r>
    </w:p>
    <w:p w14:paraId="27B66FD0" w14:textId="262C76A4" w:rsidR="00A62100" w:rsidRPr="001B018D" w:rsidRDefault="0078573E"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On the other hand, </w:t>
      </w:r>
      <w:r w:rsidR="006A0CE6" w:rsidRPr="007F3819">
        <w:rPr>
          <w:rFonts w:ascii="Times New Roman" w:hAnsi="Times New Roman" w:cs="Times New Roman"/>
          <w:sz w:val="24"/>
          <w:szCs w:val="24"/>
        </w:rPr>
        <w:t xml:space="preserve">Roseth </w:t>
      </w:r>
      <w:r w:rsidR="006A0CE6" w:rsidRPr="007F3819">
        <w:rPr>
          <w:rFonts w:ascii="Times New Roman" w:hAnsi="Times New Roman" w:cs="Times New Roman"/>
          <w:i/>
          <w:sz w:val="24"/>
          <w:szCs w:val="24"/>
        </w:rPr>
        <w:t>et al.</w:t>
      </w:r>
      <w:r w:rsidR="006A0CE6" w:rsidRPr="007F3819">
        <w:rPr>
          <w:rFonts w:ascii="Times New Roman" w:hAnsi="Times New Roman" w:cs="Times New Roman"/>
          <w:sz w:val="24"/>
          <w:szCs w:val="24"/>
        </w:rPr>
        <w:t xml:space="preserve"> (2019) observe that inaccuracies in the measurement of the municipal population resulted in approximately US$92 million in mis-targeted government budget transfer in El Salvador between 2000 and 2007.</w:t>
      </w:r>
      <w:r w:rsidR="00F77C9F">
        <w:rPr>
          <w:rFonts w:ascii="Times New Roman" w:hAnsi="Times New Roman" w:cs="Times New Roman"/>
          <w:sz w:val="24"/>
          <w:szCs w:val="24"/>
        </w:rPr>
        <w:t xml:space="preserve"> </w:t>
      </w:r>
      <w:r w:rsidR="00A62100">
        <w:rPr>
          <w:rFonts w:ascii="Times New Roman" w:hAnsi="Times New Roman" w:cs="Times New Roman"/>
          <w:sz w:val="24"/>
          <w:szCs w:val="24"/>
        </w:rPr>
        <w:t xml:space="preserve">Weak statistical capacity </w:t>
      </w:r>
      <w:r w:rsidR="00F76CEB">
        <w:rPr>
          <w:rFonts w:ascii="Times New Roman" w:hAnsi="Times New Roman" w:cs="Times New Roman"/>
          <w:sz w:val="24"/>
          <w:szCs w:val="24"/>
        </w:rPr>
        <w:t>not only cause</w:t>
      </w:r>
      <w:r w:rsidR="008E1941">
        <w:rPr>
          <w:rFonts w:ascii="Times New Roman" w:hAnsi="Times New Roman" w:cs="Times New Roman"/>
          <w:sz w:val="24"/>
          <w:szCs w:val="24"/>
        </w:rPr>
        <w:t>s</w:t>
      </w:r>
      <w:r w:rsidR="00F76CEB">
        <w:rPr>
          <w:rFonts w:ascii="Times New Roman" w:hAnsi="Times New Roman" w:cs="Times New Roman"/>
          <w:sz w:val="24"/>
          <w:szCs w:val="24"/>
        </w:rPr>
        <w:t xml:space="preserve"> inefficiencies but could</w:t>
      </w:r>
      <w:r w:rsidR="00A62100">
        <w:rPr>
          <w:rFonts w:ascii="Times New Roman" w:hAnsi="Times New Roman" w:cs="Times New Roman"/>
          <w:sz w:val="24"/>
          <w:szCs w:val="24"/>
        </w:rPr>
        <w:t xml:space="preserve"> </w:t>
      </w:r>
      <w:r w:rsidR="00741506">
        <w:rPr>
          <w:rFonts w:ascii="Times New Roman" w:hAnsi="Times New Roman" w:cs="Times New Roman"/>
          <w:sz w:val="24"/>
          <w:szCs w:val="24"/>
        </w:rPr>
        <w:t xml:space="preserve">lead </w:t>
      </w:r>
      <w:r w:rsidR="00A62100">
        <w:rPr>
          <w:rFonts w:ascii="Times New Roman" w:hAnsi="Times New Roman" w:cs="Times New Roman"/>
          <w:sz w:val="24"/>
          <w:szCs w:val="24"/>
        </w:rPr>
        <w:t>to corruption</w:t>
      </w:r>
      <w:r w:rsidR="00F76CEB">
        <w:rPr>
          <w:rFonts w:ascii="Times New Roman" w:hAnsi="Times New Roman" w:cs="Times New Roman"/>
          <w:sz w:val="24"/>
          <w:szCs w:val="24"/>
        </w:rPr>
        <w:t xml:space="preserve"> and consequential damages to the economy</w:t>
      </w:r>
      <w:r w:rsidR="00A62100">
        <w:rPr>
          <w:rFonts w:ascii="Times New Roman" w:hAnsi="Times New Roman" w:cs="Times New Roman"/>
          <w:sz w:val="24"/>
          <w:szCs w:val="24"/>
        </w:rPr>
        <w:t xml:space="preserve">. A notable case </w:t>
      </w:r>
      <w:r w:rsidR="00F51DAE">
        <w:rPr>
          <w:rFonts w:ascii="Times New Roman" w:hAnsi="Times New Roman" w:cs="Times New Roman"/>
          <w:sz w:val="24"/>
          <w:szCs w:val="24"/>
        </w:rPr>
        <w:t>occurred</w:t>
      </w:r>
      <w:r w:rsidR="00A62100">
        <w:rPr>
          <w:rFonts w:ascii="Times New Roman" w:hAnsi="Times New Roman" w:cs="Times New Roman"/>
          <w:sz w:val="24"/>
          <w:szCs w:val="24"/>
        </w:rPr>
        <w:t xml:space="preserve"> when three state-backed Mozambican firms borrowed US$1.2 billion in government-guaranteed debt in 2013-2014—roughly 8 percent of the country’s GDP—without the parliament and the public’s knowledge. This lack of public debt transparency led to Mozambique facing severe restrictions </w:t>
      </w:r>
      <w:r w:rsidR="006E0DEA">
        <w:rPr>
          <w:rFonts w:ascii="Times New Roman" w:hAnsi="Times New Roman" w:cs="Times New Roman"/>
          <w:sz w:val="24"/>
          <w:szCs w:val="24"/>
        </w:rPr>
        <w:t>in</w:t>
      </w:r>
      <w:r w:rsidR="00A62100">
        <w:rPr>
          <w:rFonts w:ascii="Times New Roman" w:hAnsi="Times New Roman" w:cs="Times New Roman"/>
          <w:sz w:val="24"/>
          <w:szCs w:val="24"/>
        </w:rPr>
        <w:t xml:space="preserve"> the international credit market when these loans were revealed in 2016 (Economist, 2019; IMF, 2019). </w:t>
      </w:r>
      <w:r w:rsidR="00A62100" w:rsidRPr="003B4818">
        <w:rPr>
          <w:rFonts w:ascii="Times New Roman" w:hAnsi="Times New Roman" w:cs="Times New Roman"/>
          <w:sz w:val="24"/>
          <w:szCs w:val="24"/>
        </w:rPr>
        <w:t xml:space="preserve">More strikingly, a recent study estimates that, due to the incentive to overstate economic growth and a lack of checks and balances, autocratic regimes </w:t>
      </w:r>
      <w:r w:rsidR="00F77C9F">
        <w:rPr>
          <w:rFonts w:ascii="Times New Roman" w:hAnsi="Times New Roman" w:cs="Times New Roman"/>
          <w:sz w:val="24"/>
          <w:szCs w:val="24"/>
        </w:rPr>
        <w:t xml:space="preserve">could </w:t>
      </w:r>
      <w:r w:rsidR="00A62100" w:rsidRPr="003B4818">
        <w:rPr>
          <w:rFonts w:ascii="Times New Roman" w:hAnsi="Times New Roman" w:cs="Times New Roman"/>
          <w:sz w:val="24"/>
          <w:szCs w:val="24"/>
        </w:rPr>
        <w:t>overstate yearly GDP growth by 35 percent (Martinez, 2022).</w:t>
      </w:r>
      <w:r w:rsidR="001A42D9">
        <w:rPr>
          <w:rFonts w:ascii="Times New Roman" w:hAnsi="Times New Roman" w:cs="Times New Roman"/>
          <w:sz w:val="24"/>
          <w:szCs w:val="24"/>
        </w:rPr>
        <w:t xml:space="preserve"> </w:t>
      </w:r>
    </w:p>
    <w:p w14:paraId="44CF1410" w14:textId="370D7D9E" w:rsidR="00C926DA" w:rsidRDefault="00CF683E"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These examples allude to the fa</w:t>
      </w:r>
      <w:r w:rsidR="00192EF9">
        <w:rPr>
          <w:rFonts w:ascii="Times New Roman" w:hAnsi="Times New Roman" w:cs="Times New Roman"/>
          <w:sz w:val="24"/>
          <w:szCs w:val="24"/>
        </w:rPr>
        <w:t xml:space="preserve">ct that statistical capacity </w:t>
      </w:r>
      <w:r>
        <w:rPr>
          <w:rFonts w:ascii="Times New Roman" w:hAnsi="Times New Roman" w:cs="Times New Roman"/>
          <w:sz w:val="24"/>
          <w:szCs w:val="24"/>
        </w:rPr>
        <w:t>var</w:t>
      </w:r>
      <w:r w:rsidR="00192EF9">
        <w:rPr>
          <w:rFonts w:ascii="Times New Roman" w:hAnsi="Times New Roman" w:cs="Times New Roman"/>
          <w:sz w:val="24"/>
          <w:szCs w:val="24"/>
        </w:rPr>
        <w:t>ies</w:t>
      </w:r>
      <w:r>
        <w:rPr>
          <w:rFonts w:ascii="Times New Roman" w:hAnsi="Times New Roman" w:cs="Times New Roman"/>
          <w:sz w:val="24"/>
          <w:szCs w:val="24"/>
        </w:rPr>
        <w:t xml:space="preserve"> by country</w:t>
      </w:r>
      <w:r w:rsidR="004C6D91">
        <w:rPr>
          <w:rFonts w:ascii="Times New Roman" w:hAnsi="Times New Roman" w:cs="Times New Roman"/>
          <w:sz w:val="24"/>
          <w:szCs w:val="24"/>
        </w:rPr>
        <w:t xml:space="preserve"> characteristics</w:t>
      </w:r>
      <w:r w:rsidR="00192EF9">
        <w:rPr>
          <w:rFonts w:ascii="Times New Roman" w:hAnsi="Times New Roman" w:cs="Times New Roman"/>
          <w:sz w:val="24"/>
          <w:szCs w:val="24"/>
        </w:rPr>
        <w:t>, particularly</w:t>
      </w:r>
      <w:r w:rsidR="00741506">
        <w:rPr>
          <w:rFonts w:ascii="Times New Roman" w:hAnsi="Times New Roman" w:cs="Times New Roman"/>
          <w:sz w:val="24"/>
          <w:szCs w:val="24"/>
        </w:rPr>
        <w:t xml:space="preserve"> by</w:t>
      </w:r>
      <w:r w:rsidR="00192EF9">
        <w:rPr>
          <w:rFonts w:ascii="Times New Roman" w:hAnsi="Times New Roman" w:cs="Times New Roman"/>
          <w:sz w:val="24"/>
          <w:szCs w:val="24"/>
        </w:rPr>
        <w:t xml:space="preserve"> </w:t>
      </w:r>
      <w:r w:rsidR="00EB4822">
        <w:rPr>
          <w:rFonts w:ascii="Times New Roman" w:hAnsi="Times New Roman" w:cs="Times New Roman"/>
          <w:sz w:val="24"/>
          <w:szCs w:val="24"/>
        </w:rPr>
        <w:t xml:space="preserve">country </w:t>
      </w:r>
      <w:r>
        <w:rPr>
          <w:rFonts w:ascii="Times New Roman" w:hAnsi="Times New Roman" w:cs="Times New Roman"/>
          <w:sz w:val="24"/>
          <w:szCs w:val="24"/>
        </w:rPr>
        <w:t>income level</w:t>
      </w:r>
      <w:r w:rsidR="00EB4822">
        <w:rPr>
          <w:rFonts w:ascii="Times New Roman" w:hAnsi="Times New Roman" w:cs="Times New Roman"/>
          <w:sz w:val="24"/>
          <w:szCs w:val="24"/>
        </w:rPr>
        <w:t>s</w:t>
      </w:r>
      <w:r>
        <w:rPr>
          <w:rFonts w:ascii="Times New Roman" w:hAnsi="Times New Roman" w:cs="Times New Roman"/>
          <w:sz w:val="24"/>
          <w:szCs w:val="24"/>
        </w:rPr>
        <w:t xml:space="preserve">. </w:t>
      </w:r>
      <w:r w:rsidR="00F77C9F">
        <w:rPr>
          <w:rFonts w:ascii="Times New Roman" w:hAnsi="Times New Roman" w:cs="Times New Roman"/>
          <w:sz w:val="24"/>
          <w:szCs w:val="24"/>
        </w:rPr>
        <w:t>Specifically</w:t>
      </w:r>
      <w:r>
        <w:rPr>
          <w:rFonts w:ascii="Times New Roman" w:hAnsi="Times New Roman" w:cs="Times New Roman"/>
          <w:sz w:val="24"/>
          <w:szCs w:val="24"/>
        </w:rPr>
        <w:t xml:space="preserve">, </w:t>
      </w:r>
      <w:r w:rsidR="00F418AB" w:rsidRPr="00F418AB">
        <w:rPr>
          <w:rFonts w:ascii="Times New Roman" w:hAnsi="Times New Roman" w:cs="Times New Roman"/>
          <w:sz w:val="24"/>
          <w:szCs w:val="24"/>
        </w:rPr>
        <w:t>using the World Bank’s</w:t>
      </w:r>
      <w:r w:rsidR="00BC6183">
        <w:rPr>
          <w:rFonts w:ascii="Times New Roman" w:hAnsi="Times New Roman" w:cs="Times New Roman"/>
          <w:sz w:val="24"/>
          <w:szCs w:val="24"/>
        </w:rPr>
        <w:t xml:space="preserve"> poverty</w:t>
      </w:r>
      <w:r w:rsidR="00F418AB" w:rsidRPr="00F418AB">
        <w:rPr>
          <w:rFonts w:ascii="Times New Roman" w:hAnsi="Times New Roman" w:cs="Times New Roman"/>
          <w:sz w:val="24"/>
          <w:szCs w:val="24"/>
        </w:rPr>
        <w:t xml:space="preserve"> database, </w:t>
      </w:r>
      <w:r w:rsidR="00C256FA">
        <w:rPr>
          <w:rFonts w:ascii="Times New Roman" w:hAnsi="Times New Roman" w:cs="Times New Roman"/>
          <w:sz w:val="24"/>
          <w:szCs w:val="24"/>
        </w:rPr>
        <w:t xml:space="preserve">we plot </w:t>
      </w:r>
      <w:r w:rsidR="00F418AB" w:rsidRPr="00F418AB">
        <w:rPr>
          <w:rFonts w:ascii="Times New Roman" w:hAnsi="Times New Roman" w:cs="Times New Roman"/>
          <w:sz w:val="24"/>
          <w:szCs w:val="24"/>
        </w:rPr>
        <w:t>the number of poverty estimates against a country’s income (consumption) level (as measured in household survey</w:t>
      </w:r>
      <w:r w:rsidR="007C0049">
        <w:rPr>
          <w:rFonts w:ascii="Times New Roman" w:hAnsi="Times New Roman" w:cs="Times New Roman"/>
          <w:sz w:val="24"/>
          <w:szCs w:val="24"/>
        </w:rPr>
        <w:t>s</w:t>
      </w:r>
      <w:r w:rsidR="00F418AB" w:rsidRPr="00F418AB">
        <w:rPr>
          <w:rFonts w:ascii="Times New Roman" w:hAnsi="Times New Roman" w:cs="Times New Roman"/>
          <w:sz w:val="24"/>
          <w:szCs w:val="24"/>
        </w:rPr>
        <w:t>) over the past 40 years</w:t>
      </w:r>
      <w:r w:rsidR="002D2DDD">
        <w:rPr>
          <w:rFonts w:ascii="Times New Roman" w:hAnsi="Times New Roman" w:cs="Times New Roman"/>
          <w:sz w:val="24"/>
          <w:szCs w:val="24"/>
        </w:rPr>
        <w:t xml:space="preserve"> in Figure </w:t>
      </w:r>
      <w:r w:rsidR="002D2DDD" w:rsidRPr="00F418AB">
        <w:rPr>
          <w:rFonts w:ascii="Times New Roman" w:hAnsi="Times New Roman" w:cs="Times New Roman"/>
          <w:sz w:val="24"/>
          <w:szCs w:val="24"/>
        </w:rPr>
        <w:t>1</w:t>
      </w:r>
      <w:r w:rsidR="00F418AB" w:rsidRPr="00F418AB">
        <w:rPr>
          <w:rFonts w:ascii="Times New Roman" w:hAnsi="Times New Roman" w:cs="Times New Roman"/>
          <w:sz w:val="24"/>
          <w:szCs w:val="24"/>
        </w:rPr>
        <w:t xml:space="preserve">. The fitted line for the regression of these data points on country income is positive and strongly statistically significant, suggesting that countries with higher incomes more frequently implement household surveys. Indeed, a 10 percent increase in a country’s </w:t>
      </w:r>
      <w:r w:rsidR="00CB569F">
        <w:rPr>
          <w:rFonts w:ascii="Times New Roman" w:hAnsi="Times New Roman" w:cs="Times New Roman"/>
          <w:sz w:val="24"/>
          <w:szCs w:val="24"/>
        </w:rPr>
        <w:t>average</w:t>
      </w:r>
      <w:r w:rsidR="00CB569F" w:rsidRPr="00F418AB">
        <w:rPr>
          <w:rFonts w:ascii="Times New Roman" w:hAnsi="Times New Roman" w:cs="Times New Roman"/>
          <w:sz w:val="24"/>
          <w:szCs w:val="24"/>
        </w:rPr>
        <w:t xml:space="preserve"> </w:t>
      </w:r>
      <w:r w:rsidR="00CB569F">
        <w:rPr>
          <w:rFonts w:ascii="Times New Roman" w:hAnsi="Times New Roman" w:cs="Times New Roman"/>
          <w:sz w:val="24"/>
          <w:szCs w:val="24"/>
        </w:rPr>
        <w:t>income</w:t>
      </w:r>
      <w:r w:rsidR="00CB569F" w:rsidRPr="00F418AB">
        <w:rPr>
          <w:rFonts w:ascii="Times New Roman" w:hAnsi="Times New Roman" w:cs="Times New Roman"/>
          <w:sz w:val="24"/>
          <w:szCs w:val="24"/>
        </w:rPr>
        <w:t xml:space="preserve"> </w:t>
      </w:r>
      <w:r w:rsidR="00F418AB" w:rsidRPr="00F418AB">
        <w:rPr>
          <w:rFonts w:ascii="Times New Roman" w:hAnsi="Times New Roman" w:cs="Times New Roman"/>
          <w:sz w:val="24"/>
          <w:szCs w:val="24"/>
        </w:rPr>
        <w:t xml:space="preserve">is associated with almost </w:t>
      </w:r>
      <w:r w:rsidR="001666AB">
        <w:rPr>
          <w:rFonts w:ascii="Times New Roman" w:hAnsi="Times New Roman" w:cs="Times New Roman"/>
          <w:sz w:val="24"/>
          <w:szCs w:val="24"/>
        </w:rPr>
        <w:t>two-thirds</w:t>
      </w:r>
      <w:r w:rsidR="00F418AB" w:rsidRPr="00F418AB">
        <w:rPr>
          <w:rFonts w:ascii="Times New Roman" w:hAnsi="Times New Roman" w:cs="Times New Roman"/>
          <w:sz w:val="24"/>
          <w:szCs w:val="24"/>
        </w:rPr>
        <w:t xml:space="preserve"> (i.e., 0.</w:t>
      </w:r>
      <w:r w:rsidR="001666AB">
        <w:rPr>
          <w:rFonts w:ascii="Times New Roman" w:hAnsi="Times New Roman" w:cs="Times New Roman"/>
          <w:sz w:val="24"/>
          <w:szCs w:val="24"/>
        </w:rPr>
        <w:t>6</w:t>
      </w:r>
      <w:r w:rsidR="00D654B7">
        <w:rPr>
          <w:rFonts w:ascii="Times New Roman" w:hAnsi="Times New Roman" w:cs="Times New Roman"/>
          <w:sz w:val="24"/>
          <w:szCs w:val="24"/>
        </w:rPr>
        <w:t>7</w:t>
      </w:r>
      <w:r w:rsidR="00F418AB" w:rsidRPr="00F418AB">
        <w:rPr>
          <w:rFonts w:ascii="Times New Roman" w:hAnsi="Times New Roman" w:cs="Times New Roman"/>
          <w:sz w:val="24"/>
          <w:szCs w:val="24"/>
        </w:rPr>
        <w:t xml:space="preserve">) </w:t>
      </w:r>
      <w:r w:rsidR="00E105B7">
        <w:rPr>
          <w:rFonts w:ascii="Times New Roman" w:hAnsi="Times New Roman" w:cs="Times New Roman"/>
          <w:sz w:val="24"/>
          <w:szCs w:val="24"/>
        </w:rPr>
        <w:t>as many</w:t>
      </w:r>
      <w:r w:rsidR="00F418AB" w:rsidRPr="00F418AB">
        <w:rPr>
          <w:rFonts w:ascii="Times New Roman" w:hAnsi="Times New Roman" w:cs="Times New Roman"/>
          <w:sz w:val="24"/>
          <w:szCs w:val="24"/>
        </w:rPr>
        <w:t xml:space="preserve"> surveys. </w:t>
      </w:r>
      <w:r w:rsidR="00F418AB">
        <w:rPr>
          <w:rFonts w:ascii="Times New Roman" w:hAnsi="Times New Roman" w:cs="Times New Roman"/>
          <w:sz w:val="24"/>
          <w:szCs w:val="24"/>
        </w:rPr>
        <w:t xml:space="preserve">This gap of survey data is consistent with the </w:t>
      </w:r>
      <w:r w:rsidR="00276B7E">
        <w:rPr>
          <w:rFonts w:ascii="Times New Roman" w:hAnsi="Times New Roman" w:cs="Times New Roman"/>
          <w:sz w:val="24"/>
          <w:szCs w:val="24"/>
        </w:rPr>
        <w:t>observation</w:t>
      </w:r>
      <w:r w:rsidR="00F418AB">
        <w:rPr>
          <w:rFonts w:ascii="Times New Roman" w:hAnsi="Times New Roman" w:cs="Times New Roman"/>
          <w:sz w:val="24"/>
          <w:szCs w:val="24"/>
        </w:rPr>
        <w:t xml:space="preserve"> that poorer countries</w:t>
      </w:r>
      <w:r w:rsidR="002F3354">
        <w:rPr>
          <w:rFonts w:ascii="Times New Roman" w:hAnsi="Times New Roman" w:cs="Times New Roman"/>
          <w:sz w:val="24"/>
          <w:szCs w:val="24"/>
        </w:rPr>
        <w:t>, especially in Sub-Saharan Africa,</w:t>
      </w:r>
      <w:r w:rsidR="00F418AB">
        <w:rPr>
          <w:rFonts w:ascii="Times New Roman" w:hAnsi="Times New Roman" w:cs="Times New Roman"/>
          <w:sz w:val="24"/>
          <w:szCs w:val="24"/>
        </w:rPr>
        <w:t xml:space="preserve"> </w:t>
      </w:r>
      <w:r w:rsidR="00F418AB" w:rsidRPr="001B12FE">
        <w:rPr>
          <w:rFonts w:ascii="Times New Roman" w:hAnsi="Times New Roman" w:cs="Times New Roman"/>
          <w:sz w:val="24"/>
          <w:szCs w:val="24"/>
        </w:rPr>
        <w:t>tend to have weaker statistical capacity (Devarajan, 2013; Jerven, 2013</w:t>
      </w:r>
      <w:r w:rsidR="001B12FE" w:rsidRPr="001B12FE">
        <w:rPr>
          <w:rFonts w:ascii="Times New Roman" w:hAnsi="Times New Roman" w:cs="Times New Roman"/>
          <w:sz w:val="24"/>
          <w:szCs w:val="24"/>
        </w:rPr>
        <w:t xml:space="preserve">; </w:t>
      </w:r>
      <w:r w:rsidR="002F3354">
        <w:rPr>
          <w:rFonts w:ascii="Times New Roman" w:hAnsi="Times New Roman" w:cs="Times New Roman"/>
          <w:color w:val="404040" w:themeColor="text1" w:themeTint="BF"/>
          <w:sz w:val="24"/>
          <w:szCs w:val="24"/>
        </w:rPr>
        <w:t>Sandefur and Glassman</w:t>
      </w:r>
      <w:r w:rsidR="001B12FE" w:rsidRPr="001B12FE">
        <w:rPr>
          <w:rFonts w:ascii="Times New Roman" w:hAnsi="Times New Roman" w:cs="Times New Roman"/>
          <w:color w:val="404040" w:themeColor="text1" w:themeTint="BF"/>
          <w:sz w:val="24"/>
          <w:szCs w:val="24"/>
        </w:rPr>
        <w:t>, 2015</w:t>
      </w:r>
      <w:r w:rsidR="00936637">
        <w:rPr>
          <w:rFonts w:ascii="Times New Roman" w:hAnsi="Times New Roman" w:cs="Times New Roman"/>
          <w:color w:val="404040" w:themeColor="text1" w:themeTint="BF"/>
          <w:sz w:val="24"/>
          <w:szCs w:val="24"/>
        </w:rPr>
        <w:t xml:space="preserve">; </w:t>
      </w:r>
      <w:r w:rsidR="00936637" w:rsidRPr="00657BD7">
        <w:rPr>
          <w:rFonts w:ascii="Times New Roman" w:hAnsi="Times New Roman" w:cs="Times New Roman"/>
          <w:color w:val="222222"/>
          <w:sz w:val="24"/>
          <w:szCs w:val="24"/>
          <w:shd w:val="clear" w:color="auto" w:fill="FFFFFF"/>
        </w:rPr>
        <w:t>Dargent</w:t>
      </w:r>
      <w:r w:rsidR="00936637">
        <w:rPr>
          <w:rFonts w:ascii="Times New Roman" w:hAnsi="Times New Roman" w:cs="Times New Roman"/>
          <w:color w:val="222222"/>
          <w:sz w:val="24"/>
          <w:szCs w:val="24"/>
          <w:shd w:val="clear" w:color="auto" w:fill="FFFFFF"/>
        </w:rPr>
        <w:t xml:space="preserve"> </w:t>
      </w:r>
      <w:r w:rsidR="00936637" w:rsidRPr="00936637">
        <w:rPr>
          <w:rFonts w:ascii="Times New Roman" w:hAnsi="Times New Roman" w:cs="Times New Roman"/>
          <w:i/>
          <w:color w:val="222222"/>
          <w:sz w:val="24"/>
          <w:szCs w:val="24"/>
          <w:shd w:val="clear" w:color="auto" w:fill="FFFFFF"/>
        </w:rPr>
        <w:t>et al.</w:t>
      </w:r>
      <w:r w:rsidR="00936637">
        <w:rPr>
          <w:rFonts w:ascii="Times New Roman" w:hAnsi="Times New Roman" w:cs="Times New Roman"/>
          <w:color w:val="222222"/>
          <w:sz w:val="24"/>
          <w:szCs w:val="24"/>
          <w:shd w:val="clear" w:color="auto" w:fill="FFFFFF"/>
        </w:rPr>
        <w:t>, 2018</w:t>
      </w:r>
      <w:r w:rsidR="00F418AB" w:rsidRPr="001B12FE">
        <w:rPr>
          <w:rFonts w:ascii="Times New Roman" w:hAnsi="Times New Roman" w:cs="Times New Roman"/>
          <w:sz w:val="24"/>
          <w:szCs w:val="24"/>
        </w:rPr>
        <w:t>).</w:t>
      </w:r>
    </w:p>
    <w:p w14:paraId="69A9CA29" w14:textId="28F2D11D" w:rsidR="00B04681" w:rsidRDefault="00EF2683" w:rsidP="001F2D61">
      <w:pPr>
        <w:spacing w:after="0" w:line="360" w:lineRule="auto"/>
        <w:ind w:firstLine="360"/>
        <w:jc w:val="both"/>
        <w:rPr>
          <w:rFonts w:ascii="Times New Roman" w:eastAsia="Times New Roman" w:hAnsi="Times New Roman" w:cs="Times New Roman"/>
          <w:sz w:val="24"/>
          <w:szCs w:val="24"/>
        </w:rPr>
      </w:pPr>
      <w:r>
        <w:rPr>
          <w:rFonts w:ascii="Times New Roman" w:hAnsi="Times New Roman" w:cs="Times New Roman"/>
          <w:sz w:val="24"/>
          <w:szCs w:val="24"/>
        </w:rPr>
        <w:t>T</w:t>
      </w:r>
      <w:r w:rsidR="001B12FE">
        <w:rPr>
          <w:rFonts w:ascii="Times New Roman" w:hAnsi="Times New Roman" w:cs="Times New Roman"/>
          <w:sz w:val="24"/>
          <w:szCs w:val="24"/>
        </w:rPr>
        <w:t xml:space="preserve">he international community has </w:t>
      </w:r>
      <w:r w:rsidR="00A30783">
        <w:rPr>
          <w:rFonts w:ascii="Times New Roman" w:hAnsi="Times New Roman" w:cs="Times New Roman"/>
          <w:sz w:val="24"/>
          <w:szCs w:val="24"/>
        </w:rPr>
        <w:t xml:space="preserve">long </w:t>
      </w:r>
      <w:r w:rsidR="001B12FE">
        <w:rPr>
          <w:rFonts w:ascii="Times New Roman" w:hAnsi="Times New Roman" w:cs="Times New Roman"/>
          <w:sz w:val="24"/>
          <w:szCs w:val="24"/>
        </w:rPr>
        <w:t>placed much attention on a</w:t>
      </w:r>
      <w:r w:rsidR="001B12FE" w:rsidRPr="00775E38">
        <w:rPr>
          <w:rFonts w:ascii="Times New Roman" w:hAnsi="Times New Roman" w:cs="Times New Roman"/>
          <w:sz w:val="24"/>
          <w:szCs w:val="24"/>
        </w:rPr>
        <w:t>ssessing and improving</w:t>
      </w:r>
      <w:r w:rsidR="001B12FE">
        <w:rPr>
          <w:rFonts w:ascii="Times New Roman" w:hAnsi="Times New Roman" w:cs="Times New Roman"/>
          <w:sz w:val="24"/>
          <w:szCs w:val="24"/>
        </w:rPr>
        <w:t xml:space="preserve"> country statistical capacity</w:t>
      </w:r>
      <w:r w:rsidR="00FE1B86">
        <w:rPr>
          <w:rFonts w:ascii="Times New Roman" w:hAnsi="Times New Roman" w:cs="Times New Roman"/>
          <w:sz w:val="24"/>
          <w:szCs w:val="24"/>
        </w:rPr>
        <w:t>—p</w:t>
      </w:r>
      <w:r w:rsidR="001B12FE">
        <w:rPr>
          <w:rFonts w:ascii="Times New Roman" w:hAnsi="Times New Roman" w:cs="Times New Roman"/>
          <w:sz w:val="24"/>
          <w:szCs w:val="24"/>
        </w:rPr>
        <w:t xml:space="preserve">articularly </w:t>
      </w:r>
      <w:r w:rsidR="001B12FE" w:rsidRPr="00DD7B9D">
        <w:rPr>
          <w:rFonts w:ascii="Times New Roman" w:hAnsi="Times New Roman" w:cs="Times New Roman"/>
          <w:sz w:val="24"/>
          <w:szCs w:val="24"/>
        </w:rPr>
        <w:t xml:space="preserve">for </w:t>
      </w:r>
      <w:r w:rsidR="001B12FE">
        <w:rPr>
          <w:rFonts w:ascii="Times New Roman" w:hAnsi="Times New Roman" w:cs="Times New Roman"/>
          <w:sz w:val="24"/>
          <w:szCs w:val="24"/>
        </w:rPr>
        <w:t>(</w:t>
      </w:r>
      <w:r w:rsidR="001B12FE" w:rsidRPr="00DD7B9D">
        <w:rPr>
          <w:rFonts w:ascii="Times New Roman" w:hAnsi="Times New Roman" w:cs="Times New Roman"/>
          <w:sz w:val="24"/>
          <w:szCs w:val="24"/>
        </w:rPr>
        <w:t>poorer</w:t>
      </w:r>
      <w:r w:rsidR="001B12FE">
        <w:rPr>
          <w:rFonts w:ascii="Times New Roman" w:hAnsi="Times New Roman" w:cs="Times New Roman"/>
          <w:sz w:val="24"/>
          <w:szCs w:val="24"/>
        </w:rPr>
        <w:t>)</w:t>
      </w:r>
      <w:r w:rsidR="001B12FE" w:rsidRPr="00DD7B9D">
        <w:rPr>
          <w:rFonts w:ascii="Times New Roman" w:hAnsi="Times New Roman" w:cs="Times New Roman"/>
          <w:sz w:val="24"/>
          <w:szCs w:val="24"/>
        </w:rPr>
        <w:t xml:space="preserve"> countries</w:t>
      </w:r>
      <w:r w:rsidR="001B12FE">
        <w:rPr>
          <w:rFonts w:ascii="Times New Roman" w:hAnsi="Times New Roman" w:cs="Times New Roman"/>
          <w:sz w:val="24"/>
          <w:szCs w:val="24"/>
        </w:rPr>
        <w:t xml:space="preserve"> with weaker capacity</w:t>
      </w:r>
      <w:r w:rsidR="00276B7E">
        <w:rPr>
          <w:rFonts w:ascii="Times New Roman" w:hAnsi="Times New Roman" w:cs="Times New Roman"/>
          <w:sz w:val="24"/>
          <w:szCs w:val="24"/>
        </w:rPr>
        <w:t>—to better guide international support</w:t>
      </w:r>
      <w:r w:rsidR="001B12FE">
        <w:rPr>
          <w:rFonts w:ascii="Times New Roman" w:hAnsi="Times New Roman" w:cs="Times New Roman"/>
          <w:sz w:val="24"/>
          <w:szCs w:val="24"/>
        </w:rPr>
        <w:t>.</w:t>
      </w:r>
      <w:r w:rsidR="00A30783">
        <w:rPr>
          <w:rFonts w:ascii="Times New Roman" w:hAnsi="Times New Roman" w:cs="Times New Roman"/>
          <w:sz w:val="24"/>
          <w:szCs w:val="24"/>
        </w:rPr>
        <w:t xml:space="preserve"> </w:t>
      </w:r>
      <w:r w:rsidR="00D9509B" w:rsidRPr="000725A3">
        <w:rPr>
          <w:rFonts w:ascii="Times New Roman" w:eastAsia="Times New Roman" w:hAnsi="Times New Roman" w:cs="Times New Roman"/>
          <w:sz w:val="24"/>
          <w:szCs w:val="24"/>
        </w:rPr>
        <w:t>The</w:t>
      </w:r>
      <w:r w:rsidR="00D9509B">
        <w:rPr>
          <w:rFonts w:ascii="Times New Roman" w:eastAsia="Times New Roman" w:hAnsi="Times New Roman" w:cs="Times New Roman"/>
          <w:sz w:val="24"/>
          <w:szCs w:val="24"/>
        </w:rPr>
        <w:t xml:space="preserve"> Statistical Capacity Index (SCI)</w:t>
      </w:r>
      <w:r w:rsidR="00D9509B" w:rsidRPr="000725A3">
        <w:rPr>
          <w:rFonts w:ascii="Times New Roman" w:eastAsia="Times New Roman" w:hAnsi="Times New Roman" w:cs="Times New Roman"/>
          <w:sz w:val="24"/>
          <w:szCs w:val="24"/>
        </w:rPr>
        <w:t xml:space="preserve"> </w:t>
      </w:r>
      <w:r w:rsidR="002D2DDD">
        <w:rPr>
          <w:rFonts w:ascii="Times New Roman" w:eastAsia="Times New Roman" w:hAnsi="Times New Roman" w:cs="Times New Roman"/>
          <w:sz w:val="24"/>
          <w:szCs w:val="24"/>
        </w:rPr>
        <w:t>wa</w:t>
      </w:r>
      <w:r w:rsidR="00D9509B" w:rsidRPr="000725A3">
        <w:rPr>
          <w:rFonts w:ascii="Times New Roman" w:eastAsia="Times New Roman" w:hAnsi="Times New Roman" w:cs="Times New Roman"/>
          <w:sz w:val="24"/>
          <w:szCs w:val="24"/>
        </w:rPr>
        <w:t xml:space="preserve">s </w:t>
      </w:r>
      <w:r w:rsidR="00D9509B">
        <w:rPr>
          <w:rFonts w:ascii="Times New Roman" w:eastAsia="Times New Roman" w:hAnsi="Times New Roman" w:cs="Times New Roman"/>
          <w:sz w:val="24"/>
          <w:szCs w:val="24"/>
        </w:rPr>
        <w:t>a</w:t>
      </w:r>
      <w:r w:rsidR="00D9509B" w:rsidRPr="000725A3">
        <w:rPr>
          <w:rFonts w:ascii="Times New Roman" w:eastAsia="Times New Roman" w:hAnsi="Times New Roman" w:cs="Times New Roman"/>
          <w:sz w:val="24"/>
          <w:szCs w:val="24"/>
        </w:rPr>
        <w:t xml:space="preserve"> tool</w:t>
      </w:r>
      <w:r w:rsidR="00D9509B">
        <w:rPr>
          <w:rFonts w:ascii="Times New Roman" w:eastAsia="Times New Roman" w:hAnsi="Times New Roman" w:cs="Times New Roman"/>
          <w:sz w:val="24"/>
          <w:szCs w:val="24"/>
        </w:rPr>
        <w:t xml:space="preserve"> </w:t>
      </w:r>
      <w:r w:rsidR="00D9509B" w:rsidRPr="000725A3">
        <w:rPr>
          <w:rFonts w:ascii="Times New Roman" w:eastAsia="Times New Roman" w:hAnsi="Times New Roman" w:cs="Times New Roman"/>
          <w:sz w:val="24"/>
          <w:szCs w:val="24"/>
        </w:rPr>
        <w:t>developed</w:t>
      </w:r>
      <w:r w:rsidR="00D9509B">
        <w:rPr>
          <w:rFonts w:ascii="Times New Roman" w:eastAsia="Times New Roman" w:hAnsi="Times New Roman" w:cs="Times New Roman"/>
          <w:sz w:val="24"/>
          <w:szCs w:val="24"/>
        </w:rPr>
        <w:t xml:space="preserve"> by the World Bank</w:t>
      </w:r>
      <w:r w:rsidR="00D9509B" w:rsidRPr="000725A3">
        <w:rPr>
          <w:rFonts w:ascii="Times New Roman" w:eastAsia="Times New Roman" w:hAnsi="Times New Roman" w:cs="Times New Roman"/>
          <w:sz w:val="24"/>
          <w:szCs w:val="24"/>
        </w:rPr>
        <w:t xml:space="preserve"> </w:t>
      </w:r>
      <w:r w:rsidR="00D9509B">
        <w:rPr>
          <w:rFonts w:ascii="Times New Roman" w:eastAsia="Times New Roman" w:hAnsi="Times New Roman" w:cs="Times New Roman"/>
          <w:sz w:val="24"/>
          <w:szCs w:val="24"/>
        </w:rPr>
        <w:t xml:space="preserve">in 2004 </w:t>
      </w:r>
      <w:r w:rsidR="00D9509B" w:rsidRPr="000725A3">
        <w:rPr>
          <w:rFonts w:ascii="Times New Roman" w:eastAsia="Times New Roman" w:hAnsi="Times New Roman" w:cs="Times New Roman"/>
          <w:sz w:val="24"/>
          <w:szCs w:val="24"/>
        </w:rPr>
        <w:t xml:space="preserve">to </w:t>
      </w:r>
      <w:r w:rsidR="00D9509B">
        <w:rPr>
          <w:rFonts w:ascii="Times New Roman" w:eastAsia="Times New Roman" w:hAnsi="Times New Roman" w:cs="Times New Roman"/>
          <w:sz w:val="24"/>
          <w:szCs w:val="24"/>
        </w:rPr>
        <w:t>assess</w:t>
      </w:r>
      <w:r w:rsidR="00D9509B" w:rsidRPr="000725A3">
        <w:rPr>
          <w:rFonts w:ascii="Times New Roman" w:eastAsia="Times New Roman" w:hAnsi="Times New Roman" w:cs="Times New Roman"/>
          <w:sz w:val="24"/>
          <w:szCs w:val="24"/>
        </w:rPr>
        <w:t xml:space="preserve"> </w:t>
      </w:r>
      <w:r w:rsidR="00492F15">
        <w:rPr>
          <w:rFonts w:ascii="Times New Roman" w:eastAsia="Times New Roman" w:hAnsi="Times New Roman" w:cs="Times New Roman"/>
          <w:sz w:val="24"/>
          <w:szCs w:val="24"/>
        </w:rPr>
        <w:t xml:space="preserve">global </w:t>
      </w:r>
      <w:r w:rsidR="00D9509B">
        <w:rPr>
          <w:rFonts w:ascii="Times New Roman" w:eastAsia="Times New Roman" w:hAnsi="Times New Roman" w:cs="Times New Roman"/>
          <w:sz w:val="24"/>
          <w:szCs w:val="24"/>
        </w:rPr>
        <w:t xml:space="preserve">improvements in </w:t>
      </w:r>
      <w:r w:rsidR="00D9509B" w:rsidRPr="000725A3">
        <w:rPr>
          <w:rFonts w:ascii="Times New Roman" w:eastAsia="Times New Roman" w:hAnsi="Times New Roman" w:cs="Times New Roman"/>
          <w:sz w:val="24"/>
          <w:szCs w:val="24"/>
        </w:rPr>
        <w:t>countr</w:t>
      </w:r>
      <w:r w:rsidR="00FE1B86">
        <w:rPr>
          <w:rFonts w:ascii="Times New Roman" w:eastAsia="Times New Roman" w:hAnsi="Times New Roman" w:cs="Times New Roman"/>
          <w:sz w:val="24"/>
          <w:szCs w:val="24"/>
        </w:rPr>
        <w:t>y</w:t>
      </w:r>
      <w:r w:rsidR="00D9509B" w:rsidRPr="000725A3">
        <w:rPr>
          <w:rFonts w:ascii="Times New Roman" w:eastAsia="Times New Roman" w:hAnsi="Times New Roman" w:cs="Times New Roman"/>
          <w:sz w:val="24"/>
          <w:szCs w:val="24"/>
        </w:rPr>
        <w:t xml:space="preserve"> statistical capacity</w:t>
      </w:r>
      <w:r w:rsidR="00D9509B">
        <w:rPr>
          <w:rFonts w:ascii="Times New Roman" w:eastAsia="Times New Roman" w:hAnsi="Times New Roman" w:cs="Times New Roman"/>
          <w:sz w:val="24"/>
          <w:szCs w:val="24"/>
        </w:rPr>
        <w:t xml:space="preserve"> (World Bank, </w:t>
      </w:r>
      <w:r w:rsidR="00FE1B86">
        <w:rPr>
          <w:rFonts w:ascii="Times New Roman" w:eastAsia="Times New Roman" w:hAnsi="Times New Roman" w:cs="Times New Roman"/>
          <w:sz w:val="24"/>
          <w:szCs w:val="24"/>
        </w:rPr>
        <w:t>2020</w:t>
      </w:r>
      <w:r w:rsidR="00D9509B">
        <w:rPr>
          <w:rFonts w:ascii="Times New Roman" w:eastAsia="Times New Roman" w:hAnsi="Times New Roman" w:cs="Times New Roman"/>
          <w:sz w:val="24"/>
          <w:szCs w:val="24"/>
        </w:rPr>
        <w:t>).</w:t>
      </w:r>
      <w:r w:rsidR="0079393E">
        <w:rPr>
          <w:rFonts w:ascii="Times New Roman" w:eastAsia="Times New Roman" w:hAnsi="Times New Roman" w:cs="Times New Roman"/>
          <w:sz w:val="24"/>
          <w:szCs w:val="24"/>
        </w:rPr>
        <w:t xml:space="preserve"> Most recently, it was replaced by the </w:t>
      </w:r>
      <w:r w:rsidR="0080557C">
        <w:rPr>
          <w:rFonts w:ascii="Times New Roman" w:hAnsi="Times New Roman" w:cs="Times New Roman"/>
          <w:sz w:val="24"/>
          <w:szCs w:val="24"/>
        </w:rPr>
        <w:t>Statistical Performance Indicators and Index (SPI)</w:t>
      </w:r>
      <w:r w:rsidR="00F90D5C">
        <w:rPr>
          <w:rFonts w:ascii="Times New Roman" w:eastAsia="Times New Roman" w:hAnsi="Times New Roman" w:cs="Times New Roman"/>
          <w:sz w:val="24"/>
          <w:szCs w:val="24"/>
        </w:rPr>
        <w:t xml:space="preserve">, which offers </w:t>
      </w:r>
      <w:r w:rsidR="002D2DDD">
        <w:rPr>
          <w:rFonts w:ascii="Times New Roman" w:eastAsia="Times New Roman" w:hAnsi="Times New Roman" w:cs="Times New Roman"/>
          <w:sz w:val="24"/>
          <w:szCs w:val="24"/>
        </w:rPr>
        <w:t xml:space="preserve">a </w:t>
      </w:r>
      <w:r w:rsidR="00F7293D">
        <w:rPr>
          <w:rFonts w:ascii="Times New Roman" w:eastAsia="Times New Roman" w:hAnsi="Times New Roman" w:cs="Times New Roman"/>
          <w:sz w:val="24"/>
          <w:szCs w:val="24"/>
        </w:rPr>
        <w:t>clearer conceptual framework and broader country coverage</w:t>
      </w:r>
      <w:r w:rsidR="0080557C">
        <w:rPr>
          <w:rFonts w:ascii="Times New Roman" w:eastAsia="Times New Roman" w:hAnsi="Times New Roman" w:cs="Times New Roman"/>
          <w:sz w:val="24"/>
          <w:szCs w:val="24"/>
        </w:rPr>
        <w:t xml:space="preserve"> (Dang </w:t>
      </w:r>
      <w:r w:rsidR="0080557C" w:rsidRPr="007F3819">
        <w:rPr>
          <w:rFonts w:ascii="Times New Roman" w:eastAsia="Times New Roman" w:hAnsi="Times New Roman" w:cs="Times New Roman"/>
          <w:i/>
          <w:iCs/>
          <w:sz w:val="24"/>
          <w:szCs w:val="24"/>
        </w:rPr>
        <w:t>et al.</w:t>
      </w:r>
      <w:r w:rsidR="0080557C">
        <w:rPr>
          <w:rFonts w:ascii="Times New Roman" w:eastAsia="Times New Roman" w:hAnsi="Times New Roman" w:cs="Times New Roman"/>
          <w:sz w:val="24"/>
          <w:szCs w:val="24"/>
        </w:rPr>
        <w:t>, 2023)</w:t>
      </w:r>
      <w:r w:rsidR="00A42D88">
        <w:rPr>
          <w:rFonts w:ascii="Times New Roman" w:eastAsia="Times New Roman" w:hAnsi="Times New Roman" w:cs="Times New Roman"/>
          <w:sz w:val="24"/>
          <w:szCs w:val="24"/>
        </w:rPr>
        <w:t xml:space="preserve">. </w:t>
      </w:r>
      <w:r w:rsidR="002B234D">
        <w:rPr>
          <w:rFonts w:ascii="Times New Roman" w:eastAsia="Times New Roman" w:hAnsi="Times New Roman" w:cs="Times New Roman"/>
          <w:sz w:val="24"/>
          <w:szCs w:val="24"/>
        </w:rPr>
        <w:t xml:space="preserve">Other </w:t>
      </w:r>
      <w:r w:rsidR="00492F15">
        <w:rPr>
          <w:rFonts w:ascii="Times New Roman" w:eastAsia="Times New Roman" w:hAnsi="Times New Roman" w:cs="Times New Roman"/>
          <w:sz w:val="24"/>
          <w:szCs w:val="24"/>
        </w:rPr>
        <w:t xml:space="preserve">global assessment </w:t>
      </w:r>
      <w:r w:rsidR="002B234D">
        <w:rPr>
          <w:rFonts w:ascii="Times New Roman" w:eastAsia="Times New Roman" w:hAnsi="Times New Roman" w:cs="Times New Roman"/>
          <w:sz w:val="24"/>
          <w:szCs w:val="24"/>
        </w:rPr>
        <w:t xml:space="preserve">tools </w:t>
      </w:r>
      <w:r w:rsidR="00507689">
        <w:rPr>
          <w:rFonts w:ascii="Times New Roman" w:eastAsia="Times New Roman" w:hAnsi="Times New Roman" w:cs="Times New Roman"/>
          <w:sz w:val="24"/>
          <w:szCs w:val="24"/>
        </w:rPr>
        <w:t xml:space="preserve">that have been </w:t>
      </w:r>
      <w:r w:rsidR="000D1F2C">
        <w:rPr>
          <w:rFonts w:ascii="Times New Roman" w:eastAsia="Times New Roman" w:hAnsi="Times New Roman" w:cs="Times New Roman"/>
          <w:sz w:val="24"/>
          <w:szCs w:val="24"/>
        </w:rPr>
        <w:t>employed for evaluating country statistical capacity</w:t>
      </w:r>
      <w:r w:rsidR="00507689">
        <w:rPr>
          <w:rFonts w:ascii="Times New Roman" w:eastAsia="Times New Roman" w:hAnsi="Times New Roman" w:cs="Times New Roman"/>
          <w:sz w:val="24"/>
          <w:szCs w:val="24"/>
        </w:rPr>
        <w:t xml:space="preserve"> </w:t>
      </w:r>
      <w:r w:rsidR="002B234D">
        <w:rPr>
          <w:rFonts w:ascii="Times New Roman" w:eastAsia="Times New Roman" w:hAnsi="Times New Roman" w:cs="Times New Roman"/>
          <w:sz w:val="24"/>
          <w:szCs w:val="24"/>
        </w:rPr>
        <w:t xml:space="preserve">include </w:t>
      </w:r>
      <w:r w:rsidR="00A42D88">
        <w:rPr>
          <w:rFonts w:ascii="Times New Roman" w:hAnsi="Times New Roman"/>
          <w:sz w:val="24"/>
          <w:szCs w:val="24"/>
        </w:rPr>
        <w:t xml:space="preserve">the </w:t>
      </w:r>
      <w:r w:rsidR="00A42D88" w:rsidRPr="00CF303B">
        <w:rPr>
          <w:rFonts w:ascii="Times New Roman" w:hAnsi="Times New Roman"/>
          <w:sz w:val="24"/>
          <w:szCs w:val="24"/>
        </w:rPr>
        <w:t>Open Data Inventory</w:t>
      </w:r>
      <w:r w:rsidR="00DC3D37">
        <w:rPr>
          <w:rFonts w:ascii="Times New Roman" w:hAnsi="Times New Roman"/>
          <w:sz w:val="24"/>
          <w:szCs w:val="24"/>
        </w:rPr>
        <w:t xml:space="preserve"> index</w:t>
      </w:r>
      <w:r w:rsidR="00A42D88" w:rsidRPr="00CF303B">
        <w:rPr>
          <w:rFonts w:ascii="Times New Roman" w:hAnsi="Times New Roman"/>
          <w:sz w:val="24"/>
          <w:szCs w:val="24"/>
        </w:rPr>
        <w:t xml:space="preserve"> (ODIN)</w:t>
      </w:r>
      <w:r w:rsidR="00A42D88">
        <w:rPr>
          <w:rFonts w:ascii="Times New Roman" w:hAnsi="Times New Roman"/>
          <w:sz w:val="24"/>
          <w:szCs w:val="24"/>
        </w:rPr>
        <w:t xml:space="preserve"> (Open Data Watch, 2022)</w:t>
      </w:r>
      <w:r w:rsidR="00A42D88" w:rsidRPr="00CF303B">
        <w:rPr>
          <w:rFonts w:ascii="Times New Roman" w:hAnsi="Times New Roman"/>
          <w:sz w:val="24"/>
          <w:szCs w:val="24"/>
        </w:rPr>
        <w:t>, the Global Data Barometer</w:t>
      </w:r>
      <w:r w:rsidR="00A42D88">
        <w:rPr>
          <w:rFonts w:ascii="Times New Roman" w:hAnsi="Times New Roman"/>
          <w:sz w:val="24"/>
          <w:szCs w:val="24"/>
        </w:rPr>
        <w:t xml:space="preserve"> </w:t>
      </w:r>
      <w:r w:rsidR="00DC3D37">
        <w:rPr>
          <w:rFonts w:ascii="Times New Roman" w:hAnsi="Times New Roman"/>
          <w:sz w:val="24"/>
          <w:szCs w:val="24"/>
        </w:rPr>
        <w:t xml:space="preserve">index </w:t>
      </w:r>
      <w:r w:rsidR="00A42D88">
        <w:rPr>
          <w:rFonts w:ascii="Times New Roman" w:hAnsi="Times New Roman"/>
          <w:sz w:val="24"/>
          <w:szCs w:val="24"/>
        </w:rPr>
        <w:t>(GDB)</w:t>
      </w:r>
      <w:r w:rsidR="007A4357">
        <w:rPr>
          <w:rFonts w:ascii="Times New Roman" w:hAnsi="Times New Roman"/>
          <w:sz w:val="24"/>
          <w:szCs w:val="24"/>
        </w:rPr>
        <w:t xml:space="preserve"> and its predecessor </w:t>
      </w:r>
      <w:r w:rsidR="00DC3D37">
        <w:rPr>
          <w:rFonts w:ascii="Times New Roman" w:hAnsi="Times New Roman"/>
          <w:sz w:val="24"/>
          <w:szCs w:val="24"/>
        </w:rPr>
        <w:t xml:space="preserve">the </w:t>
      </w:r>
      <w:r w:rsidR="007A4357" w:rsidRPr="00CF303B">
        <w:rPr>
          <w:rFonts w:ascii="Times New Roman" w:hAnsi="Times New Roman"/>
          <w:sz w:val="24"/>
          <w:szCs w:val="24"/>
        </w:rPr>
        <w:t>Open Data Barometer</w:t>
      </w:r>
      <w:r w:rsidR="007A4357">
        <w:rPr>
          <w:rFonts w:ascii="Times New Roman" w:hAnsi="Times New Roman"/>
          <w:sz w:val="24"/>
          <w:szCs w:val="24"/>
        </w:rPr>
        <w:t xml:space="preserve"> </w:t>
      </w:r>
      <w:r w:rsidR="00DC3D37">
        <w:rPr>
          <w:rFonts w:ascii="Times New Roman" w:hAnsi="Times New Roman"/>
          <w:sz w:val="24"/>
          <w:szCs w:val="24"/>
        </w:rPr>
        <w:t xml:space="preserve">index </w:t>
      </w:r>
      <w:r w:rsidR="007A4357">
        <w:rPr>
          <w:rFonts w:ascii="Times New Roman" w:hAnsi="Times New Roman"/>
          <w:sz w:val="24"/>
          <w:szCs w:val="24"/>
        </w:rPr>
        <w:t>(ODB)</w:t>
      </w:r>
      <w:r w:rsidR="00A42D88">
        <w:rPr>
          <w:rFonts w:ascii="Times New Roman" w:hAnsi="Times New Roman"/>
          <w:sz w:val="24"/>
          <w:szCs w:val="24"/>
        </w:rPr>
        <w:t xml:space="preserve"> </w:t>
      </w:r>
      <w:r w:rsidR="00A42D88" w:rsidRPr="007A12F9">
        <w:rPr>
          <w:rFonts w:ascii="Times New Roman" w:eastAsia="Calibri" w:hAnsi="Times New Roman" w:cs="Times New Roman"/>
          <w:sz w:val="24"/>
          <w:szCs w:val="24"/>
        </w:rPr>
        <w:t>(Global Data Barometer, 2022)</w:t>
      </w:r>
      <w:r w:rsidR="00492F15">
        <w:rPr>
          <w:rFonts w:ascii="Times New Roman" w:eastAsia="Calibri" w:hAnsi="Times New Roman" w:cs="Times New Roman"/>
          <w:sz w:val="24"/>
          <w:szCs w:val="24"/>
        </w:rPr>
        <w:t xml:space="preserve">. </w:t>
      </w:r>
      <w:r w:rsidR="006F643A">
        <w:rPr>
          <w:rFonts w:ascii="Times New Roman" w:eastAsia="Calibri" w:hAnsi="Times New Roman" w:cs="Times New Roman"/>
          <w:sz w:val="24"/>
          <w:szCs w:val="24"/>
        </w:rPr>
        <w:t>R</w:t>
      </w:r>
      <w:r w:rsidR="00BD4768">
        <w:rPr>
          <w:rFonts w:ascii="Times New Roman" w:eastAsia="Calibri" w:hAnsi="Times New Roman" w:cs="Times New Roman"/>
          <w:sz w:val="24"/>
          <w:szCs w:val="24"/>
        </w:rPr>
        <w:t>egional</w:t>
      </w:r>
      <w:r w:rsidR="006F643A">
        <w:rPr>
          <w:rFonts w:ascii="Times New Roman" w:eastAsia="Calibri" w:hAnsi="Times New Roman" w:cs="Times New Roman"/>
          <w:sz w:val="24"/>
          <w:szCs w:val="24"/>
        </w:rPr>
        <w:t xml:space="preserve"> assessment</w:t>
      </w:r>
      <w:r w:rsidR="00D23684">
        <w:rPr>
          <w:rFonts w:ascii="Times New Roman" w:eastAsia="Calibri" w:hAnsi="Times New Roman" w:cs="Times New Roman"/>
          <w:sz w:val="24"/>
          <w:szCs w:val="24"/>
        </w:rPr>
        <w:t xml:space="preserve"> tools</w:t>
      </w:r>
      <w:r w:rsidR="00BD4768">
        <w:rPr>
          <w:rFonts w:ascii="Times New Roman" w:eastAsia="Calibri" w:hAnsi="Times New Roman" w:cs="Times New Roman"/>
          <w:sz w:val="24"/>
          <w:szCs w:val="24"/>
        </w:rPr>
        <w:t xml:space="preserve"> (e.g., </w:t>
      </w:r>
      <w:r w:rsidR="00A42D88" w:rsidRPr="00300F49">
        <w:rPr>
          <w:rFonts w:ascii="Times New Roman" w:hAnsi="Times New Roman"/>
          <w:sz w:val="24"/>
          <w:szCs w:val="24"/>
        </w:rPr>
        <w:t>the</w:t>
      </w:r>
      <w:r w:rsidR="00A42D88" w:rsidRPr="00CF303B">
        <w:rPr>
          <w:rFonts w:ascii="Times New Roman" w:hAnsi="Times New Roman"/>
          <w:sz w:val="24"/>
          <w:szCs w:val="24"/>
        </w:rPr>
        <w:t xml:space="preserve"> Ibrahim Index of African Governance Statistical Capacity</w:t>
      </w:r>
      <w:r w:rsidR="00A42D88">
        <w:rPr>
          <w:rFonts w:ascii="Times New Roman" w:hAnsi="Times New Roman"/>
          <w:sz w:val="24"/>
          <w:szCs w:val="24"/>
        </w:rPr>
        <w:t xml:space="preserve"> (IIAG))</w:t>
      </w:r>
      <w:r w:rsidR="00BD4768">
        <w:rPr>
          <w:rFonts w:ascii="Times New Roman" w:hAnsi="Times New Roman"/>
          <w:sz w:val="24"/>
          <w:szCs w:val="24"/>
        </w:rPr>
        <w:t xml:space="preserve"> and </w:t>
      </w:r>
      <w:r w:rsidR="00A041A2">
        <w:rPr>
          <w:rFonts w:ascii="Times New Roman" w:hAnsi="Times New Roman"/>
          <w:sz w:val="24"/>
          <w:szCs w:val="24"/>
        </w:rPr>
        <w:t xml:space="preserve">self-assessment tools </w:t>
      </w:r>
      <w:r w:rsidR="004F4F72">
        <w:rPr>
          <w:rFonts w:ascii="Times New Roman" w:hAnsi="Times New Roman"/>
          <w:sz w:val="24"/>
          <w:szCs w:val="24"/>
        </w:rPr>
        <w:t xml:space="preserve">were also </w:t>
      </w:r>
      <w:r w:rsidR="00A041A2">
        <w:rPr>
          <w:rFonts w:ascii="Times New Roman" w:hAnsi="Times New Roman"/>
          <w:sz w:val="24"/>
          <w:szCs w:val="24"/>
        </w:rPr>
        <w:t xml:space="preserve">employed by other international organizations for countries to self-report on their statistical capacity. </w:t>
      </w:r>
    </w:p>
    <w:p w14:paraId="2FB57C1B" w14:textId="12D03FCE" w:rsidR="004635D9" w:rsidRDefault="00D85195" w:rsidP="00E03221">
      <w:pPr>
        <w:spacing w:after="0" w:line="360" w:lineRule="auto"/>
        <w:ind w:firstLine="360"/>
        <w:jc w:val="both"/>
        <w:rPr>
          <w:rFonts w:ascii="Times New Roman" w:hAnsi="Times New Roman" w:cs="Times New Roman"/>
          <w:sz w:val="24"/>
          <w:szCs w:val="24"/>
        </w:rPr>
      </w:pPr>
      <w:r>
        <w:rPr>
          <w:rFonts w:ascii="Times New Roman" w:eastAsia="Times New Roman" w:hAnsi="Times New Roman" w:cs="Times New Roman"/>
          <w:sz w:val="24"/>
          <w:szCs w:val="24"/>
        </w:rPr>
        <w:t>While t</w:t>
      </w:r>
      <w:r w:rsidR="005560F6">
        <w:rPr>
          <w:rFonts w:ascii="Times New Roman" w:eastAsia="Times New Roman" w:hAnsi="Times New Roman" w:cs="Times New Roman"/>
          <w:sz w:val="24"/>
          <w:szCs w:val="24"/>
        </w:rPr>
        <w:t>h</w:t>
      </w:r>
      <w:r w:rsidR="00C857CF">
        <w:rPr>
          <w:rFonts w:ascii="Times New Roman" w:eastAsia="Times New Roman" w:hAnsi="Times New Roman" w:cs="Times New Roman"/>
          <w:sz w:val="24"/>
          <w:szCs w:val="24"/>
        </w:rPr>
        <w:t>ese</w:t>
      </w:r>
      <w:r w:rsidR="00D33BC3">
        <w:rPr>
          <w:rFonts w:ascii="Times New Roman" w:eastAsia="Times New Roman" w:hAnsi="Times New Roman" w:cs="Times New Roman"/>
          <w:sz w:val="24"/>
          <w:szCs w:val="24"/>
        </w:rPr>
        <w:t xml:space="preserve"> </w:t>
      </w:r>
      <w:r w:rsidR="002A604D">
        <w:rPr>
          <w:rFonts w:ascii="Times New Roman" w:eastAsia="Times New Roman" w:hAnsi="Times New Roman" w:cs="Times New Roman"/>
          <w:sz w:val="24"/>
          <w:szCs w:val="24"/>
        </w:rPr>
        <w:t xml:space="preserve">(assessment) </w:t>
      </w:r>
      <w:r w:rsidR="00120488">
        <w:rPr>
          <w:rFonts w:ascii="Times New Roman" w:eastAsia="Times New Roman" w:hAnsi="Times New Roman" w:cs="Times New Roman"/>
          <w:sz w:val="24"/>
          <w:szCs w:val="24"/>
        </w:rPr>
        <w:t xml:space="preserve">tools offer policy makers </w:t>
      </w:r>
      <w:r w:rsidR="00E34827">
        <w:rPr>
          <w:rFonts w:ascii="Times New Roman" w:eastAsia="Times New Roman" w:hAnsi="Times New Roman" w:cs="Times New Roman"/>
          <w:sz w:val="24"/>
          <w:szCs w:val="24"/>
        </w:rPr>
        <w:t>different</w:t>
      </w:r>
      <w:r w:rsidR="00D33BC3">
        <w:rPr>
          <w:rFonts w:ascii="Times New Roman" w:eastAsia="Times New Roman" w:hAnsi="Times New Roman" w:cs="Times New Roman"/>
          <w:sz w:val="24"/>
          <w:szCs w:val="24"/>
        </w:rPr>
        <w:t xml:space="preserve"> options</w:t>
      </w:r>
      <w:r w:rsidR="00F92076">
        <w:rPr>
          <w:rFonts w:ascii="Times New Roman" w:eastAsia="Times New Roman" w:hAnsi="Times New Roman" w:cs="Times New Roman"/>
          <w:sz w:val="24"/>
          <w:szCs w:val="24"/>
        </w:rPr>
        <w:t xml:space="preserve"> </w:t>
      </w:r>
      <w:r w:rsidR="002D2DDD">
        <w:rPr>
          <w:rFonts w:ascii="Times New Roman" w:eastAsia="Times New Roman" w:hAnsi="Times New Roman" w:cs="Times New Roman"/>
          <w:sz w:val="24"/>
          <w:szCs w:val="24"/>
        </w:rPr>
        <w:t xml:space="preserve">to </w:t>
      </w:r>
      <w:r w:rsidR="00820540">
        <w:rPr>
          <w:rFonts w:ascii="Times New Roman" w:eastAsia="Times New Roman" w:hAnsi="Times New Roman" w:cs="Times New Roman"/>
          <w:sz w:val="24"/>
          <w:szCs w:val="24"/>
        </w:rPr>
        <w:t>assess country statistical capacity</w:t>
      </w:r>
      <w:r w:rsidR="00D33BC3">
        <w:rPr>
          <w:rFonts w:ascii="Times New Roman" w:eastAsia="Times New Roman" w:hAnsi="Times New Roman" w:cs="Times New Roman"/>
          <w:sz w:val="24"/>
          <w:szCs w:val="24"/>
        </w:rPr>
        <w:t>,</w:t>
      </w:r>
      <w:r w:rsidR="00820540">
        <w:rPr>
          <w:rFonts w:ascii="Times New Roman" w:eastAsia="Times New Roman" w:hAnsi="Times New Roman" w:cs="Times New Roman"/>
          <w:sz w:val="24"/>
          <w:szCs w:val="24"/>
        </w:rPr>
        <w:t xml:space="preserve"> they </w:t>
      </w:r>
      <w:r w:rsidR="004F1E70">
        <w:rPr>
          <w:rFonts w:ascii="Times New Roman" w:eastAsia="Times New Roman" w:hAnsi="Times New Roman" w:cs="Times New Roman"/>
          <w:sz w:val="24"/>
          <w:szCs w:val="24"/>
        </w:rPr>
        <w:t xml:space="preserve">typically </w:t>
      </w:r>
      <w:r w:rsidR="00275C9A">
        <w:rPr>
          <w:rFonts w:ascii="Times New Roman" w:eastAsia="Times New Roman" w:hAnsi="Times New Roman" w:cs="Times New Roman"/>
          <w:sz w:val="24"/>
          <w:szCs w:val="24"/>
        </w:rPr>
        <w:t>follow</w:t>
      </w:r>
      <w:r w:rsidR="004F1E70">
        <w:rPr>
          <w:rFonts w:ascii="Times New Roman" w:eastAsia="Times New Roman" w:hAnsi="Times New Roman" w:cs="Times New Roman"/>
          <w:sz w:val="24"/>
          <w:szCs w:val="24"/>
        </w:rPr>
        <w:t xml:space="preserve"> different philosophical </w:t>
      </w:r>
      <w:r w:rsidR="00275C9A">
        <w:rPr>
          <w:rFonts w:ascii="Times New Roman" w:eastAsia="Times New Roman" w:hAnsi="Times New Roman" w:cs="Times New Roman"/>
          <w:sz w:val="24"/>
          <w:szCs w:val="24"/>
        </w:rPr>
        <w:t>principle</w:t>
      </w:r>
      <w:r w:rsidR="00026252">
        <w:rPr>
          <w:rFonts w:ascii="Times New Roman" w:eastAsia="Times New Roman" w:hAnsi="Times New Roman" w:cs="Times New Roman"/>
          <w:sz w:val="24"/>
          <w:szCs w:val="24"/>
        </w:rPr>
        <w:t>s</w:t>
      </w:r>
      <w:r w:rsidR="002D2DDD">
        <w:rPr>
          <w:rFonts w:ascii="Times New Roman" w:eastAsia="Times New Roman" w:hAnsi="Times New Roman" w:cs="Times New Roman"/>
          <w:sz w:val="24"/>
          <w:szCs w:val="24"/>
        </w:rPr>
        <w:t xml:space="preserve"> in generating their metrics as well as</w:t>
      </w:r>
      <w:r w:rsidR="003F3EE9">
        <w:rPr>
          <w:rFonts w:ascii="Times New Roman" w:eastAsia="Times New Roman" w:hAnsi="Times New Roman" w:cs="Times New Roman"/>
          <w:sz w:val="24"/>
          <w:szCs w:val="24"/>
        </w:rPr>
        <w:t xml:space="preserve"> in collecting</w:t>
      </w:r>
      <w:r w:rsidR="00CC5F70">
        <w:rPr>
          <w:rFonts w:ascii="Times New Roman" w:eastAsia="Times New Roman" w:hAnsi="Times New Roman" w:cs="Times New Roman"/>
          <w:sz w:val="24"/>
          <w:szCs w:val="24"/>
        </w:rPr>
        <w:t xml:space="preserve"> and </w:t>
      </w:r>
      <w:r w:rsidR="003145F5">
        <w:rPr>
          <w:rFonts w:ascii="Times New Roman" w:eastAsia="Times New Roman" w:hAnsi="Times New Roman" w:cs="Times New Roman"/>
          <w:sz w:val="24"/>
          <w:szCs w:val="24"/>
        </w:rPr>
        <w:t>processing</w:t>
      </w:r>
      <w:r w:rsidR="00F51F48">
        <w:rPr>
          <w:rFonts w:ascii="Times New Roman" w:eastAsia="Times New Roman" w:hAnsi="Times New Roman" w:cs="Times New Roman"/>
          <w:sz w:val="24"/>
          <w:szCs w:val="24"/>
        </w:rPr>
        <w:t xml:space="preserve"> data</w:t>
      </w:r>
      <w:r w:rsidR="00026252">
        <w:rPr>
          <w:rFonts w:ascii="Times New Roman" w:eastAsia="Times New Roman" w:hAnsi="Times New Roman" w:cs="Times New Roman"/>
          <w:sz w:val="24"/>
          <w:szCs w:val="24"/>
        </w:rPr>
        <w:t>. It would</w:t>
      </w:r>
      <w:r w:rsidR="00703820">
        <w:rPr>
          <w:rFonts w:ascii="Times New Roman" w:eastAsia="Times New Roman" w:hAnsi="Times New Roman" w:cs="Times New Roman"/>
          <w:sz w:val="24"/>
          <w:szCs w:val="24"/>
        </w:rPr>
        <w:t xml:space="preserve"> be useful </w:t>
      </w:r>
      <w:r w:rsidR="003145F5">
        <w:rPr>
          <w:rFonts w:ascii="Times New Roman" w:eastAsia="Times New Roman" w:hAnsi="Times New Roman" w:cs="Times New Roman"/>
          <w:sz w:val="24"/>
          <w:szCs w:val="24"/>
        </w:rPr>
        <w:t xml:space="preserve">for various stakeholders—policy makers, national statistical offices, </w:t>
      </w:r>
      <w:r w:rsidR="002A31D3">
        <w:rPr>
          <w:rFonts w:ascii="Times New Roman" w:eastAsia="Times New Roman" w:hAnsi="Times New Roman" w:cs="Times New Roman"/>
          <w:sz w:val="24"/>
          <w:szCs w:val="24"/>
        </w:rPr>
        <w:t xml:space="preserve">international </w:t>
      </w:r>
      <w:r w:rsidR="00E105B7">
        <w:rPr>
          <w:rFonts w:ascii="Times New Roman" w:eastAsia="Times New Roman" w:hAnsi="Times New Roman" w:cs="Times New Roman"/>
          <w:sz w:val="24"/>
          <w:szCs w:val="24"/>
        </w:rPr>
        <w:t xml:space="preserve">development </w:t>
      </w:r>
      <w:r w:rsidR="002A31D3">
        <w:rPr>
          <w:rFonts w:ascii="Times New Roman" w:eastAsia="Times New Roman" w:hAnsi="Times New Roman" w:cs="Times New Roman"/>
          <w:sz w:val="24"/>
          <w:szCs w:val="24"/>
        </w:rPr>
        <w:t xml:space="preserve">organizations, </w:t>
      </w:r>
      <w:r w:rsidR="003145F5">
        <w:rPr>
          <w:rFonts w:ascii="Times New Roman" w:eastAsia="Times New Roman" w:hAnsi="Times New Roman" w:cs="Times New Roman"/>
          <w:sz w:val="24"/>
          <w:szCs w:val="24"/>
        </w:rPr>
        <w:t xml:space="preserve">researchers, </w:t>
      </w:r>
      <w:r w:rsidR="00771C4D">
        <w:rPr>
          <w:rFonts w:ascii="Times New Roman" w:eastAsia="Times New Roman" w:hAnsi="Times New Roman" w:cs="Times New Roman"/>
          <w:sz w:val="24"/>
          <w:szCs w:val="24"/>
        </w:rPr>
        <w:t xml:space="preserve">private </w:t>
      </w:r>
      <w:r w:rsidR="003145F5">
        <w:rPr>
          <w:rFonts w:ascii="Times New Roman" w:eastAsia="Times New Roman" w:hAnsi="Times New Roman" w:cs="Times New Roman"/>
          <w:sz w:val="24"/>
          <w:szCs w:val="24"/>
        </w:rPr>
        <w:t>investors, and others—to</w:t>
      </w:r>
      <w:r w:rsidR="00703820">
        <w:rPr>
          <w:rFonts w:ascii="Times New Roman" w:eastAsia="Times New Roman" w:hAnsi="Times New Roman" w:cs="Times New Roman"/>
          <w:sz w:val="24"/>
          <w:szCs w:val="24"/>
        </w:rPr>
        <w:t xml:space="preserve"> </w:t>
      </w:r>
      <w:r w:rsidR="003145F5">
        <w:rPr>
          <w:rFonts w:ascii="Times New Roman" w:eastAsia="Times New Roman" w:hAnsi="Times New Roman" w:cs="Times New Roman"/>
          <w:sz w:val="24"/>
          <w:szCs w:val="24"/>
        </w:rPr>
        <w:t>have a clear understanding of</w:t>
      </w:r>
      <w:r w:rsidR="006034ED">
        <w:rPr>
          <w:rFonts w:ascii="Times New Roman" w:eastAsia="Times New Roman" w:hAnsi="Times New Roman" w:cs="Times New Roman"/>
          <w:sz w:val="24"/>
          <w:szCs w:val="24"/>
        </w:rPr>
        <w:t xml:space="preserve"> the</w:t>
      </w:r>
      <w:r w:rsidR="00032F3B">
        <w:rPr>
          <w:rFonts w:ascii="Times New Roman" w:eastAsia="Times New Roman" w:hAnsi="Times New Roman" w:cs="Times New Roman"/>
          <w:sz w:val="24"/>
          <w:szCs w:val="24"/>
        </w:rPr>
        <w:t xml:space="preserve">se differences, </w:t>
      </w:r>
      <w:r w:rsidR="003145F5">
        <w:rPr>
          <w:rFonts w:ascii="Times New Roman" w:eastAsia="Times New Roman" w:hAnsi="Times New Roman" w:cs="Times New Roman"/>
          <w:sz w:val="24"/>
          <w:szCs w:val="24"/>
        </w:rPr>
        <w:t>and</w:t>
      </w:r>
      <w:r w:rsidR="008F71C4">
        <w:rPr>
          <w:rFonts w:ascii="Times New Roman" w:eastAsia="Times New Roman" w:hAnsi="Times New Roman" w:cs="Times New Roman"/>
          <w:sz w:val="24"/>
          <w:szCs w:val="24"/>
        </w:rPr>
        <w:t xml:space="preserve"> </w:t>
      </w:r>
      <w:r w:rsidR="002D2DDD">
        <w:rPr>
          <w:rFonts w:ascii="Times New Roman" w:eastAsia="Times New Roman" w:hAnsi="Times New Roman" w:cs="Times New Roman"/>
          <w:sz w:val="24"/>
          <w:szCs w:val="24"/>
        </w:rPr>
        <w:t xml:space="preserve">to appreciate </w:t>
      </w:r>
      <w:r w:rsidR="008F71C4">
        <w:rPr>
          <w:rFonts w:ascii="Times New Roman" w:eastAsia="Times New Roman" w:hAnsi="Times New Roman" w:cs="Times New Roman"/>
          <w:sz w:val="24"/>
          <w:szCs w:val="24"/>
        </w:rPr>
        <w:t>the</w:t>
      </w:r>
      <w:r w:rsidR="002D2DDD">
        <w:rPr>
          <w:rFonts w:ascii="Times New Roman" w:eastAsia="Times New Roman" w:hAnsi="Times New Roman" w:cs="Times New Roman"/>
          <w:sz w:val="24"/>
          <w:szCs w:val="24"/>
        </w:rPr>
        <w:t xml:space="preserve"> relative</w:t>
      </w:r>
      <w:r w:rsidR="003145F5">
        <w:rPr>
          <w:rFonts w:ascii="Times New Roman" w:eastAsia="Times New Roman" w:hAnsi="Times New Roman" w:cs="Times New Roman"/>
          <w:sz w:val="24"/>
          <w:szCs w:val="24"/>
        </w:rPr>
        <w:t xml:space="preserve"> </w:t>
      </w:r>
      <w:r w:rsidR="00426E9D">
        <w:rPr>
          <w:rFonts w:ascii="Times New Roman" w:eastAsia="Times New Roman" w:hAnsi="Times New Roman" w:cs="Times New Roman"/>
          <w:sz w:val="24"/>
          <w:szCs w:val="24"/>
        </w:rPr>
        <w:t>strengths and weaknesses</w:t>
      </w:r>
      <w:r w:rsidR="002D2DDD">
        <w:rPr>
          <w:rFonts w:ascii="Times New Roman" w:eastAsia="Times New Roman" w:hAnsi="Times New Roman" w:cs="Times New Roman"/>
          <w:sz w:val="24"/>
          <w:szCs w:val="24"/>
        </w:rPr>
        <w:t xml:space="preserve"> of the tools</w:t>
      </w:r>
      <w:r w:rsidR="00FD644D">
        <w:rPr>
          <w:rFonts w:ascii="Times New Roman" w:eastAsia="Times New Roman" w:hAnsi="Times New Roman" w:cs="Times New Roman"/>
          <w:sz w:val="24"/>
          <w:szCs w:val="24"/>
        </w:rPr>
        <w:t xml:space="preserve">, </w:t>
      </w:r>
      <w:r w:rsidR="000E3033">
        <w:rPr>
          <w:rFonts w:ascii="Times New Roman" w:eastAsia="Times New Roman" w:hAnsi="Times New Roman" w:cs="Times New Roman"/>
          <w:sz w:val="24"/>
          <w:szCs w:val="24"/>
        </w:rPr>
        <w:t xml:space="preserve">for </w:t>
      </w:r>
      <w:r w:rsidR="00051021">
        <w:rPr>
          <w:rFonts w:ascii="Times New Roman" w:eastAsia="Times New Roman" w:hAnsi="Times New Roman" w:cs="Times New Roman"/>
          <w:sz w:val="24"/>
          <w:szCs w:val="24"/>
        </w:rPr>
        <w:t xml:space="preserve">their most </w:t>
      </w:r>
      <w:r w:rsidR="002D2DDD">
        <w:rPr>
          <w:rFonts w:ascii="Times New Roman" w:eastAsia="Times New Roman" w:hAnsi="Times New Roman" w:cs="Times New Roman"/>
          <w:sz w:val="24"/>
          <w:szCs w:val="24"/>
        </w:rPr>
        <w:t>effective</w:t>
      </w:r>
      <w:r w:rsidR="00051021">
        <w:rPr>
          <w:rFonts w:ascii="Times New Roman" w:eastAsia="Times New Roman" w:hAnsi="Times New Roman" w:cs="Times New Roman"/>
          <w:sz w:val="24"/>
          <w:szCs w:val="24"/>
        </w:rPr>
        <w:t xml:space="preserve"> use</w:t>
      </w:r>
      <w:r w:rsidR="003145F5">
        <w:rPr>
          <w:rFonts w:ascii="Times New Roman" w:eastAsia="Times New Roman" w:hAnsi="Times New Roman" w:cs="Times New Roman"/>
          <w:sz w:val="24"/>
          <w:szCs w:val="24"/>
        </w:rPr>
        <w:t>.</w:t>
      </w:r>
      <w:r w:rsidR="00C33483" w:rsidRPr="00C33483">
        <w:rPr>
          <w:rFonts w:ascii="Times New Roman" w:eastAsia="Times New Roman" w:hAnsi="Times New Roman" w:cs="Times New Roman"/>
          <w:sz w:val="24"/>
          <w:szCs w:val="24"/>
        </w:rPr>
        <w:t xml:space="preserve"> </w:t>
      </w:r>
      <w:r w:rsidR="00E1694E">
        <w:rPr>
          <w:rFonts w:ascii="Times New Roman" w:eastAsia="Times New Roman" w:hAnsi="Times New Roman" w:cs="Times New Roman"/>
          <w:sz w:val="24"/>
          <w:szCs w:val="24"/>
        </w:rPr>
        <w:t>W</w:t>
      </w:r>
      <w:r w:rsidR="00A85714">
        <w:rPr>
          <w:rFonts w:ascii="Times New Roman" w:eastAsia="Times New Roman" w:hAnsi="Times New Roman" w:cs="Times New Roman"/>
          <w:sz w:val="24"/>
          <w:szCs w:val="24"/>
        </w:rPr>
        <w:t xml:space="preserve">e </w:t>
      </w:r>
      <w:r w:rsidR="005C026B">
        <w:rPr>
          <w:rFonts w:ascii="Times New Roman" w:eastAsia="Times New Roman" w:hAnsi="Times New Roman" w:cs="Times New Roman"/>
          <w:sz w:val="24"/>
          <w:szCs w:val="24"/>
        </w:rPr>
        <w:t xml:space="preserve">thus </w:t>
      </w:r>
      <w:r w:rsidR="00A85714" w:rsidRPr="00041734">
        <w:rPr>
          <w:rFonts w:ascii="Times New Roman" w:hAnsi="Times New Roman" w:cs="Times New Roman"/>
          <w:sz w:val="24"/>
          <w:szCs w:val="24"/>
        </w:rPr>
        <w:t xml:space="preserve">offer </w:t>
      </w:r>
      <w:r w:rsidR="00F42EAE">
        <w:rPr>
          <w:rFonts w:ascii="Times New Roman" w:hAnsi="Times New Roman" w:cs="Times New Roman"/>
          <w:sz w:val="24"/>
          <w:szCs w:val="24"/>
        </w:rPr>
        <w:t>the first</w:t>
      </w:r>
      <w:r w:rsidR="00A85714" w:rsidRPr="00041734">
        <w:rPr>
          <w:rFonts w:ascii="Times New Roman" w:hAnsi="Times New Roman" w:cs="Times New Roman"/>
          <w:sz w:val="24"/>
          <w:szCs w:val="24"/>
        </w:rPr>
        <w:t xml:space="preserve"> </w:t>
      </w:r>
      <w:r w:rsidR="00B22CD9">
        <w:rPr>
          <w:rFonts w:ascii="Times New Roman" w:hAnsi="Times New Roman" w:cs="Times New Roman"/>
          <w:sz w:val="24"/>
          <w:szCs w:val="24"/>
        </w:rPr>
        <w:t xml:space="preserve">critical </w:t>
      </w:r>
      <w:r w:rsidR="006F0B3B">
        <w:rPr>
          <w:rFonts w:ascii="Times New Roman" w:hAnsi="Times New Roman" w:cs="Times New Roman"/>
          <w:sz w:val="24"/>
          <w:szCs w:val="24"/>
        </w:rPr>
        <w:t xml:space="preserve">assessment </w:t>
      </w:r>
      <w:r w:rsidR="00B22CD9">
        <w:rPr>
          <w:rFonts w:ascii="Times New Roman" w:hAnsi="Times New Roman" w:cs="Times New Roman"/>
          <w:sz w:val="24"/>
          <w:szCs w:val="24"/>
        </w:rPr>
        <w:t>o</w:t>
      </w:r>
      <w:r w:rsidR="002D2DDD">
        <w:rPr>
          <w:rFonts w:ascii="Times New Roman" w:hAnsi="Times New Roman" w:cs="Times New Roman"/>
          <w:sz w:val="24"/>
          <w:szCs w:val="24"/>
        </w:rPr>
        <w:t>f</w:t>
      </w:r>
      <w:r w:rsidR="00B22CD9">
        <w:rPr>
          <w:rFonts w:ascii="Times New Roman" w:hAnsi="Times New Roman" w:cs="Times New Roman"/>
          <w:sz w:val="24"/>
          <w:szCs w:val="24"/>
        </w:rPr>
        <w:t xml:space="preserve"> these tools</w:t>
      </w:r>
      <w:r w:rsidR="00EA3A31">
        <w:rPr>
          <w:rFonts w:ascii="Times New Roman" w:hAnsi="Times New Roman" w:cs="Times New Roman"/>
          <w:sz w:val="24"/>
          <w:szCs w:val="24"/>
        </w:rPr>
        <w:t xml:space="preserve">. </w:t>
      </w:r>
    </w:p>
    <w:p w14:paraId="788346AC" w14:textId="25AB490B" w:rsidR="00A85714" w:rsidRDefault="00E03221" w:rsidP="00E03221">
      <w:pPr>
        <w:spacing w:after="0" w:line="360" w:lineRule="auto"/>
        <w:ind w:firstLine="360"/>
        <w:jc w:val="both"/>
        <w:rPr>
          <w:rFonts w:ascii="Times New Roman" w:hAnsi="Times New Roman" w:cs="Times New Roman"/>
          <w:sz w:val="24"/>
          <w:szCs w:val="24"/>
        </w:rPr>
      </w:pPr>
      <w:bookmarkStart w:id="0" w:name="a"/>
      <w:bookmarkEnd w:id="0"/>
      <w:r>
        <w:rPr>
          <w:rFonts w:ascii="Times New Roman" w:hAnsi="Times New Roman" w:cs="Times New Roman"/>
          <w:sz w:val="24"/>
          <w:szCs w:val="24"/>
        </w:rPr>
        <w:t xml:space="preserve">Using </w:t>
      </w:r>
      <w:r w:rsidR="00A85714">
        <w:rPr>
          <w:rFonts w:ascii="Times New Roman" w:hAnsi="Times New Roman" w:cs="Times New Roman"/>
          <w:sz w:val="24"/>
          <w:szCs w:val="24"/>
        </w:rPr>
        <w:t>the</w:t>
      </w:r>
      <w:r w:rsidR="00A85714" w:rsidRPr="00106613">
        <w:rPr>
          <w:rFonts w:ascii="Times New Roman" w:hAnsi="Times New Roman" w:cs="Times New Roman"/>
          <w:sz w:val="24"/>
          <w:szCs w:val="24"/>
        </w:rPr>
        <w:t xml:space="preserve"> SPI </w:t>
      </w:r>
      <w:r w:rsidR="00E306B5">
        <w:rPr>
          <w:rFonts w:ascii="Times New Roman" w:hAnsi="Times New Roman" w:cs="Times New Roman"/>
          <w:sz w:val="24"/>
          <w:szCs w:val="24"/>
        </w:rPr>
        <w:t xml:space="preserve">framework </w:t>
      </w:r>
      <w:r w:rsidR="00A85714" w:rsidRPr="00106613">
        <w:rPr>
          <w:rFonts w:ascii="Times New Roman" w:hAnsi="Times New Roman" w:cs="Times New Roman"/>
          <w:sz w:val="24"/>
          <w:szCs w:val="24"/>
        </w:rPr>
        <w:t>as the reference point</w:t>
      </w:r>
      <w:r w:rsidR="005A2AF7">
        <w:rPr>
          <w:rFonts w:ascii="Times New Roman" w:hAnsi="Times New Roman" w:cs="Times New Roman"/>
          <w:sz w:val="24"/>
          <w:szCs w:val="24"/>
        </w:rPr>
        <w:t>,</w:t>
      </w:r>
      <w:r w:rsidR="00654DDB">
        <w:rPr>
          <w:rFonts w:ascii="Times New Roman" w:hAnsi="Times New Roman" w:cs="Times New Roman"/>
          <w:sz w:val="24"/>
          <w:szCs w:val="24"/>
        </w:rPr>
        <w:t xml:space="preserve"> </w:t>
      </w:r>
      <w:r>
        <w:rPr>
          <w:rFonts w:ascii="Times New Roman" w:hAnsi="Times New Roman" w:cs="Times New Roman"/>
          <w:sz w:val="24"/>
          <w:szCs w:val="24"/>
        </w:rPr>
        <w:t>we review</w:t>
      </w:r>
      <w:r w:rsidR="004C4B89">
        <w:rPr>
          <w:rFonts w:ascii="Times New Roman" w:hAnsi="Times New Roman" w:cs="Times New Roman"/>
          <w:sz w:val="24"/>
          <w:szCs w:val="24"/>
        </w:rPr>
        <w:t xml:space="preserve"> </w:t>
      </w:r>
      <w:r>
        <w:rPr>
          <w:rFonts w:ascii="Times New Roman" w:hAnsi="Times New Roman" w:cs="Times New Roman"/>
          <w:sz w:val="24"/>
          <w:szCs w:val="24"/>
        </w:rPr>
        <w:t>the tools’ guiding principles</w:t>
      </w:r>
      <w:r w:rsidR="005761DC">
        <w:rPr>
          <w:rFonts w:ascii="Times New Roman" w:hAnsi="Times New Roman" w:cs="Times New Roman"/>
          <w:sz w:val="24"/>
          <w:szCs w:val="24"/>
        </w:rPr>
        <w:t xml:space="preserve"> </w:t>
      </w:r>
      <w:r>
        <w:rPr>
          <w:rFonts w:ascii="Times New Roman" w:hAnsi="Times New Roman" w:cs="Times New Roman"/>
          <w:sz w:val="24"/>
          <w:szCs w:val="24"/>
        </w:rPr>
        <w:t xml:space="preserve">before </w:t>
      </w:r>
      <w:r w:rsidR="00E34827">
        <w:rPr>
          <w:rFonts w:ascii="Times New Roman" w:hAnsi="Times New Roman" w:cs="Times New Roman"/>
          <w:sz w:val="24"/>
          <w:szCs w:val="24"/>
        </w:rPr>
        <w:t>discussing</w:t>
      </w:r>
      <w:r>
        <w:rPr>
          <w:rFonts w:ascii="Times New Roman" w:hAnsi="Times New Roman" w:cs="Times New Roman"/>
          <w:sz w:val="24"/>
          <w:szCs w:val="24"/>
        </w:rPr>
        <w:t xml:space="preserve"> their coverage, </w:t>
      </w:r>
      <w:r w:rsidR="00582ED4">
        <w:rPr>
          <w:rFonts w:ascii="Times New Roman" w:hAnsi="Times New Roman" w:cs="Times New Roman"/>
          <w:sz w:val="24"/>
          <w:szCs w:val="24"/>
        </w:rPr>
        <w:t>groupings (</w:t>
      </w:r>
      <w:r>
        <w:rPr>
          <w:rFonts w:ascii="Times New Roman" w:hAnsi="Times New Roman" w:cs="Times New Roman"/>
          <w:sz w:val="24"/>
          <w:szCs w:val="24"/>
        </w:rPr>
        <w:t>dimensions</w:t>
      </w:r>
      <w:r w:rsidR="00582ED4">
        <w:rPr>
          <w:rFonts w:ascii="Times New Roman" w:hAnsi="Times New Roman" w:cs="Times New Roman"/>
          <w:sz w:val="24"/>
          <w:szCs w:val="24"/>
        </w:rPr>
        <w:t>)</w:t>
      </w:r>
      <w:r>
        <w:rPr>
          <w:rFonts w:ascii="Times New Roman" w:hAnsi="Times New Roman" w:cs="Times New Roman"/>
          <w:sz w:val="24"/>
          <w:szCs w:val="24"/>
        </w:rPr>
        <w:t xml:space="preserve">, indicators, and data sources. </w:t>
      </w:r>
      <w:r w:rsidR="00E70B84" w:rsidRPr="00982FEC">
        <w:rPr>
          <w:rFonts w:ascii="Times New Roman" w:hAnsi="Times New Roman" w:cs="Times New Roman"/>
          <w:sz w:val="24"/>
          <w:szCs w:val="24"/>
        </w:rPr>
        <w:t xml:space="preserve">To compare their </w:t>
      </w:r>
      <w:r w:rsidR="00E70B84" w:rsidRPr="00982FEC">
        <w:rPr>
          <w:rFonts w:ascii="Times New Roman" w:hAnsi="Times New Roman" w:cs="Times New Roman"/>
          <w:sz w:val="24"/>
          <w:szCs w:val="24"/>
        </w:rPr>
        <w:lastRenderedPageBreak/>
        <w:t>measurement power, w</w:t>
      </w:r>
      <w:r w:rsidR="00A85714" w:rsidRPr="00982FEC">
        <w:rPr>
          <w:rFonts w:ascii="Times New Roman" w:hAnsi="Times New Roman" w:cs="Times New Roman"/>
          <w:sz w:val="24"/>
          <w:szCs w:val="24"/>
        </w:rPr>
        <w:t>e examine the relationship between the</w:t>
      </w:r>
      <w:r w:rsidR="005F4366" w:rsidRPr="00982FEC">
        <w:rPr>
          <w:rFonts w:ascii="Times New Roman" w:hAnsi="Times New Roman" w:cs="Times New Roman"/>
          <w:sz w:val="24"/>
          <w:szCs w:val="24"/>
        </w:rPr>
        <w:t>se tools</w:t>
      </w:r>
      <w:r w:rsidR="00A85714" w:rsidRPr="00982FEC">
        <w:rPr>
          <w:rFonts w:ascii="Times New Roman" w:hAnsi="Times New Roman" w:cs="Times New Roman"/>
          <w:sz w:val="24"/>
          <w:szCs w:val="24"/>
        </w:rPr>
        <w:t xml:space="preserve"> and </w:t>
      </w:r>
      <w:r w:rsidR="0088378D" w:rsidRPr="00982FEC">
        <w:rPr>
          <w:rFonts w:ascii="Times New Roman" w:hAnsi="Times New Roman" w:cs="Times New Roman"/>
          <w:sz w:val="24"/>
          <w:szCs w:val="24"/>
        </w:rPr>
        <w:t>representative</w:t>
      </w:r>
      <w:r w:rsidR="00A85714" w:rsidRPr="00982FEC">
        <w:rPr>
          <w:rFonts w:ascii="Times New Roman" w:hAnsi="Times New Roman" w:cs="Times New Roman"/>
          <w:sz w:val="24"/>
          <w:szCs w:val="24"/>
        </w:rPr>
        <w:t xml:space="preserve"> development outcomes</w:t>
      </w:r>
      <w:r w:rsidR="008E7BEB" w:rsidRPr="00982FEC">
        <w:rPr>
          <w:rFonts w:ascii="Times New Roman" w:hAnsi="Times New Roman" w:cs="Times New Roman"/>
          <w:sz w:val="24"/>
          <w:szCs w:val="24"/>
        </w:rPr>
        <w:t xml:space="preserve"> </w:t>
      </w:r>
      <w:r w:rsidR="0088378D" w:rsidRPr="00982FEC">
        <w:rPr>
          <w:rFonts w:ascii="Times New Roman" w:hAnsi="Times New Roman" w:cs="Times New Roman"/>
          <w:sz w:val="24"/>
          <w:szCs w:val="24"/>
        </w:rPr>
        <w:t>for</w:t>
      </w:r>
      <w:r w:rsidR="008E7BEB" w:rsidRPr="00982FEC">
        <w:rPr>
          <w:rFonts w:ascii="Times New Roman" w:hAnsi="Times New Roman" w:cs="Times New Roman"/>
          <w:sz w:val="24"/>
          <w:szCs w:val="24"/>
        </w:rPr>
        <w:t xml:space="preserve"> </w:t>
      </w:r>
      <w:r w:rsidR="009853B8" w:rsidRPr="00982FEC">
        <w:rPr>
          <w:rFonts w:ascii="Times New Roman" w:hAnsi="Times New Roman" w:cs="Times New Roman"/>
          <w:sz w:val="24"/>
          <w:szCs w:val="24"/>
        </w:rPr>
        <w:t xml:space="preserve">each of </w:t>
      </w:r>
      <w:r w:rsidR="001020B5" w:rsidRPr="00982FEC">
        <w:rPr>
          <w:rFonts w:ascii="Times New Roman" w:hAnsi="Times New Roman" w:cs="Times New Roman"/>
          <w:sz w:val="24"/>
          <w:szCs w:val="24"/>
        </w:rPr>
        <w:t xml:space="preserve">the </w:t>
      </w:r>
      <w:r w:rsidR="0088378D" w:rsidRPr="00982FEC">
        <w:rPr>
          <w:rFonts w:ascii="Times New Roman" w:hAnsi="Times New Roman" w:cs="Times New Roman"/>
          <w:sz w:val="24"/>
          <w:szCs w:val="24"/>
        </w:rPr>
        <w:t xml:space="preserve">17 </w:t>
      </w:r>
      <w:r w:rsidR="008E7BEB" w:rsidRPr="00982FEC">
        <w:rPr>
          <w:rFonts w:ascii="Times New Roman" w:hAnsi="Times New Roman" w:cs="Times New Roman"/>
          <w:sz w:val="24"/>
          <w:szCs w:val="24"/>
        </w:rPr>
        <w:t>SDGs</w:t>
      </w:r>
      <w:r w:rsidR="00025AA7" w:rsidRPr="00982FEC">
        <w:rPr>
          <w:rFonts w:ascii="Times New Roman" w:hAnsi="Times New Roman" w:cs="Times New Roman"/>
          <w:sz w:val="24"/>
          <w:szCs w:val="24"/>
        </w:rPr>
        <w:t>,</w:t>
      </w:r>
      <w:r w:rsidR="008E7BEB" w:rsidRPr="00982FEC">
        <w:rPr>
          <w:rFonts w:ascii="Times New Roman" w:hAnsi="Times New Roman" w:cs="Times New Roman"/>
          <w:sz w:val="24"/>
          <w:szCs w:val="24"/>
        </w:rPr>
        <w:t xml:space="preserve"> an overall</w:t>
      </w:r>
      <w:r w:rsidR="002D2DDD" w:rsidRPr="00982FEC">
        <w:rPr>
          <w:rFonts w:ascii="Times New Roman" w:hAnsi="Times New Roman" w:cs="Times New Roman"/>
          <w:sz w:val="24"/>
          <w:szCs w:val="24"/>
        </w:rPr>
        <w:t xml:space="preserve"> SDG</w:t>
      </w:r>
      <w:r w:rsidR="008E7BEB" w:rsidRPr="00982FEC">
        <w:rPr>
          <w:rFonts w:ascii="Times New Roman" w:hAnsi="Times New Roman" w:cs="Times New Roman"/>
          <w:sz w:val="24"/>
          <w:szCs w:val="24"/>
        </w:rPr>
        <w:t xml:space="preserve"> index</w:t>
      </w:r>
      <w:r w:rsidR="00E72864" w:rsidRPr="00982FEC">
        <w:rPr>
          <w:rFonts w:ascii="Times New Roman" w:hAnsi="Times New Roman" w:cs="Times New Roman"/>
          <w:sz w:val="24"/>
          <w:szCs w:val="24"/>
        </w:rPr>
        <w:t>,</w:t>
      </w:r>
      <w:r w:rsidR="00025AA7" w:rsidRPr="00982FEC">
        <w:rPr>
          <w:rFonts w:ascii="Times New Roman" w:hAnsi="Times New Roman" w:cs="Times New Roman"/>
          <w:sz w:val="24"/>
          <w:szCs w:val="24"/>
        </w:rPr>
        <w:t xml:space="preserve"> and </w:t>
      </w:r>
      <w:r w:rsidR="00983F12" w:rsidRPr="00982FEC">
        <w:rPr>
          <w:rFonts w:ascii="Times New Roman" w:hAnsi="Times New Roman" w:cs="Times New Roman"/>
          <w:sz w:val="24"/>
          <w:szCs w:val="24"/>
        </w:rPr>
        <w:t xml:space="preserve">several other </w:t>
      </w:r>
      <w:r w:rsidR="00E72864" w:rsidRPr="00982FEC">
        <w:rPr>
          <w:rFonts w:ascii="Times New Roman" w:hAnsi="Times New Roman" w:cs="Times New Roman"/>
          <w:sz w:val="24"/>
          <w:szCs w:val="24"/>
        </w:rPr>
        <w:t xml:space="preserve">common </w:t>
      </w:r>
      <w:r w:rsidR="00983F12" w:rsidRPr="00982FEC">
        <w:rPr>
          <w:rFonts w:ascii="Times New Roman" w:hAnsi="Times New Roman" w:cs="Times New Roman"/>
          <w:sz w:val="24"/>
          <w:szCs w:val="24"/>
        </w:rPr>
        <w:t>indexes</w:t>
      </w:r>
      <w:r w:rsidR="00A85714" w:rsidRPr="00982FEC">
        <w:rPr>
          <w:rFonts w:ascii="Times New Roman" w:hAnsi="Times New Roman" w:cs="Times New Roman"/>
          <w:sz w:val="24"/>
          <w:szCs w:val="24"/>
        </w:rPr>
        <w:t>.</w:t>
      </w:r>
      <w:r w:rsidR="00A85714" w:rsidRPr="00983F12">
        <w:rPr>
          <w:rFonts w:ascii="Times New Roman" w:hAnsi="Times New Roman" w:cs="Times New Roman"/>
          <w:sz w:val="24"/>
          <w:szCs w:val="24"/>
        </w:rPr>
        <w:t xml:space="preserve"> Finally, we offer</w:t>
      </w:r>
      <w:r w:rsidR="00A85714" w:rsidRPr="003B5639">
        <w:rPr>
          <w:rFonts w:ascii="Times New Roman" w:hAnsi="Times New Roman" w:cs="Times New Roman"/>
          <w:sz w:val="24"/>
          <w:szCs w:val="24"/>
        </w:rPr>
        <w:t xml:space="preserve"> some thoughts </w:t>
      </w:r>
      <w:r w:rsidR="001A1389">
        <w:rPr>
          <w:rFonts w:ascii="Times New Roman" w:hAnsi="Times New Roman" w:cs="Times New Roman"/>
          <w:sz w:val="24"/>
          <w:szCs w:val="24"/>
        </w:rPr>
        <w:t>on other challenges</w:t>
      </w:r>
      <w:r w:rsidR="00225D55">
        <w:rPr>
          <w:rFonts w:ascii="Times New Roman" w:hAnsi="Times New Roman" w:cs="Times New Roman"/>
          <w:sz w:val="24"/>
          <w:szCs w:val="24"/>
        </w:rPr>
        <w:t>, including potential mechanism</w:t>
      </w:r>
      <w:r w:rsidR="006E0DEA">
        <w:rPr>
          <w:rFonts w:ascii="Times New Roman" w:hAnsi="Times New Roman" w:cs="Times New Roman"/>
          <w:sz w:val="24"/>
          <w:szCs w:val="24"/>
        </w:rPr>
        <w:t>s</w:t>
      </w:r>
      <w:r w:rsidR="00225D55">
        <w:rPr>
          <w:rFonts w:ascii="Times New Roman" w:hAnsi="Times New Roman" w:cs="Times New Roman"/>
          <w:sz w:val="24"/>
          <w:szCs w:val="24"/>
        </w:rPr>
        <w:t xml:space="preserve"> </w:t>
      </w:r>
      <w:r w:rsidR="00582ED4">
        <w:rPr>
          <w:rFonts w:ascii="Times New Roman" w:hAnsi="Times New Roman" w:cs="Times New Roman"/>
          <w:sz w:val="24"/>
          <w:szCs w:val="24"/>
        </w:rPr>
        <w:t>for</w:t>
      </w:r>
      <w:r w:rsidR="00225D55">
        <w:rPr>
          <w:rFonts w:ascii="Times New Roman" w:hAnsi="Times New Roman" w:cs="Times New Roman"/>
          <w:sz w:val="24"/>
          <w:szCs w:val="24"/>
        </w:rPr>
        <w:t xml:space="preserve"> </w:t>
      </w:r>
      <w:r w:rsidR="00582ED4">
        <w:rPr>
          <w:rFonts w:ascii="Times New Roman" w:hAnsi="Times New Roman" w:cs="Times New Roman"/>
          <w:sz w:val="24"/>
          <w:szCs w:val="24"/>
        </w:rPr>
        <w:t xml:space="preserve">their </w:t>
      </w:r>
      <w:r w:rsidR="00225D55">
        <w:rPr>
          <w:rFonts w:ascii="Times New Roman" w:hAnsi="Times New Roman" w:cs="Times New Roman"/>
          <w:sz w:val="24"/>
          <w:szCs w:val="24"/>
        </w:rPr>
        <w:t>impacts</w:t>
      </w:r>
      <w:r w:rsidR="00582ED4">
        <w:rPr>
          <w:rFonts w:ascii="Times New Roman" w:hAnsi="Times New Roman" w:cs="Times New Roman"/>
          <w:sz w:val="24"/>
          <w:szCs w:val="24"/>
        </w:rPr>
        <w:t xml:space="preserve"> on the economy</w:t>
      </w:r>
      <w:r w:rsidR="00910B60">
        <w:rPr>
          <w:rFonts w:ascii="Times New Roman" w:hAnsi="Times New Roman" w:cs="Times New Roman"/>
          <w:sz w:val="24"/>
          <w:szCs w:val="24"/>
        </w:rPr>
        <w:t>, political economy factors,</w:t>
      </w:r>
      <w:r w:rsidR="001A1389">
        <w:rPr>
          <w:rFonts w:ascii="Times New Roman" w:hAnsi="Times New Roman" w:cs="Times New Roman"/>
          <w:sz w:val="24"/>
          <w:szCs w:val="24"/>
        </w:rPr>
        <w:t xml:space="preserve"> and </w:t>
      </w:r>
      <w:r w:rsidR="00A85714">
        <w:rPr>
          <w:rFonts w:ascii="Times New Roman" w:hAnsi="Times New Roman" w:cs="Times New Roman"/>
          <w:sz w:val="24"/>
          <w:szCs w:val="24"/>
        </w:rPr>
        <w:t xml:space="preserve">future development </w:t>
      </w:r>
      <w:r w:rsidR="00F42EAE">
        <w:rPr>
          <w:rFonts w:ascii="Times New Roman" w:hAnsi="Times New Roman" w:cs="Times New Roman"/>
          <w:sz w:val="24"/>
          <w:szCs w:val="24"/>
        </w:rPr>
        <w:t xml:space="preserve">of </w:t>
      </w:r>
      <w:r w:rsidR="001F5B34">
        <w:rPr>
          <w:rFonts w:ascii="Times New Roman" w:hAnsi="Times New Roman" w:cs="Times New Roman"/>
          <w:sz w:val="24"/>
          <w:szCs w:val="24"/>
        </w:rPr>
        <w:t xml:space="preserve">these </w:t>
      </w:r>
      <w:r w:rsidR="00A85714">
        <w:rPr>
          <w:rFonts w:ascii="Times New Roman" w:hAnsi="Times New Roman" w:cs="Times New Roman"/>
          <w:sz w:val="24"/>
          <w:szCs w:val="24"/>
        </w:rPr>
        <w:t xml:space="preserve">tools. </w:t>
      </w:r>
      <w:r w:rsidR="00DC3B89">
        <w:rPr>
          <w:rFonts w:ascii="Times New Roman" w:hAnsi="Times New Roman" w:cs="Times New Roman"/>
          <w:sz w:val="24"/>
          <w:szCs w:val="24"/>
        </w:rPr>
        <w:t>For illustration, w</w:t>
      </w:r>
      <w:r>
        <w:rPr>
          <w:rFonts w:ascii="Times New Roman" w:hAnsi="Times New Roman" w:cs="Times New Roman"/>
          <w:sz w:val="24"/>
          <w:szCs w:val="24"/>
        </w:rPr>
        <w:t xml:space="preserve">e offer </w:t>
      </w:r>
      <w:r w:rsidR="00DC3B89">
        <w:rPr>
          <w:rFonts w:ascii="Times New Roman" w:hAnsi="Times New Roman" w:cs="Times New Roman"/>
          <w:sz w:val="24"/>
          <w:szCs w:val="24"/>
        </w:rPr>
        <w:t xml:space="preserve">new </w:t>
      </w:r>
      <w:r>
        <w:rPr>
          <w:rFonts w:ascii="Times New Roman" w:hAnsi="Times New Roman" w:cs="Times New Roman"/>
          <w:sz w:val="24"/>
          <w:szCs w:val="24"/>
        </w:rPr>
        <w:t>analysis based on the</w:t>
      </w:r>
      <w:r w:rsidR="00E34827">
        <w:rPr>
          <w:rFonts w:ascii="Times New Roman" w:hAnsi="Times New Roman" w:cs="Times New Roman"/>
          <w:sz w:val="24"/>
          <w:szCs w:val="24"/>
        </w:rPr>
        <w:t>ir</w:t>
      </w:r>
      <w:r>
        <w:rPr>
          <w:rFonts w:ascii="Times New Roman" w:hAnsi="Times New Roman" w:cs="Times New Roman"/>
          <w:sz w:val="24"/>
          <w:szCs w:val="24"/>
        </w:rPr>
        <w:t xml:space="preserve"> latest data update</w:t>
      </w:r>
      <w:r w:rsidR="00E34827">
        <w:rPr>
          <w:rFonts w:ascii="Times New Roman" w:hAnsi="Times New Roman" w:cs="Times New Roman"/>
          <w:sz w:val="24"/>
          <w:szCs w:val="24"/>
        </w:rPr>
        <w:t>s, including new data</w:t>
      </w:r>
      <w:r>
        <w:rPr>
          <w:rFonts w:ascii="Times New Roman" w:hAnsi="Times New Roman" w:cs="Times New Roman"/>
          <w:sz w:val="24"/>
          <w:szCs w:val="24"/>
        </w:rPr>
        <w:t xml:space="preserve"> for the SPI in </w:t>
      </w:r>
      <w:r w:rsidR="00584F1B">
        <w:rPr>
          <w:rFonts w:ascii="Times New Roman" w:hAnsi="Times New Roman" w:cs="Times New Roman"/>
          <w:sz w:val="24"/>
          <w:szCs w:val="24"/>
        </w:rPr>
        <w:t xml:space="preserve">2021 and </w:t>
      </w:r>
      <w:r>
        <w:rPr>
          <w:rFonts w:ascii="Times New Roman" w:hAnsi="Times New Roman" w:cs="Times New Roman"/>
          <w:sz w:val="24"/>
          <w:szCs w:val="24"/>
        </w:rPr>
        <w:t>2022</w:t>
      </w:r>
      <w:r w:rsidR="00E34827">
        <w:rPr>
          <w:rFonts w:ascii="Times New Roman" w:hAnsi="Times New Roman" w:cs="Times New Roman"/>
          <w:sz w:val="24"/>
          <w:szCs w:val="24"/>
        </w:rPr>
        <w:t xml:space="preserve"> that were not analyzed before</w:t>
      </w:r>
      <w:r w:rsidRPr="00106613">
        <w:rPr>
          <w:rFonts w:ascii="Times New Roman" w:hAnsi="Times New Roman" w:cs="Times New Roman"/>
          <w:sz w:val="24"/>
          <w:szCs w:val="24"/>
        </w:rPr>
        <w:t>.</w:t>
      </w:r>
    </w:p>
    <w:p w14:paraId="2D11084D" w14:textId="77777777" w:rsidR="00ED4026" w:rsidRDefault="00ED4026" w:rsidP="001F2D61">
      <w:pPr>
        <w:spacing w:after="0" w:line="360" w:lineRule="auto"/>
        <w:ind w:firstLine="360"/>
        <w:jc w:val="both"/>
        <w:rPr>
          <w:rFonts w:ascii="Times New Roman" w:hAnsi="Times New Roman" w:cs="Times New Roman"/>
          <w:sz w:val="24"/>
          <w:szCs w:val="24"/>
        </w:rPr>
      </w:pPr>
    </w:p>
    <w:p w14:paraId="5B20466B" w14:textId="77777777" w:rsidR="003B70C9" w:rsidRDefault="003B70C9" w:rsidP="001F2D61">
      <w:pPr>
        <w:pStyle w:val="Heading1"/>
        <w:spacing w:line="360" w:lineRule="auto"/>
      </w:pPr>
      <w:r>
        <w:t>Results</w:t>
      </w:r>
    </w:p>
    <w:p w14:paraId="585D2626" w14:textId="0D62F075" w:rsidR="004C29A2" w:rsidRDefault="004C29A2"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We provide </w:t>
      </w:r>
      <w:r w:rsidR="00302F58">
        <w:rPr>
          <w:rFonts w:ascii="Times New Roman" w:hAnsi="Times New Roman" w:cs="Times New Roman"/>
          <w:sz w:val="24"/>
          <w:szCs w:val="24"/>
        </w:rPr>
        <w:t>a</w:t>
      </w:r>
      <w:r>
        <w:rPr>
          <w:rFonts w:ascii="Times New Roman" w:hAnsi="Times New Roman" w:cs="Times New Roman"/>
          <w:sz w:val="24"/>
          <w:szCs w:val="24"/>
        </w:rPr>
        <w:t xml:space="preserve"> brief </w:t>
      </w:r>
      <w:r w:rsidR="00E20CD9">
        <w:rPr>
          <w:rFonts w:ascii="Times New Roman" w:hAnsi="Times New Roman" w:cs="Times New Roman"/>
          <w:sz w:val="24"/>
          <w:szCs w:val="24"/>
        </w:rPr>
        <w:t>overview</w:t>
      </w:r>
      <w:r>
        <w:rPr>
          <w:rFonts w:ascii="Times New Roman" w:hAnsi="Times New Roman" w:cs="Times New Roman"/>
          <w:sz w:val="24"/>
          <w:szCs w:val="24"/>
        </w:rPr>
        <w:t xml:space="preserve"> </w:t>
      </w:r>
      <w:r w:rsidR="0010194F">
        <w:rPr>
          <w:rFonts w:ascii="Times New Roman" w:hAnsi="Times New Roman" w:cs="Times New Roman"/>
          <w:sz w:val="24"/>
          <w:szCs w:val="24"/>
        </w:rPr>
        <w:t xml:space="preserve">of the various tools </w:t>
      </w:r>
      <w:r w:rsidR="00AE5934">
        <w:rPr>
          <w:rFonts w:ascii="Times New Roman" w:hAnsi="Times New Roman" w:cs="Times New Roman"/>
          <w:sz w:val="24"/>
          <w:szCs w:val="24"/>
        </w:rPr>
        <w:t xml:space="preserve">and highlight some key </w:t>
      </w:r>
      <w:r w:rsidR="00FC5F68">
        <w:rPr>
          <w:rFonts w:ascii="Times New Roman" w:hAnsi="Times New Roman" w:cs="Times New Roman"/>
          <w:sz w:val="24"/>
          <w:szCs w:val="24"/>
        </w:rPr>
        <w:t xml:space="preserve">qualitative </w:t>
      </w:r>
      <w:r w:rsidR="00AE5934">
        <w:rPr>
          <w:rFonts w:ascii="Times New Roman" w:hAnsi="Times New Roman" w:cs="Times New Roman"/>
          <w:sz w:val="24"/>
          <w:szCs w:val="24"/>
        </w:rPr>
        <w:t>differences</w:t>
      </w:r>
      <w:r w:rsidR="000F007F">
        <w:rPr>
          <w:rFonts w:ascii="Times New Roman" w:hAnsi="Times New Roman" w:cs="Times New Roman"/>
          <w:sz w:val="24"/>
          <w:szCs w:val="24"/>
        </w:rPr>
        <w:t xml:space="preserve"> </w:t>
      </w:r>
      <w:r w:rsidR="0030045B">
        <w:rPr>
          <w:rFonts w:ascii="Times New Roman" w:hAnsi="Times New Roman" w:cs="Times New Roman"/>
          <w:sz w:val="24"/>
          <w:szCs w:val="24"/>
        </w:rPr>
        <w:t>regarding their guiding principles</w:t>
      </w:r>
      <w:r w:rsidR="00AE5934">
        <w:rPr>
          <w:rFonts w:ascii="Times New Roman" w:hAnsi="Times New Roman" w:cs="Times New Roman"/>
          <w:sz w:val="24"/>
          <w:szCs w:val="24"/>
        </w:rPr>
        <w:t>,</w:t>
      </w:r>
      <w:r w:rsidR="00FB399C">
        <w:rPr>
          <w:rFonts w:ascii="Times New Roman" w:hAnsi="Times New Roman" w:cs="Times New Roman"/>
          <w:sz w:val="24"/>
          <w:szCs w:val="24"/>
        </w:rPr>
        <w:t xml:space="preserve"> before offering a more detailed comparison</w:t>
      </w:r>
      <w:r w:rsidR="00A42664">
        <w:rPr>
          <w:rFonts w:ascii="Times New Roman" w:hAnsi="Times New Roman" w:cs="Times New Roman"/>
          <w:sz w:val="24"/>
          <w:szCs w:val="24"/>
        </w:rPr>
        <w:t xml:space="preserve"> over the dimension</w:t>
      </w:r>
      <w:r w:rsidR="0010194F">
        <w:rPr>
          <w:rFonts w:ascii="Times New Roman" w:hAnsi="Times New Roman" w:cs="Times New Roman"/>
          <w:sz w:val="24"/>
          <w:szCs w:val="24"/>
        </w:rPr>
        <w:t>s</w:t>
      </w:r>
      <w:r w:rsidR="00A42664">
        <w:rPr>
          <w:rFonts w:ascii="Times New Roman" w:hAnsi="Times New Roman" w:cs="Times New Roman"/>
          <w:sz w:val="24"/>
          <w:szCs w:val="24"/>
        </w:rPr>
        <w:t xml:space="preserve">, </w:t>
      </w:r>
      <w:r w:rsidR="00302F58">
        <w:rPr>
          <w:rFonts w:ascii="Times New Roman" w:hAnsi="Times New Roman" w:cs="Times New Roman"/>
          <w:sz w:val="24"/>
          <w:szCs w:val="24"/>
        </w:rPr>
        <w:t>indicators, and</w:t>
      </w:r>
      <w:r w:rsidR="00A42664">
        <w:rPr>
          <w:rFonts w:ascii="Times New Roman" w:hAnsi="Times New Roman" w:cs="Times New Roman"/>
          <w:sz w:val="24"/>
          <w:szCs w:val="24"/>
        </w:rPr>
        <w:t xml:space="preserve"> countries covered by the tools. </w:t>
      </w:r>
      <w:r w:rsidR="00A42664" w:rsidRPr="00982FEC">
        <w:rPr>
          <w:rFonts w:ascii="Times New Roman" w:hAnsi="Times New Roman" w:cs="Times New Roman"/>
          <w:sz w:val="24"/>
          <w:szCs w:val="24"/>
        </w:rPr>
        <w:t xml:space="preserve">We subsequently </w:t>
      </w:r>
      <w:r w:rsidR="0045773A" w:rsidRPr="00982FEC">
        <w:rPr>
          <w:rFonts w:ascii="Times New Roman" w:hAnsi="Times New Roman" w:cs="Times New Roman"/>
          <w:sz w:val="24"/>
          <w:szCs w:val="24"/>
        </w:rPr>
        <w:t xml:space="preserve">examine the relationships of these tools with </w:t>
      </w:r>
      <w:r w:rsidR="005B72F2" w:rsidRPr="00982FEC">
        <w:rPr>
          <w:rFonts w:ascii="Times New Roman" w:hAnsi="Times New Roman" w:cs="Times New Roman"/>
          <w:sz w:val="24"/>
          <w:szCs w:val="24"/>
        </w:rPr>
        <w:t>a number of</w:t>
      </w:r>
      <w:r w:rsidR="0045773A" w:rsidRPr="00982FEC">
        <w:rPr>
          <w:rFonts w:ascii="Times New Roman" w:hAnsi="Times New Roman" w:cs="Times New Roman"/>
          <w:sz w:val="24"/>
          <w:szCs w:val="24"/>
        </w:rPr>
        <w:t xml:space="preserve"> key </w:t>
      </w:r>
      <w:r w:rsidR="003A679D" w:rsidRPr="00982FEC">
        <w:rPr>
          <w:rFonts w:ascii="Times New Roman" w:hAnsi="Times New Roman" w:cs="Times New Roman"/>
          <w:sz w:val="24"/>
          <w:szCs w:val="24"/>
        </w:rPr>
        <w:t>SDG</w:t>
      </w:r>
      <w:r w:rsidR="0045773A" w:rsidRPr="00982FEC">
        <w:rPr>
          <w:rFonts w:ascii="Times New Roman" w:hAnsi="Times New Roman" w:cs="Times New Roman"/>
          <w:sz w:val="24"/>
          <w:szCs w:val="24"/>
        </w:rPr>
        <w:t xml:space="preserve"> outcomes</w:t>
      </w:r>
      <w:r w:rsidR="00B050CD" w:rsidRPr="00982FEC">
        <w:rPr>
          <w:rFonts w:ascii="Times New Roman" w:hAnsi="Times New Roman" w:cs="Times New Roman"/>
          <w:sz w:val="24"/>
          <w:szCs w:val="24"/>
        </w:rPr>
        <w:t xml:space="preserve"> and several other</w:t>
      </w:r>
      <w:r w:rsidR="00E105B7" w:rsidRPr="00982FEC">
        <w:rPr>
          <w:rFonts w:ascii="Times New Roman" w:hAnsi="Times New Roman" w:cs="Times New Roman"/>
          <w:sz w:val="24"/>
          <w:szCs w:val="24"/>
        </w:rPr>
        <w:t xml:space="preserve"> development</w:t>
      </w:r>
      <w:r w:rsidR="00B050CD" w:rsidRPr="00982FEC">
        <w:rPr>
          <w:rFonts w:ascii="Times New Roman" w:hAnsi="Times New Roman" w:cs="Times New Roman"/>
          <w:sz w:val="24"/>
          <w:szCs w:val="24"/>
        </w:rPr>
        <w:t xml:space="preserve"> indexes</w:t>
      </w:r>
      <w:r w:rsidR="0045773A" w:rsidRPr="00982FEC">
        <w:rPr>
          <w:rFonts w:ascii="Times New Roman" w:hAnsi="Times New Roman" w:cs="Times New Roman"/>
          <w:sz w:val="24"/>
          <w:szCs w:val="24"/>
        </w:rPr>
        <w:t>.</w:t>
      </w:r>
      <w:r w:rsidR="0045773A">
        <w:rPr>
          <w:rFonts w:ascii="Times New Roman" w:hAnsi="Times New Roman" w:cs="Times New Roman"/>
          <w:sz w:val="24"/>
          <w:szCs w:val="24"/>
        </w:rPr>
        <w:t xml:space="preserve"> </w:t>
      </w:r>
    </w:p>
    <w:p w14:paraId="7C4B9929" w14:textId="77777777" w:rsidR="00955D2A" w:rsidRDefault="00955D2A" w:rsidP="001F2D61">
      <w:pPr>
        <w:spacing w:line="360" w:lineRule="auto"/>
      </w:pPr>
    </w:p>
    <w:p w14:paraId="7B5F65D3" w14:textId="176E86D8" w:rsidR="008267F9" w:rsidRDefault="00652D28" w:rsidP="001F2D61">
      <w:pPr>
        <w:pStyle w:val="Heading2"/>
        <w:spacing w:line="360" w:lineRule="auto"/>
      </w:pPr>
      <w:r>
        <w:t>Overview of</w:t>
      </w:r>
      <w:r w:rsidR="008267F9">
        <w:t xml:space="preserve"> the </w:t>
      </w:r>
      <w:r>
        <w:t>t</w:t>
      </w:r>
      <w:r w:rsidR="008267F9">
        <w:t>ools</w:t>
      </w:r>
      <w:r w:rsidR="00BE49E6">
        <w:t xml:space="preserve"> and their guiding principles</w:t>
      </w:r>
    </w:p>
    <w:p w14:paraId="15D250C2" w14:textId="77777777" w:rsidR="008267F9" w:rsidRPr="00D56ED5" w:rsidRDefault="008267F9" w:rsidP="001F2D61">
      <w:pPr>
        <w:pStyle w:val="Heading3"/>
        <w:spacing w:line="360" w:lineRule="auto"/>
      </w:pPr>
      <w:r>
        <w:t>Statistical Capacity Indicators and Index (SCI) and Statistical Performance Indicators and Index (SPI)</w:t>
      </w:r>
    </w:p>
    <w:p w14:paraId="439EC562" w14:textId="10BDB3A2" w:rsidR="008267F9" w:rsidRDefault="003472A5" w:rsidP="001F2D61">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w:t>
      </w:r>
      <w:r>
        <w:rPr>
          <w:rFonts w:ascii="Times New Roman" w:hAnsi="Times New Roman"/>
          <w:sz w:val="24"/>
          <w:szCs w:val="24"/>
        </w:rPr>
        <w:t>the guiding principles that the source data should be publicly available and meet certain quality standards (e.g., as provided by the curators of the international databases), t</w:t>
      </w:r>
      <w:r w:rsidR="008267F9" w:rsidRPr="007F3819">
        <w:rPr>
          <w:rFonts w:ascii="Times New Roman" w:eastAsia="Times New Roman" w:hAnsi="Times New Roman" w:cs="Times New Roman"/>
          <w:sz w:val="24"/>
          <w:szCs w:val="24"/>
        </w:rPr>
        <w:t>he SCI</w:t>
      </w:r>
      <w:r w:rsidR="008267F9">
        <w:rPr>
          <w:rFonts w:ascii="Times New Roman" w:eastAsia="Times New Roman" w:hAnsi="Times New Roman" w:cs="Times New Roman"/>
          <w:sz w:val="24"/>
          <w:szCs w:val="24"/>
        </w:rPr>
        <w:t xml:space="preserve"> collect</w:t>
      </w:r>
      <w:r w:rsidR="0010194F">
        <w:rPr>
          <w:rFonts w:ascii="Times New Roman" w:eastAsia="Times New Roman" w:hAnsi="Times New Roman" w:cs="Times New Roman"/>
          <w:sz w:val="24"/>
          <w:szCs w:val="24"/>
        </w:rPr>
        <w:t>ed</w:t>
      </w:r>
      <w:r w:rsidR="008267F9">
        <w:rPr>
          <w:rFonts w:ascii="Times New Roman" w:eastAsia="Times New Roman" w:hAnsi="Times New Roman" w:cs="Times New Roman"/>
          <w:sz w:val="24"/>
          <w:szCs w:val="24"/>
        </w:rPr>
        <w:t xml:space="preserve"> data </w:t>
      </w:r>
      <w:r w:rsidR="008267F9">
        <w:rPr>
          <w:rFonts w:ascii="Times New Roman" w:hAnsi="Times New Roman"/>
          <w:sz w:val="24"/>
          <w:szCs w:val="24"/>
        </w:rPr>
        <w:t xml:space="preserve">from publicly available, international databases and NSO websites, with the major share coming from the former source. </w:t>
      </w:r>
      <w:r w:rsidR="00F9721C">
        <w:rPr>
          <w:rFonts w:ascii="Times New Roman" w:eastAsia="Times New Roman" w:hAnsi="Times New Roman" w:cs="Times New Roman"/>
          <w:sz w:val="24"/>
          <w:szCs w:val="24"/>
        </w:rPr>
        <w:t>The SCI</w:t>
      </w:r>
      <w:r w:rsidR="008267F9" w:rsidRPr="007F3819">
        <w:rPr>
          <w:rFonts w:ascii="Times New Roman" w:eastAsia="Times New Roman" w:hAnsi="Times New Roman" w:cs="Times New Roman"/>
          <w:sz w:val="24"/>
          <w:szCs w:val="24"/>
        </w:rPr>
        <w:t xml:space="preserve"> </w:t>
      </w:r>
      <w:r w:rsidR="008267F9">
        <w:rPr>
          <w:rFonts w:ascii="Times New Roman" w:eastAsia="Times New Roman" w:hAnsi="Times New Roman" w:cs="Times New Roman"/>
          <w:sz w:val="24"/>
          <w:szCs w:val="24"/>
        </w:rPr>
        <w:t>has been</w:t>
      </w:r>
      <w:r w:rsidR="008267F9" w:rsidRPr="007F3819">
        <w:rPr>
          <w:rFonts w:ascii="Times New Roman" w:eastAsia="Times New Roman" w:hAnsi="Times New Roman" w:cs="Times New Roman"/>
          <w:sz w:val="24"/>
          <w:szCs w:val="24"/>
        </w:rPr>
        <w:t xml:space="preserve"> employed by different international and national agencies</w:t>
      </w:r>
      <w:r w:rsidR="008267F9">
        <w:rPr>
          <w:rFonts w:ascii="Times New Roman" w:eastAsia="Times New Roman" w:hAnsi="Times New Roman" w:cs="Times New Roman"/>
          <w:sz w:val="24"/>
          <w:szCs w:val="24"/>
        </w:rPr>
        <w:t xml:space="preserve"> since</w:t>
      </w:r>
      <w:r w:rsidR="001255C6">
        <w:rPr>
          <w:rFonts w:ascii="Times New Roman" w:eastAsia="Times New Roman" w:hAnsi="Times New Roman" w:cs="Times New Roman"/>
          <w:sz w:val="24"/>
          <w:szCs w:val="24"/>
        </w:rPr>
        <w:t xml:space="preserve"> its inception in</w:t>
      </w:r>
      <w:r w:rsidR="008267F9">
        <w:rPr>
          <w:rFonts w:ascii="Times New Roman" w:eastAsia="Times New Roman" w:hAnsi="Times New Roman" w:cs="Times New Roman"/>
          <w:sz w:val="24"/>
          <w:szCs w:val="24"/>
        </w:rPr>
        <w:t xml:space="preserve"> 2004</w:t>
      </w:r>
      <w:r w:rsidR="008267F9" w:rsidRPr="007F3819">
        <w:rPr>
          <w:rFonts w:ascii="Times New Roman" w:eastAsia="Times New Roman" w:hAnsi="Times New Roman" w:cs="Times New Roman"/>
          <w:sz w:val="24"/>
          <w:szCs w:val="24"/>
        </w:rPr>
        <w:t xml:space="preserve"> to measure progress with development trends (United Nations, 2016), or areas of statistical improvement in member countries (OIC, 2012), or tracking the SDG</w:t>
      </w:r>
      <w:r w:rsidR="001255C6">
        <w:rPr>
          <w:rFonts w:ascii="Times New Roman" w:eastAsia="Times New Roman" w:hAnsi="Times New Roman" w:cs="Times New Roman"/>
          <w:sz w:val="24"/>
          <w:szCs w:val="24"/>
        </w:rPr>
        <w:t>s</w:t>
      </w:r>
      <w:r w:rsidR="008267F9" w:rsidRPr="007F3819">
        <w:rPr>
          <w:rFonts w:ascii="Times New Roman" w:eastAsia="Times New Roman" w:hAnsi="Times New Roman" w:cs="Times New Roman"/>
          <w:sz w:val="24"/>
          <w:szCs w:val="24"/>
        </w:rPr>
        <w:t xml:space="preserve"> for child development (UNICEF, 2018).</w:t>
      </w:r>
      <w:r w:rsidR="008267F9">
        <w:rPr>
          <w:rFonts w:ascii="Times New Roman" w:eastAsia="Times New Roman" w:hAnsi="Times New Roman" w:cs="Times New Roman"/>
          <w:sz w:val="24"/>
          <w:szCs w:val="24"/>
        </w:rPr>
        <w:t xml:space="preserve"> </w:t>
      </w:r>
      <w:r w:rsidR="00E00992">
        <w:rPr>
          <w:rFonts w:ascii="Times New Roman" w:eastAsia="Times New Roman" w:hAnsi="Times New Roman" w:cs="Times New Roman"/>
          <w:sz w:val="24"/>
          <w:szCs w:val="24"/>
        </w:rPr>
        <w:t xml:space="preserve">The SCI was </w:t>
      </w:r>
      <w:r w:rsidR="008267F9">
        <w:rPr>
          <w:rFonts w:ascii="Times New Roman" w:eastAsia="Times New Roman" w:hAnsi="Times New Roman" w:cs="Times New Roman"/>
          <w:sz w:val="24"/>
          <w:szCs w:val="24"/>
        </w:rPr>
        <w:t xml:space="preserve">widely </w:t>
      </w:r>
      <w:r w:rsidR="00E00992">
        <w:rPr>
          <w:rFonts w:ascii="Times New Roman" w:eastAsia="Times New Roman" w:hAnsi="Times New Roman" w:cs="Times New Roman"/>
          <w:sz w:val="24"/>
          <w:szCs w:val="24"/>
        </w:rPr>
        <w:t>employ</w:t>
      </w:r>
      <w:r w:rsidR="008267F9">
        <w:rPr>
          <w:rFonts w:ascii="Times New Roman" w:eastAsia="Times New Roman" w:hAnsi="Times New Roman" w:cs="Times New Roman"/>
          <w:sz w:val="24"/>
          <w:szCs w:val="24"/>
        </w:rPr>
        <w:t xml:space="preserve">ed in academic research covering different disciplines, ranging from economics, </w:t>
      </w:r>
      <w:r w:rsidR="008C1C80">
        <w:rPr>
          <w:rFonts w:ascii="Times New Roman" w:eastAsia="Times New Roman" w:hAnsi="Times New Roman" w:cs="Times New Roman"/>
          <w:sz w:val="24"/>
          <w:szCs w:val="24"/>
        </w:rPr>
        <w:t xml:space="preserve">international </w:t>
      </w:r>
      <w:r w:rsidR="008267F9">
        <w:rPr>
          <w:rFonts w:ascii="Times New Roman" w:eastAsia="Times New Roman" w:hAnsi="Times New Roman" w:cs="Times New Roman"/>
          <w:sz w:val="24"/>
          <w:szCs w:val="24"/>
        </w:rPr>
        <w:t xml:space="preserve">development, </w:t>
      </w:r>
      <w:r w:rsidR="008267F9" w:rsidRPr="007F3819">
        <w:rPr>
          <w:rFonts w:ascii="Times New Roman" w:eastAsia="Times New Roman" w:hAnsi="Times New Roman" w:cs="Times New Roman"/>
          <w:sz w:val="24"/>
          <w:szCs w:val="24"/>
        </w:rPr>
        <w:t>political science to statistics</w:t>
      </w:r>
      <w:r w:rsidR="00005A63">
        <w:rPr>
          <w:rFonts w:ascii="Times New Roman" w:eastAsia="Times New Roman" w:hAnsi="Times New Roman" w:cs="Times New Roman"/>
          <w:sz w:val="24"/>
          <w:szCs w:val="24"/>
        </w:rPr>
        <w:t xml:space="preserve">. </w:t>
      </w:r>
      <w:r w:rsidR="008267F9">
        <w:rPr>
          <w:rFonts w:ascii="Times New Roman" w:eastAsia="Times New Roman" w:hAnsi="Times New Roman" w:cs="Times New Roman"/>
          <w:sz w:val="24"/>
          <w:szCs w:val="24"/>
        </w:rPr>
        <w:t xml:space="preserve">We offer in Appendix A, </w:t>
      </w:r>
      <w:r w:rsidR="00EF59A2">
        <w:rPr>
          <w:rFonts w:ascii="Times New Roman" w:eastAsia="Times New Roman" w:hAnsi="Times New Roman" w:cs="Times New Roman"/>
          <w:sz w:val="24"/>
          <w:szCs w:val="24"/>
        </w:rPr>
        <w:t>Table S</w:t>
      </w:r>
      <w:r w:rsidR="008267F9">
        <w:rPr>
          <w:rFonts w:ascii="Times New Roman" w:eastAsia="Times New Roman" w:hAnsi="Times New Roman" w:cs="Times New Roman"/>
          <w:sz w:val="24"/>
          <w:szCs w:val="24"/>
        </w:rPr>
        <w:t xml:space="preserve">1 a brief overview of some selected academic studies in the past decade that employ the SCI. </w:t>
      </w:r>
    </w:p>
    <w:p w14:paraId="6580328C" w14:textId="043EF002" w:rsidR="00005A63" w:rsidRDefault="00582ED4"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T</w:t>
      </w:r>
      <w:r w:rsidR="008267F9" w:rsidRPr="000A4618">
        <w:rPr>
          <w:rFonts w:ascii="Times New Roman" w:hAnsi="Times New Roman" w:cs="Times New Roman"/>
          <w:sz w:val="24"/>
          <w:szCs w:val="24"/>
        </w:rPr>
        <w:t>he SCI</w:t>
      </w:r>
      <w:r>
        <w:rPr>
          <w:rFonts w:ascii="Times New Roman" w:hAnsi="Times New Roman" w:cs="Times New Roman"/>
          <w:sz w:val="24"/>
          <w:szCs w:val="24"/>
        </w:rPr>
        <w:t>, however,</w:t>
      </w:r>
      <w:r w:rsidR="008267F9" w:rsidRPr="000A4618">
        <w:rPr>
          <w:rFonts w:ascii="Times New Roman" w:hAnsi="Times New Roman" w:cs="Times New Roman"/>
          <w:sz w:val="24"/>
          <w:szCs w:val="24"/>
        </w:rPr>
        <w:t xml:space="preserve"> </w:t>
      </w:r>
      <w:r w:rsidR="008267F9">
        <w:rPr>
          <w:rFonts w:ascii="Times New Roman" w:hAnsi="Times New Roman" w:cs="Times New Roman"/>
          <w:sz w:val="24"/>
          <w:szCs w:val="24"/>
        </w:rPr>
        <w:t>has several key limitations, including an outdated framework, a focus on poorer countries</w:t>
      </w:r>
      <w:r w:rsidR="00E105B7">
        <w:rPr>
          <w:rFonts w:ascii="Times New Roman" w:hAnsi="Times New Roman" w:cs="Times New Roman"/>
          <w:sz w:val="24"/>
          <w:szCs w:val="24"/>
        </w:rPr>
        <w:t xml:space="preserve"> only</w:t>
      </w:r>
      <w:r w:rsidR="008267F9">
        <w:rPr>
          <w:rFonts w:ascii="Times New Roman" w:hAnsi="Times New Roman" w:cs="Times New Roman"/>
          <w:sz w:val="24"/>
          <w:szCs w:val="24"/>
        </w:rPr>
        <w:t xml:space="preserve">, and a lack of underlying conceptual and mathematical </w:t>
      </w:r>
      <w:r w:rsidR="008267F9" w:rsidRPr="00F110A0">
        <w:rPr>
          <w:rFonts w:ascii="Times New Roman" w:hAnsi="Times New Roman" w:cs="Times New Roman"/>
          <w:sz w:val="24"/>
          <w:szCs w:val="24"/>
        </w:rPr>
        <w:t>principles</w:t>
      </w:r>
      <w:r w:rsidR="008267F9">
        <w:rPr>
          <w:rFonts w:ascii="Times New Roman" w:hAnsi="Times New Roman" w:cs="Times New Roman"/>
          <w:sz w:val="24"/>
          <w:szCs w:val="24"/>
        </w:rPr>
        <w:t xml:space="preserve">. </w:t>
      </w:r>
      <w:r w:rsidR="008267F9" w:rsidRPr="00027DAA">
        <w:rPr>
          <w:rFonts w:ascii="Times New Roman" w:hAnsi="Times New Roman"/>
          <w:sz w:val="24"/>
          <w:szCs w:val="24"/>
        </w:rPr>
        <w:t>The SPI</w:t>
      </w:r>
      <w:r w:rsidR="008267F9">
        <w:rPr>
          <w:rFonts w:ascii="Times New Roman" w:hAnsi="Times New Roman"/>
          <w:sz w:val="24"/>
          <w:szCs w:val="24"/>
        </w:rPr>
        <w:t xml:space="preserve"> recently replaces </w:t>
      </w:r>
      <w:r w:rsidR="004537E0">
        <w:rPr>
          <w:rFonts w:ascii="Times New Roman" w:hAnsi="Times New Roman"/>
          <w:sz w:val="24"/>
          <w:szCs w:val="24"/>
        </w:rPr>
        <w:t xml:space="preserve">and </w:t>
      </w:r>
      <w:r w:rsidR="008267F9">
        <w:rPr>
          <w:rFonts w:ascii="Times New Roman" w:hAnsi="Times New Roman"/>
          <w:sz w:val="24"/>
          <w:szCs w:val="24"/>
        </w:rPr>
        <w:t>offer</w:t>
      </w:r>
      <w:r w:rsidR="004537E0">
        <w:rPr>
          <w:rFonts w:ascii="Times New Roman" w:hAnsi="Times New Roman"/>
          <w:sz w:val="24"/>
          <w:szCs w:val="24"/>
        </w:rPr>
        <w:t>s</w:t>
      </w:r>
      <w:r w:rsidR="008267F9" w:rsidRPr="00027DAA">
        <w:rPr>
          <w:rFonts w:ascii="Times New Roman" w:hAnsi="Times New Roman"/>
          <w:sz w:val="24"/>
          <w:szCs w:val="24"/>
        </w:rPr>
        <w:t xml:space="preserve"> several advantages over the SCI on both the conceptual and empirical </w:t>
      </w:r>
      <w:r w:rsidR="008267F9" w:rsidRPr="00027DAA">
        <w:rPr>
          <w:rFonts w:ascii="Times New Roman" w:hAnsi="Times New Roman"/>
          <w:sz w:val="24"/>
          <w:szCs w:val="24"/>
        </w:rPr>
        <w:lastRenderedPageBreak/>
        <w:t>fronts</w:t>
      </w:r>
      <w:r w:rsidR="008267F9">
        <w:rPr>
          <w:rFonts w:ascii="Times New Roman" w:hAnsi="Times New Roman"/>
          <w:sz w:val="24"/>
          <w:szCs w:val="24"/>
        </w:rPr>
        <w:t xml:space="preserve"> (Dang </w:t>
      </w:r>
      <w:r w:rsidR="008267F9" w:rsidRPr="00B728EB">
        <w:rPr>
          <w:rFonts w:ascii="Times New Roman" w:hAnsi="Times New Roman"/>
          <w:i/>
          <w:iCs/>
          <w:sz w:val="24"/>
          <w:szCs w:val="24"/>
        </w:rPr>
        <w:t>et al.</w:t>
      </w:r>
      <w:r w:rsidR="008267F9">
        <w:rPr>
          <w:rFonts w:ascii="Times New Roman" w:hAnsi="Times New Roman"/>
          <w:sz w:val="24"/>
          <w:szCs w:val="24"/>
        </w:rPr>
        <w:t>, 2023)</w:t>
      </w:r>
      <w:r w:rsidR="008267F9" w:rsidRPr="00027DAA">
        <w:rPr>
          <w:rFonts w:ascii="Times New Roman" w:hAnsi="Times New Roman"/>
          <w:sz w:val="24"/>
          <w:szCs w:val="24"/>
        </w:rPr>
        <w:t xml:space="preserve">. </w:t>
      </w:r>
      <w:r w:rsidR="00B11057">
        <w:rPr>
          <w:rFonts w:ascii="Times New Roman" w:hAnsi="Times New Roman"/>
          <w:sz w:val="24"/>
          <w:szCs w:val="24"/>
        </w:rPr>
        <w:t>In particular, t</w:t>
      </w:r>
      <w:r w:rsidR="008267F9" w:rsidRPr="00106613">
        <w:rPr>
          <w:rFonts w:ascii="Times New Roman" w:hAnsi="Times New Roman" w:cs="Times New Roman"/>
          <w:sz w:val="24"/>
          <w:szCs w:val="24"/>
        </w:rPr>
        <w:t xml:space="preserve">he SPI </w:t>
      </w:r>
      <w:r w:rsidR="00B11057">
        <w:rPr>
          <w:rFonts w:ascii="Times New Roman" w:hAnsi="Times New Roman" w:cs="Times New Roman"/>
          <w:sz w:val="24"/>
          <w:szCs w:val="24"/>
        </w:rPr>
        <w:t xml:space="preserve">explicitly </w:t>
      </w:r>
      <w:r w:rsidR="00163A42">
        <w:rPr>
          <w:rFonts w:ascii="Times New Roman" w:hAnsi="Times New Roman" w:cs="Times New Roman"/>
          <w:sz w:val="24"/>
          <w:szCs w:val="24"/>
        </w:rPr>
        <w:t>offers</w:t>
      </w:r>
      <w:r w:rsidR="008267F9" w:rsidRPr="00106613">
        <w:rPr>
          <w:rFonts w:ascii="Times New Roman" w:hAnsi="Times New Roman" w:cs="Times New Roman"/>
          <w:sz w:val="24"/>
          <w:szCs w:val="24"/>
        </w:rPr>
        <w:t xml:space="preserve"> standard </w:t>
      </w:r>
      <w:r w:rsidR="008267F9" w:rsidRPr="005E6A59">
        <w:rPr>
          <w:rFonts w:ascii="Times New Roman" w:eastAsia="Times New Roman" w:hAnsi="Times New Roman" w:cs="Times New Roman"/>
          <w:i/>
          <w:sz w:val="24"/>
          <w:szCs w:val="24"/>
        </w:rPr>
        <w:t>desiderata</w:t>
      </w:r>
      <w:r w:rsidR="008267F9" w:rsidRPr="00106613">
        <w:rPr>
          <w:rFonts w:ascii="Times New Roman" w:eastAsia="Times New Roman" w:hAnsi="Times New Roman" w:cs="Times New Roman"/>
          <w:sz w:val="24"/>
          <w:szCs w:val="24"/>
        </w:rPr>
        <w:t xml:space="preserve"> </w:t>
      </w:r>
      <w:r w:rsidR="008267F9">
        <w:rPr>
          <w:rFonts w:ascii="Times New Roman" w:eastAsia="Times New Roman" w:hAnsi="Times New Roman" w:cs="Times New Roman"/>
          <w:sz w:val="24"/>
          <w:szCs w:val="24"/>
        </w:rPr>
        <w:t xml:space="preserve">for a statistical index </w:t>
      </w:r>
      <w:r w:rsidR="008267F9" w:rsidRPr="00106613">
        <w:rPr>
          <w:rFonts w:ascii="Times New Roman" w:eastAsia="Times New Roman" w:hAnsi="Times New Roman" w:cs="Times New Roman"/>
          <w:sz w:val="24"/>
          <w:szCs w:val="24"/>
        </w:rPr>
        <w:t>(i.e., simple, coherent, motivated, rigorous, implementable, replicable, incentive consistent)</w:t>
      </w:r>
      <w:r w:rsidR="008267F9" w:rsidRPr="00106613">
        <w:rPr>
          <w:rFonts w:ascii="Times New Roman" w:hAnsi="Times New Roman" w:cs="Times New Roman"/>
          <w:sz w:val="24"/>
          <w:szCs w:val="24"/>
        </w:rPr>
        <w:t>.</w:t>
      </w:r>
      <w:r w:rsidR="008267F9">
        <w:rPr>
          <w:rFonts w:ascii="Times New Roman" w:hAnsi="Times New Roman" w:cs="Times New Roman"/>
          <w:sz w:val="24"/>
          <w:szCs w:val="24"/>
        </w:rPr>
        <w:t xml:space="preserve"> </w:t>
      </w:r>
      <w:r w:rsidR="008267F9" w:rsidRPr="00027DAA">
        <w:rPr>
          <w:rFonts w:ascii="Times New Roman" w:hAnsi="Times New Roman"/>
          <w:sz w:val="24"/>
          <w:szCs w:val="24"/>
        </w:rPr>
        <w:t xml:space="preserve">Conceptually, it </w:t>
      </w:r>
      <w:r w:rsidR="00BC4A0F">
        <w:rPr>
          <w:rFonts w:ascii="Times New Roman" w:hAnsi="Times New Roman"/>
          <w:sz w:val="24"/>
          <w:szCs w:val="24"/>
        </w:rPr>
        <w:t>consist</w:t>
      </w:r>
      <w:r w:rsidR="008B3B17">
        <w:rPr>
          <w:rFonts w:ascii="Times New Roman" w:hAnsi="Times New Roman"/>
          <w:sz w:val="24"/>
          <w:szCs w:val="24"/>
        </w:rPr>
        <w:t>s</w:t>
      </w:r>
      <w:r w:rsidR="00BC4A0F">
        <w:rPr>
          <w:rFonts w:ascii="Times New Roman" w:hAnsi="Times New Roman"/>
          <w:sz w:val="24"/>
          <w:szCs w:val="24"/>
        </w:rPr>
        <w:t xml:space="preserve"> of</w:t>
      </w:r>
      <w:r w:rsidR="008267F9" w:rsidRPr="00027DAA">
        <w:rPr>
          <w:rFonts w:ascii="Times New Roman" w:hAnsi="Times New Roman"/>
          <w:sz w:val="24"/>
          <w:szCs w:val="24"/>
        </w:rPr>
        <w:t xml:space="preserve"> five pillars of data use, data services, data products, data sources, and data infrastructure</w:t>
      </w:r>
      <w:r w:rsidR="0091144E">
        <w:rPr>
          <w:rFonts w:ascii="Times New Roman" w:hAnsi="Times New Roman"/>
          <w:sz w:val="24"/>
          <w:szCs w:val="24"/>
        </w:rPr>
        <w:t xml:space="preserve">, </w:t>
      </w:r>
      <w:r w:rsidR="0091144E">
        <w:rPr>
          <w:rFonts w:ascii="Times New Roman" w:hAnsi="Times New Roman" w:cs="Times New Roman"/>
          <w:sz w:val="24"/>
          <w:szCs w:val="24"/>
        </w:rPr>
        <w:t>which can be further disaggregated into 22 dimensions.</w:t>
      </w:r>
      <w:r w:rsidR="0091144E" w:rsidRPr="00EE005E">
        <w:rPr>
          <w:rFonts w:ascii="Times New Roman" w:hAnsi="Times New Roman" w:cs="Times New Roman"/>
          <w:sz w:val="24"/>
          <w:szCs w:val="24"/>
        </w:rPr>
        <w:t xml:space="preserve"> </w:t>
      </w:r>
      <w:r w:rsidR="008267F9" w:rsidRPr="00027DAA">
        <w:rPr>
          <w:rFonts w:ascii="Times New Roman" w:hAnsi="Times New Roman"/>
          <w:sz w:val="24"/>
          <w:szCs w:val="24"/>
        </w:rPr>
        <w:t xml:space="preserve">The SPI is also built on a </w:t>
      </w:r>
      <w:r w:rsidR="008267F9">
        <w:rPr>
          <w:rFonts w:ascii="Times New Roman" w:hAnsi="Times New Roman"/>
          <w:sz w:val="24"/>
          <w:szCs w:val="24"/>
        </w:rPr>
        <w:t>clear mathematical foundation with</w:t>
      </w:r>
      <w:r w:rsidR="001F2B3E">
        <w:rPr>
          <w:rFonts w:ascii="Times New Roman" w:hAnsi="Times New Roman"/>
          <w:sz w:val="24"/>
          <w:szCs w:val="24"/>
        </w:rPr>
        <w:t xml:space="preserve"> a</w:t>
      </w:r>
      <w:r w:rsidR="008267F9">
        <w:rPr>
          <w:rFonts w:ascii="Times New Roman" w:hAnsi="Times New Roman"/>
          <w:sz w:val="24"/>
          <w:szCs w:val="24"/>
        </w:rPr>
        <w:t xml:space="preserve"> </w:t>
      </w:r>
      <w:r w:rsidR="008267F9" w:rsidRPr="00EB592E">
        <w:rPr>
          <w:rFonts w:ascii="Times New Roman" w:hAnsi="Times New Roman" w:cs="Times New Roman"/>
          <w:sz w:val="24"/>
          <w:szCs w:val="24"/>
        </w:rPr>
        <w:t>three-level</w:t>
      </w:r>
      <w:r w:rsidR="008267F9">
        <w:rPr>
          <w:rFonts w:ascii="Times New Roman" w:hAnsi="Times New Roman" w:cs="Times New Roman"/>
          <w:sz w:val="24"/>
          <w:szCs w:val="24"/>
        </w:rPr>
        <w:t xml:space="preserve"> nested weighting</w:t>
      </w:r>
      <w:r w:rsidR="008267F9" w:rsidRPr="00EB592E">
        <w:rPr>
          <w:rFonts w:ascii="Times New Roman" w:hAnsi="Times New Roman" w:cs="Times New Roman"/>
          <w:sz w:val="24"/>
          <w:szCs w:val="24"/>
        </w:rPr>
        <w:t xml:space="preserve"> structure</w:t>
      </w:r>
      <w:r w:rsidR="008267F9">
        <w:rPr>
          <w:rFonts w:ascii="Times New Roman" w:hAnsi="Times New Roman" w:cs="Times New Roman"/>
          <w:sz w:val="24"/>
          <w:szCs w:val="24"/>
        </w:rPr>
        <w:t xml:space="preserve"> that </w:t>
      </w:r>
      <w:r w:rsidR="008267F9" w:rsidRPr="00EB592E">
        <w:rPr>
          <w:rFonts w:ascii="Times New Roman" w:hAnsi="Times New Roman" w:cs="Times New Roman"/>
          <w:sz w:val="24"/>
          <w:szCs w:val="24"/>
        </w:rPr>
        <w:t xml:space="preserve">offers </w:t>
      </w:r>
      <w:r w:rsidR="008267F9">
        <w:rPr>
          <w:rFonts w:ascii="Times New Roman" w:hAnsi="Times New Roman" w:cs="Times New Roman"/>
          <w:sz w:val="24"/>
          <w:szCs w:val="24"/>
        </w:rPr>
        <w:t xml:space="preserve">desirable </w:t>
      </w:r>
      <w:r w:rsidR="008267F9" w:rsidRPr="00EB592E">
        <w:rPr>
          <w:rFonts w:ascii="Times New Roman" w:hAnsi="Times New Roman" w:cs="Times New Roman"/>
          <w:sz w:val="24"/>
          <w:szCs w:val="24"/>
        </w:rPr>
        <w:t>properties</w:t>
      </w:r>
      <w:r w:rsidR="008267F9">
        <w:rPr>
          <w:rFonts w:ascii="Times New Roman" w:hAnsi="Times New Roman" w:cs="Times New Roman"/>
          <w:sz w:val="24"/>
          <w:szCs w:val="24"/>
        </w:rPr>
        <w:t xml:space="preserve"> for an index</w:t>
      </w:r>
      <w:r w:rsidR="008267F9" w:rsidRPr="00EB592E">
        <w:rPr>
          <w:rFonts w:ascii="Times New Roman" w:hAnsi="Times New Roman" w:cs="Times New Roman"/>
          <w:sz w:val="24"/>
          <w:szCs w:val="24"/>
        </w:rPr>
        <w:t xml:space="preserve"> such as symmetry, monotonicity, and subgroup decomposability</w:t>
      </w:r>
      <w:r w:rsidR="008267F9" w:rsidRPr="00027DAA">
        <w:rPr>
          <w:rFonts w:ascii="Times New Roman" w:hAnsi="Times New Roman"/>
          <w:sz w:val="24"/>
          <w:szCs w:val="24"/>
        </w:rPr>
        <w:t xml:space="preserve"> (Cameron </w:t>
      </w:r>
      <w:r w:rsidR="008267F9" w:rsidRPr="00027DAA">
        <w:rPr>
          <w:rFonts w:ascii="Times New Roman" w:hAnsi="Times New Roman"/>
          <w:i/>
          <w:sz w:val="24"/>
          <w:szCs w:val="24"/>
        </w:rPr>
        <w:t xml:space="preserve">et al., </w:t>
      </w:r>
      <w:r w:rsidR="008267F9" w:rsidRPr="00027DAA">
        <w:rPr>
          <w:rFonts w:ascii="Times New Roman" w:hAnsi="Times New Roman"/>
          <w:sz w:val="24"/>
          <w:szCs w:val="24"/>
        </w:rPr>
        <w:t>2021)</w:t>
      </w:r>
      <w:r w:rsidR="008267F9" w:rsidRPr="00EB592E">
        <w:rPr>
          <w:rFonts w:ascii="Times New Roman" w:eastAsia="Times New Roman" w:hAnsi="Times New Roman" w:cs="Times New Roman"/>
          <w:sz w:val="24"/>
          <w:szCs w:val="24"/>
        </w:rPr>
        <w:t>.</w:t>
      </w:r>
      <w:r w:rsidR="00AF2B77">
        <w:rPr>
          <w:rFonts w:ascii="Times New Roman" w:eastAsia="Times New Roman" w:hAnsi="Times New Roman" w:cs="Times New Roman"/>
          <w:sz w:val="24"/>
          <w:szCs w:val="24"/>
        </w:rPr>
        <w:t xml:space="preserve"> </w:t>
      </w:r>
      <w:r w:rsidR="008267F9">
        <w:rPr>
          <w:rFonts w:ascii="Times New Roman" w:hAnsi="Times New Roman"/>
          <w:sz w:val="24"/>
          <w:szCs w:val="24"/>
        </w:rPr>
        <w:t xml:space="preserve">Empirically, </w:t>
      </w:r>
      <w:r w:rsidR="008267F9" w:rsidRPr="00027DAA">
        <w:rPr>
          <w:rFonts w:ascii="Times New Roman" w:hAnsi="Times New Roman"/>
          <w:sz w:val="24"/>
          <w:szCs w:val="24"/>
        </w:rPr>
        <w:t xml:space="preserve">the SPI offers more than twice the </w:t>
      </w:r>
      <w:r w:rsidR="008267F9">
        <w:rPr>
          <w:rFonts w:ascii="Times New Roman" w:hAnsi="Times New Roman"/>
          <w:sz w:val="24"/>
          <w:szCs w:val="24"/>
        </w:rPr>
        <w:t xml:space="preserve">number of </w:t>
      </w:r>
      <w:r w:rsidR="008267F9" w:rsidRPr="00027DAA">
        <w:rPr>
          <w:rFonts w:ascii="Times New Roman" w:hAnsi="Times New Roman"/>
          <w:sz w:val="24"/>
          <w:szCs w:val="24"/>
        </w:rPr>
        <w:t>indicators provided by the SCI</w:t>
      </w:r>
      <w:r w:rsidR="009B779C">
        <w:rPr>
          <w:rFonts w:ascii="Times New Roman" w:hAnsi="Times New Roman"/>
          <w:sz w:val="24"/>
          <w:szCs w:val="24"/>
        </w:rPr>
        <w:t>. The SPI</w:t>
      </w:r>
      <w:r w:rsidR="00E3477A">
        <w:rPr>
          <w:rFonts w:ascii="Times New Roman" w:hAnsi="Times New Roman"/>
          <w:sz w:val="24"/>
          <w:szCs w:val="24"/>
        </w:rPr>
        <w:t xml:space="preserve"> covers </w:t>
      </w:r>
      <w:r w:rsidR="00E3477A" w:rsidRPr="00027DAA">
        <w:rPr>
          <w:rFonts w:ascii="Times New Roman" w:hAnsi="Times New Roman"/>
          <w:sz w:val="24"/>
          <w:szCs w:val="24"/>
        </w:rPr>
        <w:t>both low-income and h</w:t>
      </w:r>
      <w:r w:rsidR="00E3477A">
        <w:rPr>
          <w:rFonts w:ascii="Times New Roman" w:hAnsi="Times New Roman"/>
          <w:sz w:val="24"/>
          <w:szCs w:val="24"/>
        </w:rPr>
        <w:t>igh-income countries</w:t>
      </w:r>
      <w:r w:rsidR="009B779C">
        <w:rPr>
          <w:rFonts w:ascii="Times New Roman" w:hAnsi="Times New Roman"/>
          <w:sz w:val="24"/>
          <w:szCs w:val="24"/>
        </w:rPr>
        <w:t xml:space="preserve">, while the SCI focuses on non-high-income countries alone. </w:t>
      </w:r>
      <w:r w:rsidR="00BF0AC7" w:rsidRPr="00027DAA">
        <w:rPr>
          <w:rFonts w:ascii="Times New Roman" w:hAnsi="Times New Roman"/>
          <w:sz w:val="24"/>
          <w:szCs w:val="24"/>
        </w:rPr>
        <w:t>F</w:t>
      </w:r>
      <w:r w:rsidR="00B72462">
        <w:rPr>
          <w:rFonts w:ascii="Times New Roman" w:hAnsi="Times New Roman"/>
          <w:sz w:val="24"/>
          <w:szCs w:val="24"/>
        </w:rPr>
        <w:t>inally</w:t>
      </w:r>
      <w:r w:rsidR="00BF0AC7" w:rsidRPr="00027DAA">
        <w:rPr>
          <w:rFonts w:ascii="Times New Roman" w:hAnsi="Times New Roman"/>
          <w:sz w:val="24"/>
          <w:szCs w:val="24"/>
        </w:rPr>
        <w:t xml:space="preserve">, the SPI </w:t>
      </w:r>
      <w:r w:rsidR="00BF0AC7">
        <w:rPr>
          <w:rFonts w:ascii="Times New Roman" w:hAnsi="Times New Roman"/>
          <w:sz w:val="24"/>
          <w:szCs w:val="24"/>
        </w:rPr>
        <w:t>cover</w:t>
      </w:r>
      <w:r w:rsidR="001F2B3E">
        <w:rPr>
          <w:rFonts w:ascii="Times New Roman" w:hAnsi="Times New Roman"/>
          <w:sz w:val="24"/>
          <w:szCs w:val="24"/>
        </w:rPr>
        <w:t>s</w:t>
      </w:r>
      <w:r w:rsidR="00BF0AC7">
        <w:rPr>
          <w:rFonts w:ascii="Times New Roman" w:hAnsi="Times New Roman"/>
          <w:sz w:val="24"/>
          <w:szCs w:val="24"/>
        </w:rPr>
        <w:t xml:space="preserve"> </w:t>
      </w:r>
      <w:r w:rsidR="00BF0AC7" w:rsidRPr="00027DAA">
        <w:rPr>
          <w:rFonts w:ascii="Times New Roman" w:hAnsi="Times New Roman"/>
          <w:sz w:val="24"/>
          <w:szCs w:val="24"/>
        </w:rPr>
        <w:t>indicators related to the SDGs</w:t>
      </w:r>
      <w:r w:rsidR="00BF0AC7">
        <w:rPr>
          <w:rFonts w:ascii="Times New Roman" w:hAnsi="Times New Roman"/>
          <w:sz w:val="24"/>
          <w:szCs w:val="24"/>
        </w:rPr>
        <w:t>, while the SCI cover</w:t>
      </w:r>
      <w:r w:rsidR="001F2B3E">
        <w:rPr>
          <w:rFonts w:ascii="Times New Roman" w:hAnsi="Times New Roman"/>
          <w:sz w:val="24"/>
          <w:szCs w:val="24"/>
        </w:rPr>
        <w:t>s</w:t>
      </w:r>
      <w:r w:rsidR="00BF0AC7">
        <w:rPr>
          <w:rFonts w:ascii="Times New Roman" w:hAnsi="Times New Roman"/>
          <w:sz w:val="24"/>
          <w:szCs w:val="24"/>
        </w:rPr>
        <w:t xml:space="preserve"> indicators related to the (older) MDGs.</w:t>
      </w:r>
    </w:p>
    <w:p w14:paraId="3FB7D173" w14:textId="723787EE" w:rsidR="006A52EF" w:rsidRDefault="00005A63"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 xml:space="preserve">Despite its infancy, to date the SPI has been adopted for measuring country statistical capacity in several high-profile policy reports such as </w:t>
      </w:r>
      <w:r w:rsidRPr="00DD7B9D">
        <w:rPr>
          <w:rFonts w:ascii="Times New Roman" w:hAnsi="Times New Roman" w:cs="Times New Roman"/>
          <w:i/>
          <w:sz w:val="24"/>
          <w:szCs w:val="24"/>
        </w:rPr>
        <w:t>Sustainable Development Report</w:t>
      </w:r>
      <w:r>
        <w:rPr>
          <w:rFonts w:ascii="Times New Roman" w:hAnsi="Times New Roman" w:cs="Times New Roman"/>
          <w:i/>
          <w:sz w:val="24"/>
          <w:szCs w:val="24"/>
        </w:rPr>
        <w:t>s</w:t>
      </w:r>
      <w:r w:rsidRPr="00DD7B9D">
        <w:rPr>
          <w:rFonts w:ascii="Times New Roman" w:hAnsi="Times New Roman" w:cs="Times New Roman"/>
          <w:i/>
          <w:sz w:val="24"/>
          <w:szCs w:val="24"/>
        </w:rPr>
        <w:t xml:space="preserve"> 2021</w:t>
      </w:r>
      <w:r>
        <w:rPr>
          <w:rFonts w:ascii="Times New Roman" w:hAnsi="Times New Roman" w:cs="Times New Roman"/>
          <w:i/>
          <w:sz w:val="24"/>
          <w:szCs w:val="24"/>
        </w:rPr>
        <w:t>, 2022, and 2023</w:t>
      </w:r>
      <w:r>
        <w:rPr>
          <w:rFonts w:ascii="Times New Roman" w:hAnsi="Times New Roman" w:cs="Times New Roman"/>
          <w:sz w:val="24"/>
          <w:szCs w:val="24"/>
        </w:rPr>
        <w:t xml:space="preserve"> (Sachs </w:t>
      </w:r>
      <w:r w:rsidRPr="00DD7B9D">
        <w:rPr>
          <w:rFonts w:ascii="Times New Roman" w:hAnsi="Times New Roman" w:cs="Times New Roman"/>
          <w:i/>
          <w:sz w:val="24"/>
          <w:szCs w:val="24"/>
        </w:rPr>
        <w:t>et al.</w:t>
      </w:r>
      <w:r>
        <w:rPr>
          <w:rFonts w:ascii="Times New Roman" w:hAnsi="Times New Roman" w:cs="Times New Roman"/>
          <w:sz w:val="24"/>
          <w:szCs w:val="24"/>
        </w:rPr>
        <w:t>, 2021, 2022, and 2023) and</w:t>
      </w:r>
      <w:r w:rsidR="001F2B3E">
        <w:rPr>
          <w:rFonts w:ascii="Times New Roman" w:hAnsi="Times New Roman" w:cs="Times New Roman"/>
          <w:sz w:val="24"/>
          <w:szCs w:val="24"/>
        </w:rPr>
        <w:t xml:space="preserve"> the</w:t>
      </w:r>
      <w:r>
        <w:rPr>
          <w:rFonts w:ascii="Times New Roman" w:hAnsi="Times New Roman" w:cs="Times New Roman"/>
          <w:sz w:val="24"/>
          <w:szCs w:val="24"/>
        </w:rPr>
        <w:t xml:space="preserve"> World Bank’s </w:t>
      </w:r>
      <w:r w:rsidRPr="00DD7B9D">
        <w:rPr>
          <w:rFonts w:ascii="Times New Roman" w:hAnsi="Times New Roman" w:cs="Times New Roman"/>
          <w:i/>
          <w:sz w:val="24"/>
          <w:szCs w:val="24"/>
        </w:rPr>
        <w:t>World Development Report 2021</w:t>
      </w:r>
      <w:r>
        <w:rPr>
          <w:rFonts w:ascii="Times New Roman" w:hAnsi="Times New Roman" w:cs="Times New Roman"/>
          <w:sz w:val="24"/>
          <w:szCs w:val="24"/>
        </w:rPr>
        <w:t xml:space="preserve"> (World Bank, 2021). In particular, the index was used to help highlight various gaps in countries’ data dissemination and openness, with higher statistical capacity levels being positively correlated with more NSO independence (World Bank, 2021). The index has inspired further research on assessing data openness and accessibility in MENA, a traditionally data-scarce region (</w:t>
      </w:r>
      <w:r w:rsidRPr="00E51D3C">
        <w:rPr>
          <w:rFonts w:ascii="Times New Roman" w:hAnsi="Times New Roman" w:cs="Times New Roman"/>
          <w:sz w:val="24"/>
          <w:szCs w:val="24"/>
        </w:rPr>
        <w:t>Ekhator-Mobayode and Hoogeveen, 202</w:t>
      </w:r>
      <w:r>
        <w:rPr>
          <w:rFonts w:ascii="Times New Roman" w:hAnsi="Times New Roman" w:cs="Times New Roman"/>
          <w:sz w:val="24"/>
          <w:szCs w:val="24"/>
        </w:rPr>
        <w:t>2</w:t>
      </w:r>
      <w:r w:rsidRPr="00E51D3C">
        <w:rPr>
          <w:rFonts w:ascii="Times New Roman" w:hAnsi="Times New Roman" w:cs="Times New Roman"/>
          <w:sz w:val="24"/>
          <w:szCs w:val="24"/>
        </w:rPr>
        <w:t>)</w:t>
      </w:r>
      <w:r>
        <w:rPr>
          <w:rFonts w:ascii="Times New Roman" w:hAnsi="Times New Roman" w:cs="Times New Roman"/>
          <w:sz w:val="24"/>
          <w:szCs w:val="24"/>
        </w:rPr>
        <w:t xml:space="preserve">, or how best to construct measures for learning deficiency due to </w:t>
      </w:r>
      <w:r w:rsidR="004909B2">
        <w:rPr>
          <w:rFonts w:ascii="Times New Roman" w:hAnsi="Times New Roman" w:cs="Times New Roman"/>
          <w:sz w:val="24"/>
          <w:szCs w:val="24"/>
        </w:rPr>
        <w:t>COVID</w:t>
      </w:r>
      <w:r>
        <w:rPr>
          <w:rFonts w:ascii="Times New Roman" w:hAnsi="Times New Roman" w:cs="Times New Roman"/>
          <w:sz w:val="24"/>
          <w:szCs w:val="24"/>
        </w:rPr>
        <w:t>-19-induced school closures (Azevedo, 2020)</w:t>
      </w:r>
      <w:r w:rsidR="003F1C62">
        <w:rPr>
          <w:rFonts w:ascii="Times New Roman" w:hAnsi="Times New Roman" w:cs="Times New Roman"/>
          <w:sz w:val="24"/>
          <w:szCs w:val="24"/>
        </w:rPr>
        <w:t xml:space="preserve">, or </w:t>
      </w:r>
      <w:r>
        <w:rPr>
          <w:rFonts w:ascii="Times New Roman" w:hAnsi="Times New Roman" w:cs="Times New Roman"/>
          <w:sz w:val="24"/>
          <w:szCs w:val="24"/>
        </w:rPr>
        <w:t xml:space="preserve">to better understand how NSOs respond and adjust to the disruptions caused by the </w:t>
      </w:r>
      <w:r w:rsidR="004909B2">
        <w:rPr>
          <w:rFonts w:ascii="Times New Roman" w:hAnsi="Times New Roman" w:cs="Times New Roman"/>
          <w:sz w:val="24"/>
          <w:szCs w:val="24"/>
        </w:rPr>
        <w:t>COVID</w:t>
      </w:r>
      <w:r>
        <w:rPr>
          <w:rFonts w:ascii="Times New Roman" w:hAnsi="Times New Roman" w:cs="Times New Roman"/>
          <w:sz w:val="24"/>
          <w:szCs w:val="24"/>
        </w:rPr>
        <w:t xml:space="preserve">-19 pandemic (Wollburg </w:t>
      </w:r>
      <w:r w:rsidRPr="00C922FB">
        <w:rPr>
          <w:rFonts w:ascii="Times New Roman" w:hAnsi="Times New Roman" w:cs="Times New Roman"/>
          <w:i/>
          <w:sz w:val="24"/>
          <w:szCs w:val="24"/>
        </w:rPr>
        <w:t>et al.</w:t>
      </w:r>
      <w:r>
        <w:rPr>
          <w:rFonts w:ascii="Times New Roman" w:hAnsi="Times New Roman" w:cs="Times New Roman"/>
          <w:sz w:val="24"/>
          <w:szCs w:val="24"/>
        </w:rPr>
        <w:t>, 2022).</w:t>
      </w:r>
      <w:r w:rsidR="00E341AB">
        <w:rPr>
          <w:rFonts w:ascii="Times New Roman" w:hAnsi="Times New Roman" w:cs="Times New Roman"/>
          <w:sz w:val="24"/>
          <w:szCs w:val="24"/>
        </w:rPr>
        <w:t xml:space="preserve"> </w:t>
      </w:r>
      <w:r>
        <w:rPr>
          <w:rFonts w:ascii="Times New Roman" w:hAnsi="Times New Roman" w:cs="Times New Roman"/>
          <w:sz w:val="24"/>
          <w:szCs w:val="24"/>
        </w:rPr>
        <w:t>It also contributes to current thinking not only on improving the quality of NSSs</w:t>
      </w:r>
      <w:r w:rsidR="00FA3EF1">
        <w:rPr>
          <w:rFonts w:ascii="Times New Roman" w:hAnsi="Times New Roman" w:cs="Times New Roman"/>
          <w:sz w:val="24"/>
          <w:szCs w:val="24"/>
        </w:rPr>
        <w:t>, government use of data,</w:t>
      </w:r>
      <w:r>
        <w:rPr>
          <w:rFonts w:ascii="Times New Roman" w:hAnsi="Times New Roman" w:cs="Times New Roman"/>
          <w:sz w:val="24"/>
          <w:szCs w:val="24"/>
        </w:rPr>
        <w:t xml:space="preserve"> and future official statistics (Radermacher, 2021;</w:t>
      </w:r>
      <w:r w:rsidR="003571EA" w:rsidRPr="003571EA">
        <w:rPr>
          <w:rFonts w:ascii="Times New Roman" w:hAnsi="Times New Roman" w:cs="Times New Roman"/>
          <w:sz w:val="24"/>
          <w:szCs w:val="24"/>
        </w:rPr>
        <w:t xml:space="preserve"> </w:t>
      </w:r>
      <w:r w:rsidR="003571EA">
        <w:rPr>
          <w:rFonts w:ascii="Times New Roman" w:hAnsi="Times New Roman" w:cs="Times New Roman"/>
          <w:sz w:val="24"/>
          <w:szCs w:val="24"/>
        </w:rPr>
        <w:t xml:space="preserve">Asher </w:t>
      </w:r>
      <w:r w:rsidR="003571EA" w:rsidRPr="007A5468">
        <w:rPr>
          <w:rFonts w:ascii="Times New Roman" w:hAnsi="Times New Roman" w:cs="Times New Roman"/>
          <w:i/>
          <w:iCs/>
          <w:sz w:val="24"/>
          <w:szCs w:val="24"/>
        </w:rPr>
        <w:t>et al.</w:t>
      </w:r>
      <w:r w:rsidR="003571EA">
        <w:rPr>
          <w:rFonts w:ascii="Times New Roman" w:hAnsi="Times New Roman" w:cs="Times New Roman"/>
          <w:sz w:val="24"/>
          <w:szCs w:val="24"/>
        </w:rPr>
        <w:t>, 2022;</w:t>
      </w:r>
      <w:r>
        <w:rPr>
          <w:rFonts w:ascii="Times New Roman" w:hAnsi="Times New Roman" w:cs="Times New Roman"/>
          <w:sz w:val="24"/>
          <w:szCs w:val="24"/>
        </w:rPr>
        <w:t xml:space="preserve"> Bersales, 2022), but also on other topics such as</w:t>
      </w:r>
      <w:r w:rsidR="00C45B17">
        <w:rPr>
          <w:rFonts w:ascii="Times New Roman" w:hAnsi="Times New Roman" w:cs="Times New Roman"/>
          <w:sz w:val="24"/>
          <w:szCs w:val="24"/>
        </w:rPr>
        <w:t xml:space="preserve"> reducing </w:t>
      </w:r>
      <w:r w:rsidR="009344BC">
        <w:rPr>
          <w:rFonts w:ascii="Times New Roman" w:hAnsi="Times New Roman" w:cs="Times New Roman"/>
          <w:sz w:val="24"/>
          <w:szCs w:val="24"/>
        </w:rPr>
        <w:t>GDP</w:t>
      </w:r>
      <w:r w:rsidR="009344BC" w:rsidRPr="009344BC">
        <w:rPr>
          <w:rFonts w:ascii="Times New Roman" w:hAnsi="Times New Roman" w:cs="Times New Roman"/>
          <w:sz w:val="24"/>
          <w:szCs w:val="24"/>
        </w:rPr>
        <w:t xml:space="preserve"> growth forecast errors</w:t>
      </w:r>
      <w:r w:rsidR="009344BC">
        <w:rPr>
          <w:rFonts w:ascii="Times New Roman" w:hAnsi="Times New Roman" w:cs="Times New Roman"/>
          <w:sz w:val="24"/>
          <w:szCs w:val="24"/>
        </w:rPr>
        <w:t xml:space="preserve"> (Gatti </w:t>
      </w:r>
      <w:r w:rsidR="009344BC" w:rsidRPr="009344BC">
        <w:rPr>
          <w:rFonts w:ascii="Times New Roman" w:hAnsi="Times New Roman" w:cs="Times New Roman"/>
          <w:i/>
          <w:iCs/>
          <w:sz w:val="24"/>
          <w:szCs w:val="24"/>
        </w:rPr>
        <w:t>et al.</w:t>
      </w:r>
      <w:r w:rsidR="009344BC">
        <w:rPr>
          <w:rFonts w:ascii="Times New Roman" w:hAnsi="Times New Roman" w:cs="Times New Roman"/>
          <w:sz w:val="24"/>
          <w:szCs w:val="24"/>
        </w:rPr>
        <w:t>, 202</w:t>
      </w:r>
      <w:r w:rsidR="00633802">
        <w:rPr>
          <w:rFonts w:ascii="Times New Roman" w:hAnsi="Times New Roman" w:cs="Times New Roman"/>
          <w:sz w:val="24"/>
          <w:szCs w:val="24"/>
        </w:rPr>
        <w:t>4</w:t>
      </w:r>
      <w:r w:rsidR="009344BC">
        <w:rPr>
          <w:rFonts w:ascii="Times New Roman" w:hAnsi="Times New Roman" w:cs="Times New Roman"/>
          <w:sz w:val="24"/>
          <w:szCs w:val="24"/>
        </w:rPr>
        <w:t xml:space="preserve">), </w:t>
      </w:r>
      <w:r>
        <w:rPr>
          <w:rFonts w:ascii="Times New Roman" w:hAnsi="Times New Roman" w:cs="Times New Roman"/>
          <w:sz w:val="24"/>
          <w:szCs w:val="24"/>
        </w:rPr>
        <w:t xml:space="preserve">measuring public sector digital transformation (Dener </w:t>
      </w:r>
      <w:r w:rsidRPr="00C8263A">
        <w:rPr>
          <w:rFonts w:ascii="Times New Roman" w:hAnsi="Times New Roman" w:cs="Times New Roman"/>
          <w:i/>
          <w:sz w:val="24"/>
          <w:szCs w:val="24"/>
        </w:rPr>
        <w:t>et al.</w:t>
      </w:r>
      <w:r>
        <w:rPr>
          <w:rFonts w:ascii="Times New Roman" w:hAnsi="Times New Roman" w:cs="Times New Roman"/>
          <w:sz w:val="24"/>
          <w:szCs w:val="24"/>
        </w:rPr>
        <w:t>, 2021) and food and agricultur</w:t>
      </w:r>
      <w:r w:rsidR="001F2B3E">
        <w:rPr>
          <w:rFonts w:ascii="Times New Roman" w:hAnsi="Times New Roman" w:cs="Times New Roman"/>
          <w:sz w:val="24"/>
          <w:szCs w:val="24"/>
        </w:rPr>
        <w:t>al</w:t>
      </w:r>
      <w:r>
        <w:rPr>
          <w:rFonts w:ascii="Times New Roman" w:hAnsi="Times New Roman" w:cs="Times New Roman"/>
          <w:sz w:val="24"/>
          <w:szCs w:val="24"/>
        </w:rPr>
        <w:t xml:space="preserve"> statistics (Bizier </w:t>
      </w:r>
      <w:r w:rsidRPr="00504299">
        <w:rPr>
          <w:rFonts w:ascii="Times New Roman" w:hAnsi="Times New Roman" w:cs="Times New Roman"/>
          <w:i/>
          <w:sz w:val="24"/>
          <w:szCs w:val="24"/>
        </w:rPr>
        <w:t>et al.</w:t>
      </w:r>
      <w:r>
        <w:rPr>
          <w:rFonts w:ascii="Times New Roman" w:hAnsi="Times New Roman" w:cs="Times New Roman"/>
          <w:sz w:val="24"/>
          <w:szCs w:val="24"/>
        </w:rPr>
        <w:t>, 2022)</w:t>
      </w:r>
      <w:r w:rsidR="00C45B17">
        <w:rPr>
          <w:rFonts w:ascii="Times New Roman" w:hAnsi="Times New Roman" w:cs="Times New Roman"/>
          <w:sz w:val="24"/>
          <w:szCs w:val="24"/>
        </w:rPr>
        <w:t xml:space="preserve">, </w:t>
      </w:r>
      <w:r>
        <w:rPr>
          <w:rFonts w:ascii="Times New Roman" w:hAnsi="Times New Roman" w:cs="Times New Roman"/>
          <w:sz w:val="24"/>
          <w:szCs w:val="24"/>
        </w:rPr>
        <w:t xml:space="preserve">and selecting the appropriate context to measure student absenteeism and </w:t>
      </w:r>
      <w:r w:rsidRPr="00504299">
        <w:rPr>
          <w:rFonts w:ascii="Times New Roman" w:hAnsi="Times New Roman" w:cs="Times New Roman"/>
          <w:sz w:val="24"/>
          <w:szCs w:val="24"/>
        </w:rPr>
        <w:t>women’s empowerment</w:t>
      </w:r>
      <w:r>
        <w:rPr>
          <w:rFonts w:ascii="Times New Roman" w:hAnsi="Times New Roman" w:cs="Times New Roman"/>
          <w:sz w:val="24"/>
          <w:szCs w:val="24"/>
        </w:rPr>
        <w:t xml:space="preserve"> (Yount </w:t>
      </w:r>
      <w:r w:rsidRPr="00504299">
        <w:rPr>
          <w:rFonts w:ascii="Times New Roman" w:hAnsi="Times New Roman" w:cs="Times New Roman"/>
          <w:i/>
          <w:sz w:val="24"/>
          <w:szCs w:val="24"/>
        </w:rPr>
        <w:t>et al.</w:t>
      </w:r>
      <w:r>
        <w:rPr>
          <w:rFonts w:ascii="Times New Roman" w:hAnsi="Times New Roman" w:cs="Times New Roman"/>
          <w:sz w:val="24"/>
          <w:szCs w:val="24"/>
        </w:rPr>
        <w:t>, 2022</w:t>
      </w:r>
      <w:r w:rsidR="00142B77">
        <w:rPr>
          <w:rFonts w:ascii="Times New Roman" w:hAnsi="Times New Roman" w:cs="Times New Roman"/>
          <w:sz w:val="24"/>
          <w:szCs w:val="24"/>
        </w:rPr>
        <w:t>; Evans and Acosta, 2023</w:t>
      </w:r>
      <w:r>
        <w:rPr>
          <w:rFonts w:ascii="Times New Roman" w:hAnsi="Times New Roman" w:cs="Times New Roman"/>
          <w:sz w:val="24"/>
          <w:szCs w:val="24"/>
        </w:rPr>
        <w:t>).</w:t>
      </w:r>
      <w:r w:rsidR="00BF0AC7">
        <w:rPr>
          <w:rFonts w:ascii="Times New Roman" w:hAnsi="Times New Roman"/>
          <w:sz w:val="24"/>
          <w:szCs w:val="24"/>
        </w:rPr>
        <w:t xml:space="preserve"> </w:t>
      </w:r>
    </w:p>
    <w:p w14:paraId="52DF061F" w14:textId="77D92EB2" w:rsidR="008267F9" w:rsidRPr="007F3819" w:rsidRDefault="006A52EF" w:rsidP="001F2D61">
      <w:pPr>
        <w:spacing w:after="0" w:line="360" w:lineRule="auto"/>
        <w:ind w:firstLine="360"/>
        <w:jc w:val="both"/>
        <w:rPr>
          <w:rFonts w:ascii="Times New Roman" w:hAnsi="Times New Roman"/>
          <w:sz w:val="24"/>
          <w:szCs w:val="24"/>
        </w:rPr>
      </w:pPr>
      <w:r>
        <w:rPr>
          <w:rFonts w:ascii="Times New Roman" w:eastAsia="Times New Roman" w:hAnsi="Times New Roman" w:cs="Times New Roman"/>
          <w:sz w:val="24"/>
          <w:szCs w:val="24"/>
        </w:rPr>
        <w:t xml:space="preserve">We offer further discussion on the conceptual motivations and construction of the SPI in the Method section. </w:t>
      </w:r>
      <w:r w:rsidR="00B33A44">
        <w:rPr>
          <w:rFonts w:ascii="Times New Roman" w:hAnsi="Times New Roman" w:cs="Times New Roman"/>
          <w:sz w:val="24"/>
          <w:szCs w:val="24"/>
        </w:rPr>
        <w:t>We provide more details on the dimensions of the SPI, including ongoing data</w:t>
      </w:r>
      <w:r w:rsidR="005D7924">
        <w:rPr>
          <w:rFonts w:ascii="Times New Roman" w:hAnsi="Times New Roman" w:cs="Times New Roman"/>
          <w:sz w:val="24"/>
          <w:szCs w:val="24"/>
        </w:rPr>
        <w:t xml:space="preserve"> </w:t>
      </w:r>
      <w:r w:rsidR="00B33A44">
        <w:rPr>
          <w:rFonts w:ascii="Times New Roman" w:hAnsi="Times New Roman" w:cs="Times New Roman"/>
          <w:sz w:val="24"/>
          <w:szCs w:val="24"/>
        </w:rPr>
        <w:t xml:space="preserve">work, in Appendix A, </w:t>
      </w:r>
      <w:r w:rsidR="00EF59A2">
        <w:rPr>
          <w:rFonts w:ascii="Times New Roman" w:hAnsi="Times New Roman" w:cs="Times New Roman"/>
          <w:sz w:val="24"/>
          <w:szCs w:val="24"/>
        </w:rPr>
        <w:t>Table S</w:t>
      </w:r>
      <w:r w:rsidR="00B33A44">
        <w:rPr>
          <w:rFonts w:ascii="Times New Roman" w:hAnsi="Times New Roman" w:cs="Times New Roman"/>
          <w:sz w:val="24"/>
          <w:szCs w:val="24"/>
        </w:rPr>
        <w:t>2</w:t>
      </w:r>
      <w:r w:rsidR="008D2F87">
        <w:rPr>
          <w:rFonts w:ascii="Times New Roman" w:hAnsi="Times New Roman" w:cs="Times New Roman"/>
          <w:sz w:val="24"/>
          <w:szCs w:val="24"/>
        </w:rPr>
        <w:t xml:space="preserve"> and </w:t>
      </w:r>
      <w:r w:rsidR="00BF0AC7" w:rsidRPr="007F3819">
        <w:rPr>
          <w:rFonts w:ascii="Times New Roman" w:hAnsi="Times New Roman"/>
          <w:sz w:val="24"/>
          <w:szCs w:val="24"/>
        </w:rPr>
        <w:t xml:space="preserve">a mapping of the SPI indicators to the SDG indicators in </w:t>
      </w:r>
      <w:r w:rsidR="00EF59A2">
        <w:rPr>
          <w:rFonts w:ascii="Times New Roman" w:hAnsi="Times New Roman"/>
          <w:sz w:val="24"/>
          <w:szCs w:val="24"/>
        </w:rPr>
        <w:t>Table S</w:t>
      </w:r>
      <w:r w:rsidR="00274A25">
        <w:rPr>
          <w:rFonts w:ascii="Times New Roman" w:hAnsi="Times New Roman"/>
          <w:sz w:val="24"/>
          <w:szCs w:val="24"/>
        </w:rPr>
        <w:t>3</w:t>
      </w:r>
      <w:r w:rsidR="00BF0AC7" w:rsidRPr="007F3819">
        <w:rPr>
          <w:rFonts w:ascii="Times New Roman" w:hAnsi="Times New Roman"/>
          <w:sz w:val="24"/>
          <w:szCs w:val="24"/>
        </w:rPr>
        <w:t>.</w:t>
      </w:r>
      <w:r w:rsidR="00441416">
        <w:rPr>
          <w:rFonts w:ascii="Times New Roman" w:hAnsi="Times New Roman"/>
          <w:sz w:val="24"/>
          <w:szCs w:val="24"/>
        </w:rPr>
        <w:t xml:space="preserve"> We </w:t>
      </w:r>
      <w:r w:rsidR="0096412F">
        <w:rPr>
          <w:rFonts w:ascii="Times New Roman" w:hAnsi="Times New Roman"/>
          <w:sz w:val="24"/>
          <w:szCs w:val="24"/>
        </w:rPr>
        <w:t>provide the latest update for the SPI country scores in 20</w:t>
      </w:r>
      <w:r w:rsidR="00435E2B">
        <w:rPr>
          <w:rFonts w:ascii="Times New Roman" w:hAnsi="Times New Roman"/>
          <w:sz w:val="24"/>
          <w:szCs w:val="24"/>
        </w:rPr>
        <w:t>2</w:t>
      </w:r>
      <w:r w:rsidR="0096412F">
        <w:rPr>
          <w:rFonts w:ascii="Times New Roman" w:hAnsi="Times New Roman"/>
          <w:sz w:val="24"/>
          <w:szCs w:val="24"/>
        </w:rPr>
        <w:t xml:space="preserve">2 in Appendix A, </w:t>
      </w:r>
      <w:r w:rsidR="00EF59A2">
        <w:rPr>
          <w:rFonts w:ascii="Times New Roman" w:hAnsi="Times New Roman"/>
          <w:sz w:val="24"/>
          <w:szCs w:val="24"/>
        </w:rPr>
        <w:t>Table S</w:t>
      </w:r>
      <w:r w:rsidR="0096412F">
        <w:rPr>
          <w:rFonts w:ascii="Times New Roman" w:hAnsi="Times New Roman"/>
          <w:sz w:val="24"/>
          <w:szCs w:val="24"/>
        </w:rPr>
        <w:t>4</w:t>
      </w:r>
      <w:r w:rsidR="009E1EEA">
        <w:rPr>
          <w:rFonts w:ascii="Times New Roman" w:hAnsi="Times New Roman"/>
          <w:sz w:val="24"/>
          <w:szCs w:val="24"/>
        </w:rPr>
        <w:t>.</w:t>
      </w:r>
      <w:r>
        <w:rPr>
          <w:rFonts w:ascii="Times New Roman" w:hAnsi="Times New Roman"/>
          <w:sz w:val="24"/>
          <w:szCs w:val="24"/>
        </w:rPr>
        <w:t xml:space="preserve"> </w:t>
      </w:r>
      <w:r w:rsidR="00BA7CB8">
        <w:rPr>
          <w:rFonts w:ascii="Times New Roman" w:hAnsi="Times New Roman"/>
          <w:sz w:val="24"/>
          <w:szCs w:val="24"/>
        </w:rPr>
        <w:lastRenderedPageBreak/>
        <w:t>F</w:t>
      </w:r>
      <w:r>
        <w:rPr>
          <w:rFonts w:ascii="Times New Roman" w:hAnsi="Times New Roman"/>
          <w:sz w:val="24"/>
          <w:szCs w:val="24"/>
        </w:rPr>
        <w:t xml:space="preserve">urther comparison between the SPI and the SCI </w:t>
      </w:r>
      <w:r w:rsidR="00BA7CB8">
        <w:rPr>
          <w:rFonts w:ascii="Times New Roman" w:hAnsi="Times New Roman"/>
          <w:sz w:val="24"/>
          <w:szCs w:val="24"/>
        </w:rPr>
        <w:t>is provide</w:t>
      </w:r>
      <w:r w:rsidR="005B5BFE">
        <w:rPr>
          <w:rFonts w:ascii="Times New Roman" w:hAnsi="Times New Roman"/>
          <w:sz w:val="24"/>
          <w:szCs w:val="24"/>
        </w:rPr>
        <w:t>d</w:t>
      </w:r>
      <w:r w:rsidR="00BA7CB8">
        <w:rPr>
          <w:rFonts w:ascii="Times New Roman" w:hAnsi="Times New Roman"/>
          <w:sz w:val="24"/>
          <w:szCs w:val="24"/>
        </w:rPr>
        <w:t xml:space="preserve"> in Dang </w:t>
      </w:r>
      <w:r w:rsidR="00BA7CB8" w:rsidRPr="00C2694A">
        <w:rPr>
          <w:rFonts w:ascii="Times New Roman" w:hAnsi="Times New Roman"/>
          <w:i/>
          <w:iCs/>
          <w:sz w:val="24"/>
          <w:szCs w:val="24"/>
        </w:rPr>
        <w:t>et al.</w:t>
      </w:r>
      <w:r w:rsidR="00BA7CB8">
        <w:rPr>
          <w:rFonts w:ascii="Times New Roman" w:hAnsi="Times New Roman"/>
          <w:sz w:val="24"/>
          <w:szCs w:val="24"/>
        </w:rPr>
        <w:t xml:space="preserve"> (2023)</w:t>
      </w:r>
      <w:r w:rsidR="001D0464">
        <w:rPr>
          <w:rFonts w:ascii="Times New Roman" w:hAnsi="Times New Roman"/>
          <w:sz w:val="24"/>
          <w:szCs w:val="24"/>
        </w:rPr>
        <w:t xml:space="preserve"> and</w:t>
      </w:r>
      <w:r w:rsidR="008D61F2">
        <w:rPr>
          <w:rFonts w:ascii="Times New Roman" w:hAnsi="Times New Roman"/>
          <w:sz w:val="24"/>
          <w:szCs w:val="24"/>
        </w:rPr>
        <w:t xml:space="preserve"> in</w:t>
      </w:r>
      <w:r w:rsidR="001D0464">
        <w:rPr>
          <w:rFonts w:ascii="Times New Roman" w:hAnsi="Times New Roman"/>
          <w:sz w:val="24"/>
          <w:szCs w:val="24"/>
        </w:rPr>
        <w:t xml:space="preserve"> Dang </w:t>
      </w:r>
      <w:r w:rsidR="001D0464" w:rsidRPr="00982FEC">
        <w:rPr>
          <w:rFonts w:ascii="Times New Roman" w:hAnsi="Times New Roman"/>
          <w:i/>
          <w:iCs/>
          <w:sz w:val="24"/>
          <w:szCs w:val="24"/>
        </w:rPr>
        <w:t>et al.</w:t>
      </w:r>
      <w:r w:rsidR="001D0464">
        <w:rPr>
          <w:rFonts w:ascii="Times New Roman" w:hAnsi="Times New Roman"/>
          <w:sz w:val="24"/>
          <w:szCs w:val="24"/>
        </w:rPr>
        <w:t xml:space="preserve"> (forthcoming)</w:t>
      </w:r>
      <w:r>
        <w:rPr>
          <w:rFonts w:ascii="Times New Roman" w:hAnsi="Times New Roman"/>
          <w:sz w:val="24"/>
          <w:szCs w:val="24"/>
        </w:rPr>
        <w:t>.</w:t>
      </w:r>
    </w:p>
    <w:p w14:paraId="50FAB0FF" w14:textId="77777777" w:rsidR="008267F9" w:rsidRDefault="008267F9" w:rsidP="001F2D61">
      <w:pPr>
        <w:spacing w:after="0" w:line="360" w:lineRule="auto"/>
        <w:jc w:val="both"/>
        <w:rPr>
          <w:rFonts w:ascii="Times New Roman" w:eastAsia="Times New Roman" w:hAnsi="Times New Roman" w:cs="Times New Roman"/>
          <w:sz w:val="24"/>
          <w:szCs w:val="24"/>
        </w:rPr>
      </w:pPr>
    </w:p>
    <w:p w14:paraId="3C650965" w14:textId="77777777" w:rsidR="008267F9" w:rsidRDefault="008267F9" w:rsidP="001F2D61">
      <w:pPr>
        <w:pStyle w:val="Heading3"/>
        <w:spacing w:line="360" w:lineRule="auto"/>
      </w:pPr>
      <w:r w:rsidRPr="00CF303B">
        <w:t>Open Data Inventory (ODIN) index</w:t>
      </w:r>
    </w:p>
    <w:p w14:paraId="0B262A9B" w14:textId="12F255B0" w:rsidR="008267F9" w:rsidRDefault="008267F9" w:rsidP="00C20C0B">
      <w:pPr>
        <w:spacing w:after="0" w:line="360" w:lineRule="auto"/>
        <w:ind w:firstLine="360"/>
        <w:jc w:val="both"/>
        <w:rPr>
          <w:rFonts w:ascii="Times New Roman" w:hAnsi="Times New Roman"/>
          <w:sz w:val="24"/>
          <w:szCs w:val="24"/>
        </w:rPr>
      </w:pPr>
      <w:r>
        <w:rPr>
          <w:rFonts w:ascii="Times New Roman" w:hAnsi="Times New Roman"/>
          <w:sz w:val="24"/>
          <w:szCs w:val="24"/>
        </w:rPr>
        <w:t>T</w:t>
      </w:r>
      <w:r w:rsidRPr="007A12F9">
        <w:rPr>
          <w:rFonts w:ascii="Times New Roman" w:hAnsi="Times New Roman"/>
          <w:sz w:val="24"/>
          <w:szCs w:val="24"/>
        </w:rPr>
        <w:t>he ODIN’s objective is “to provide an objective and reproducible measure of the public availability of national statistics, and their adherence to open data standards” (Open Data Watch, 202</w:t>
      </w:r>
      <w:r>
        <w:rPr>
          <w:rFonts w:ascii="Times New Roman" w:hAnsi="Times New Roman"/>
          <w:sz w:val="24"/>
          <w:szCs w:val="24"/>
        </w:rPr>
        <w:t>3</w:t>
      </w:r>
      <w:r w:rsidRPr="007A12F9">
        <w:rPr>
          <w:rFonts w:ascii="Times New Roman" w:hAnsi="Times New Roman"/>
          <w:sz w:val="24"/>
          <w:szCs w:val="24"/>
        </w:rPr>
        <w:t>).</w:t>
      </w:r>
      <w:r w:rsidR="003A04F2">
        <w:rPr>
          <w:rFonts w:ascii="Times New Roman" w:hAnsi="Times New Roman"/>
          <w:sz w:val="24"/>
          <w:szCs w:val="24"/>
        </w:rPr>
        <w:t xml:space="preserve"> The ODIN </w:t>
      </w:r>
      <w:r w:rsidR="0092616F">
        <w:rPr>
          <w:rFonts w:ascii="Times New Roman" w:hAnsi="Times New Roman"/>
          <w:sz w:val="24"/>
          <w:szCs w:val="24"/>
        </w:rPr>
        <w:t xml:space="preserve">currently </w:t>
      </w:r>
      <w:r w:rsidR="00C130D1">
        <w:rPr>
          <w:rFonts w:ascii="Times New Roman" w:hAnsi="Times New Roman"/>
          <w:sz w:val="24"/>
          <w:szCs w:val="24"/>
        </w:rPr>
        <w:t>provides</w:t>
      </w:r>
      <w:r w:rsidR="003A04F2">
        <w:rPr>
          <w:rFonts w:ascii="Times New Roman" w:hAnsi="Times New Roman"/>
          <w:sz w:val="24"/>
          <w:szCs w:val="24"/>
        </w:rPr>
        <w:t xml:space="preserve"> </w:t>
      </w:r>
      <w:r w:rsidR="0092616F">
        <w:rPr>
          <w:rFonts w:ascii="Times New Roman" w:hAnsi="Times New Roman"/>
          <w:sz w:val="24"/>
          <w:szCs w:val="24"/>
        </w:rPr>
        <w:t xml:space="preserve">annual </w:t>
      </w:r>
      <w:r w:rsidR="003A04F2">
        <w:rPr>
          <w:rFonts w:ascii="Times New Roman" w:hAnsi="Times New Roman"/>
          <w:sz w:val="24"/>
          <w:szCs w:val="24"/>
        </w:rPr>
        <w:t xml:space="preserve">data </w:t>
      </w:r>
      <w:r w:rsidR="0092616F">
        <w:rPr>
          <w:rFonts w:ascii="Times New Roman" w:hAnsi="Times New Roman"/>
          <w:sz w:val="24"/>
          <w:szCs w:val="24"/>
        </w:rPr>
        <w:t xml:space="preserve">starting from 2015 but </w:t>
      </w:r>
      <w:r w:rsidR="0092616F" w:rsidRPr="0092616F">
        <w:rPr>
          <w:rFonts w:ascii="Times New Roman" w:hAnsi="Times New Roman"/>
          <w:sz w:val="24"/>
          <w:szCs w:val="24"/>
        </w:rPr>
        <w:t xml:space="preserve">offers comparable data </w:t>
      </w:r>
      <w:r w:rsidR="009513FF">
        <w:rPr>
          <w:rFonts w:ascii="Times New Roman" w:hAnsi="Times New Roman"/>
          <w:sz w:val="24"/>
          <w:szCs w:val="24"/>
        </w:rPr>
        <w:t xml:space="preserve">starting </w:t>
      </w:r>
      <w:r w:rsidR="00C130D1">
        <w:rPr>
          <w:rFonts w:ascii="Times New Roman" w:hAnsi="Times New Roman"/>
          <w:sz w:val="24"/>
          <w:szCs w:val="24"/>
        </w:rPr>
        <w:t xml:space="preserve">only from </w:t>
      </w:r>
      <w:r w:rsidR="0092616F" w:rsidRPr="0092616F">
        <w:rPr>
          <w:rFonts w:ascii="Times New Roman" w:hAnsi="Times New Roman"/>
          <w:sz w:val="24"/>
          <w:szCs w:val="24"/>
        </w:rPr>
        <w:t>2016.</w:t>
      </w:r>
      <w:r w:rsidR="000A7B72">
        <w:rPr>
          <w:rFonts w:ascii="Times New Roman" w:hAnsi="Times New Roman"/>
          <w:sz w:val="24"/>
          <w:szCs w:val="24"/>
        </w:rPr>
        <w:t xml:space="preserve"> In contrast with the</w:t>
      </w:r>
      <w:r w:rsidR="00DA2546">
        <w:rPr>
          <w:rFonts w:ascii="Times New Roman" w:hAnsi="Times New Roman"/>
          <w:sz w:val="24"/>
          <w:szCs w:val="24"/>
        </w:rPr>
        <w:t xml:space="preserve"> SPI’s</w:t>
      </w:r>
      <w:r w:rsidR="000A7B72">
        <w:rPr>
          <w:rFonts w:ascii="Times New Roman" w:hAnsi="Times New Roman"/>
          <w:sz w:val="24"/>
          <w:szCs w:val="24"/>
        </w:rPr>
        <w:t xml:space="preserve"> data sources, </w:t>
      </w:r>
      <w:r w:rsidR="0037657F">
        <w:rPr>
          <w:rFonts w:ascii="Times New Roman" w:hAnsi="Times New Roman"/>
          <w:sz w:val="24"/>
          <w:szCs w:val="24"/>
        </w:rPr>
        <w:t xml:space="preserve">the ODIN </w:t>
      </w:r>
      <w:r w:rsidR="000A7B72" w:rsidRPr="0037657F">
        <w:rPr>
          <w:rFonts w:ascii="Times New Roman" w:hAnsi="Times New Roman"/>
          <w:sz w:val="24"/>
          <w:szCs w:val="24"/>
        </w:rPr>
        <w:t>does not assess data published for countries on international organizations</w:t>
      </w:r>
      <w:r w:rsidR="0037657F">
        <w:rPr>
          <w:rFonts w:ascii="Times New Roman" w:hAnsi="Times New Roman"/>
          <w:sz w:val="24"/>
          <w:szCs w:val="24"/>
        </w:rPr>
        <w:t xml:space="preserve">’ </w:t>
      </w:r>
      <w:r w:rsidR="000A7B72" w:rsidRPr="0037657F">
        <w:rPr>
          <w:rFonts w:ascii="Times New Roman" w:hAnsi="Times New Roman"/>
          <w:sz w:val="24"/>
          <w:szCs w:val="24"/>
        </w:rPr>
        <w:t>websites</w:t>
      </w:r>
      <w:r w:rsidR="0037657F">
        <w:rPr>
          <w:rFonts w:ascii="Times New Roman" w:hAnsi="Times New Roman"/>
          <w:sz w:val="24"/>
          <w:szCs w:val="24"/>
        </w:rPr>
        <w:t xml:space="preserve">. </w:t>
      </w:r>
      <w:r>
        <w:rPr>
          <w:rFonts w:ascii="Times New Roman" w:hAnsi="Times New Roman"/>
          <w:sz w:val="24"/>
          <w:szCs w:val="24"/>
        </w:rPr>
        <w:t>Consequently,</w:t>
      </w:r>
      <w:r w:rsidR="000A2902">
        <w:rPr>
          <w:rFonts w:ascii="Times New Roman" w:hAnsi="Times New Roman"/>
          <w:sz w:val="24"/>
          <w:szCs w:val="24"/>
        </w:rPr>
        <w:t xml:space="preserve"> </w:t>
      </w:r>
      <w:r w:rsidR="00DA2546">
        <w:rPr>
          <w:rFonts w:ascii="Times New Roman" w:hAnsi="Times New Roman"/>
          <w:sz w:val="24"/>
          <w:szCs w:val="24"/>
        </w:rPr>
        <w:t xml:space="preserve">the </w:t>
      </w:r>
      <w:r>
        <w:rPr>
          <w:rFonts w:ascii="Times New Roman" w:hAnsi="Times New Roman"/>
          <w:sz w:val="24"/>
          <w:szCs w:val="24"/>
        </w:rPr>
        <w:t xml:space="preserve">ODIN focuses on data that are available from </w:t>
      </w:r>
      <w:r w:rsidR="00FB3C26">
        <w:rPr>
          <w:rFonts w:ascii="Times New Roman" w:hAnsi="Times New Roman"/>
          <w:sz w:val="24"/>
          <w:szCs w:val="24"/>
        </w:rPr>
        <w:t>the</w:t>
      </w:r>
      <w:r>
        <w:rPr>
          <w:rFonts w:ascii="Times New Roman" w:hAnsi="Times New Roman"/>
          <w:sz w:val="24"/>
          <w:szCs w:val="24"/>
        </w:rPr>
        <w:t xml:space="preserve"> </w:t>
      </w:r>
      <w:r w:rsidRPr="00C15FDB">
        <w:rPr>
          <w:rFonts w:ascii="Times New Roman" w:hAnsi="Times New Roman"/>
          <w:sz w:val="24"/>
          <w:szCs w:val="24"/>
        </w:rPr>
        <w:t xml:space="preserve">official website of the </w:t>
      </w:r>
      <w:r w:rsidR="00FB3C26">
        <w:rPr>
          <w:rFonts w:ascii="Times New Roman" w:hAnsi="Times New Roman"/>
          <w:sz w:val="24"/>
          <w:szCs w:val="24"/>
        </w:rPr>
        <w:t>NSO</w:t>
      </w:r>
      <w:r w:rsidRPr="00C15FDB">
        <w:rPr>
          <w:rFonts w:ascii="Times New Roman" w:hAnsi="Times New Roman"/>
          <w:sz w:val="24"/>
          <w:szCs w:val="24"/>
        </w:rPr>
        <w:t xml:space="preserve"> and any official government website that is accessible from the NSO site. It assesses the coverage and openness of statistics, where coverage refers to the availability of important statistical indicators</w:t>
      </w:r>
      <w:r w:rsidR="00AE778D">
        <w:rPr>
          <w:rFonts w:ascii="Times New Roman" w:hAnsi="Times New Roman"/>
          <w:sz w:val="24"/>
          <w:szCs w:val="24"/>
        </w:rPr>
        <w:t xml:space="preserve"> classified into three main groups of </w:t>
      </w:r>
      <w:r w:rsidR="00C20C0B" w:rsidRPr="00C20C0B">
        <w:rPr>
          <w:rFonts w:ascii="Times New Roman" w:hAnsi="Times New Roman"/>
          <w:sz w:val="24"/>
          <w:szCs w:val="24"/>
        </w:rPr>
        <w:t>social statistics, economic and financial statistics, and environmental statistics</w:t>
      </w:r>
      <w:r w:rsidR="00C20C0B">
        <w:rPr>
          <w:rFonts w:ascii="Times New Roman" w:hAnsi="Times New Roman"/>
          <w:sz w:val="24"/>
          <w:szCs w:val="24"/>
        </w:rPr>
        <w:t xml:space="preserve"> (which are further broken down into 22 topical sub-groups</w:t>
      </w:r>
      <w:r w:rsidR="00A47E07">
        <w:rPr>
          <w:rFonts w:ascii="Times New Roman" w:hAnsi="Times New Roman"/>
          <w:sz w:val="24"/>
          <w:szCs w:val="24"/>
        </w:rPr>
        <w:t xml:space="preserve"> or data categories</w:t>
      </w:r>
      <w:r w:rsidR="00C20C0B">
        <w:rPr>
          <w:rFonts w:ascii="Times New Roman" w:hAnsi="Times New Roman"/>
          <w:sz w:val="24"/>
          <w:szCs w:val="24"/>
        </w:rPr>
        <w:t xml:space="preserve">). </w:t>
      </w:r>
    </w:p>
    <w:p w14:paraId="523D37A7" w14:textId="77777777" w:rsidR="008267F9" w:rsidRDefault="008267F9" w:rsidP="001F2D61">
      <w:pPr>
        <w:spacing w:after="0" w:line="360" w:lineRule="auto"/>
        <w:ind w:firstLine="360"/>
        <w:jc w:val="both"/>
        <w:rPr>
          <w:rFonts w:ascii="Times New Roman" w:hAnsi="Times New Roman"/>
          <w:sz w:val="24"/>
          <w:szCs w:val="24"/>
        </w:rPr>
      </w:pPr>
      <w:r w:rsidRPr="00C15FDB">
        <w:rPr>
          <w:rFonts w:ascii="Times New Roman" w:hAnsi="Times New Roman"/>
          <w:sz w:val="24"/>
          <w:szCs w:val="24"/>
        </w:rPr>
        <w:t>Each data category is assessed on five elements of coverage</w:t>
      </w:r>
      <w:r>
        <w:rPr>
          <w:rFonts w:ascii="Times New Roman" w:hAnsi="Times New Roman"/>
          <w:sz w:val="24"/>
          <w:szCs w:val="24"/>
        </w:rPr>
        <w:t xml:space="preserve"> (i.e., availability of indicators and disaggregations, availability of data in the last five and 10 years, and availability of data at the first and the second administrative geographic levels),</w:t>
      </w:r>
      <w:r w:rsidRPr="00C15FDB">
        <w:rPr>
          <w:rFonts w:ascii="Times New Roman" w:hAnsi="Times New Roman"/>
          <w:sz w:val="24"/>
          <w:szCs w:val="24"/>
        </w:rPr>
        <w:t xml:space="preserve"> and five elements of openness</w:t>
      </w:r>
      <w:r>
        <w:rPr>
          <w:rFonts w:ascii="Times New Roman" w:hAnsi="Times New Roman"/>
          <w:sz w:val="24"/>
          <w:szCs w:val="24"/>
        </w:rPr>
        <w:t xml:space="preserve"> (i.e., availability of data in machine-readable format and non-proprietary format, availability of reference metadata, availability of download options that make the data more accessible, and availability of an open data license or open data terms of use)</w:t>
      </w:r>
      <w:r w:rsidRPr="00C15FDB">
        <w:rPr>
          <w:rFonts w:ascii="Times New Roman" w:hAnsi="Times New Roman"/>
          <w:sz w:val="24"/>
          <w:szCs w:val="24"/>
        </w:rPr>
        <w:t>. Aggregate scores are computed across categories and elements</w:t>
      </w:r>
      <w:r>
        <w:rPr>
          <w:rFonts w:ascii="Times New Roman" w:hAnsi="Times New Roman"/>
          <w:sz w:val="24"/>
          <w:szCs w:val="24"/>
        </w:rPr>
        <w:t>, resulting in t</w:t>
      </w:r>
      <w:r w:rsidRPr="00C15FDB">
        <w:rPr>
          <w:rFonts w:ascii="Times New Roman" w:hAnsi="Times New Roman"/>
          <w:sz w:val="24"/>
          <w:szCs w:val="24"/>
        </w:rPr>
        <w:t xml:space="preserve">he overall ODIN score </w:t>
      </w:r>
      <w:r>
        <w:rPr>
          <w:rFonts w:ascii="Times New Roman" w:hAnsi="Times New Roman"/>
          <w:sz w:val="24"/>
          <w:szCs w:val="24"/>
        </w:rPr>
        <w:t>being</w:t>
      </w:r>
      <w:r w:rsidRPr="00C15FDB">
        <w:rPr>
          <w:rFonts w:ascii="Times New Roman" w:hAnsi="Times New Roman"/>
          <w:sz w:val="24"/>
          <w:szCs w:val="24"/>
        </w:rPr>
        <w:t xml:space="preserve"> an index of how complete and open an NSO’s data offerings are.</w:t>
      </w:r>
    </w:p>
    <w:p w14:paraId="118CD61E" w14:textId="77777777" w:rsidR="008267F9" w:rsidRDefault="008267F9" w:rsidP="001F2D61">
      <w:pPr>
        <w:spacing w:after="0" w:line="360" w:lineRule="auto"/>
        <w:jc w:val="both"/>
        <w:rPr>
          <w:rFonts w:ascii="Times New Roman" w:hAnsi="Times New Roman"/>
          <w:sz w:val="24"/>
          <w:szCs w:val="24"/>
        </w:rPr>
      </w:pPr>
    </w:p>
    <w:p w14:paraId="62FEE535" w14:textId="77777777" w:rsidR="008267F9" w:rsidRDefault="008267F9" w:rsidP="001F2D61">
      <w:pPr>
        <w:pStyle w:val="Heading3"/>
        <w:spacing w:line="360" w:lineRule="auto"/>
      </w:pPr>
      <w:r w:rsidRPr="00CF303B">
        <w:t>Open Data Barometer</w:t>
      </w:r>
      <w:r>
        <w:t xml:space="preserve"> (ODB) and</w:t>
      </w:r>
      <w:r w:rsidRPr="00CF303B">
        <w:t xml:space="preserve"> Global Data Barometer</w:t>
      </w:r>
      <w:r>
        <w:t xml:space="preserve"> (GDB)</w:t>
      </w:r>
    </w:p>
    <w:p w14:paraId="5610CC82" w14:textId="4CDE3BAA" w:rsidR="00CD2DB2" w:rsidRDefault="008267F9" w:rsidP="001F2D61">
      <w:pPr>
        <w:spacing w:after="0" w:line="360" w:lineRule="auto"/>
        <w:ind w:firstLine="360"/>
        <w:jc w:val="both"/>
        <w:rPr>
          <w:rFonts w:ascii="Times New Roman" w:hAnsi="Times New Roman"/>
          <w:sz w:val="24"/>
          <w:szCs w:val="24"/>
        </w:rPr>
      </w:pPr>
      <w:r w:rsidRPr="007A12F9">
        <w:rPr>
          <w:rFonts w:ascii="Times New Roman" w:hAnsi="Times New Roman"/>
          <w:sz w:val="24"/>
          <w:szCs w:val="24"/>
        </w:rPr>
        <w:t>The ODB provides “a global measure of how governments are publishing and using open data for accountability, innovation and social impact”</w:t>
      </w:r>
      <w:r w:rsidR="00713A78">
        <w:rPr>
          <w:rFonts w:ascii="Times New Roman" w:hAnsi="Times New Roman"/>
          <w:sz w:val="24"/>
          <w:szCs w:val="24"/>
        </w:rPr>
        <w:t xml:space="preserve">. </w:t>
      </w:r>
      <w:r w:rsidR="00CA4016">
        <w:rPr>
          <w:rFonts w:ascii="Times New Roman" w:hAnsi="Times New Roman"/>
          <w:sz w:val="24"/>
          <w:szCs w:val="24"/>
        </w:rPr>
        <w:t>While</w:t>
      </w:r>
      <w:r w:rsidR="008363D4">
        <w:rPr>
          <w:rFonts w:ascii="Times New Roman" w:hAnsi="Times New Roman"/>
          <w:sz w:val="24"/>
          <w:szCs w:val="24"/>
        </w:rPr>
        <w:t xml:space="preserve"> first</w:t>
      </w:r>
      <w:r w:rsidR="00CA4016">
        <w:rPr>
          <w:rFonts w:ascii="Times New Roman" w:hAnsi="Times New Roman"/>
          <w:sz w:val="24"/>
          <w:szCs w:val="24"/>
        </w:rPr>
        <w:t xml:space="preserve"> </w:t>
      </w:r>
      <w:r w:rsidR="008363D4">
        <w:rPr>
          <w:rFonts w:ascii="Times New Roman" w:hAnsi="Times New Roman"/>
          <w:sz w:val="24"/>
          <w:szCs w:val="24"/>
        </w:rPr>
        <w:t>starting in 2013, t</w:t>
      </w:r>
      <w:r w:rsidR="00713A78">
        <w:rPr>
          <w:rFonts w:ascii="Times New Roman" w:hAnsi="Times New Roman"/>
          <w:sz w:val="24"/>
          <w:szCs w:val="24"/>
        </w:rPr>
        <w:t xml:space="preserve">he ODB </w:t>
      </w:r>
      <w:r w:rsidR="004B4001">
        <w:rPr>
          <w:rFonts w:ascii="Times New Roman" w:hAnsi="Times New Roman"/>
          <w:sz w:val="24"/>
          <w:szCs w:val="24"/>
        </w:rPr>
        <w:t>has been</w:t>
      </w:r>
      <w:r w:rsidRPr="007A12F9">
        <w:rPr>
          <w:rFonts w:ascii="Times New Roman" w:hAnsi="Times New Roman"/>
          <w:sz w:val="24"/>
          <w:szCs w:val="24"/>
        </w:rPr>
        <w:t xml:space="preserve"> further expanded to include other data aspects with its successor</w:t>
      </w:r>
      <w:r w:rsidR="00E00063">
        <w:rPr>
          <w:rFonts w:ascii="Times New Roman" w:hAnsi="Times New Roman"/>
          <w:sz w:val="24"/>
          <w:szCs w:val="24"/>
        </w:rPr>
        <w:t>,</w:t>
      </w:r>
      <w:r w:rsidRPr="007A12F9">
        <w:rPr>
          <w:rFonts w:ascii="Times New Roman" w:hAnsi="Times New Roman"/>
          <w:sz w:val="24"/>
          <w:szCs w:val="24"/>
        </w:rPr>
        <w:t xml:space="preserve"> the GDB</w:t>
      </w:r>
      <w:r w:rsidR="00E00063">
        <w:rPr>
          <w:rFonts w:ascii="Times New Roman" w:hAnsi="Times New Roman"/>
          <w:sz w:val="24"/>
          <w:szCs w:val="24"/>
        </w:rPr>
        <w:t>,</w:t>
      </w:r>
      <w:r w:rsidRPr="007A12F9">
        <w:rPr>
          <w:rFonts w:ascii="Times New Roman" w:hAnsi="Times New Roman"/>
          <w:sz w:val="24"/>
          <w:szCs w:val="24"/>
        </w:rPr>
        <w:t xml:space="preserve"> </w:t>
      </w:r>
      <w:r w:rsidR="00E00063" w:rsidRPr="00300F49">
        <w:rPr>
          <w:rFonts w:ascii="Times New Roman" w:hAnsi="Times New Roman"/>
          <w:sz w:val="24"/>
          <w:szCs w:val="24"/>
        </w:rPr>
        <w:t>since 2017</w:t>
      </w:r>
      <w:r w:rsidRPr="007A12F9">
        <w:rPr>
          <w:rFonts w:ascii="Times New Roman" w:hAnsi="Times New Roman"/>
          <w:sz w:val="24"/>
          <w:szCs w:val="24"/>
        </w:rPr>
        <w:t>.</w:t>
      </w:r>
      <w:r w:rsidR="00090E2B">
        <w:rPr>
          <w:rFonts w:ascii="Times New Roman" w:hAnsi="Times New Roman"/>
          <w:sz w:val="24"/>
          <w:szCs w:val="24"/>
        </w:rPr>
        <w:t xml:space="preserve"> </w:t>
      </w:r>
      <w:r w:rsidR="000E59DD">
        <w:rPr>
          <w:rFonts w:ascii="Times New Roman" w:hAnsi="Times New Roman"/>
          <w:sz w:val="24"/>
          <w:szCs w:val="24"/>
        </w:rPr>
        <w:t>Following a different approach from</w:t>
      </w:r>
      <w:r w:rsidR="00E17E46">
        <w:rPr>
          <w:rFonts w:ascii="Times New Roman" w:hAnsi="Times New Roman"/>
          <w:sz w:val="24"/>
          <w:szCs w:val="24"/>
        </w:rPr>
        <w:t xml:space="preserve"> those of</w:t>
      </w:r>
      <w:r w:rsidR="000E59DD">
        <w:rPr>
          <w:rFonts w:ascii="Times New Roman" w:hAnsi="Times New Roman"/>
          <w:sz w:val="24"/>
          <w:szCs w:val="24"/>
        </w:rPr>
        <w:t xml:space="preserve"> the SPI and the ODIN, t</w:t>
      </w:r>
      <w:r w:rsidR="00090E2B">
        <w:rPr>
          <w:rFonts w:ascii="Times New Roman" w:hAnsi="Times New Roman"/>
          <w:sz w:val="24"/>
          <w:szCs w:val="24"/>
        </w:rPr>
        <w:t xml:space="preserve">he latest GDB </w:t>
      </w:r>
      <w:r w:rsidR="008B20C5">
        <w:rPr>
          <w:rFonts w:ascii="Times New Roman" w:hAnsi="Times New Roman"/>
          <w:sz w:val="24"/>
          <w:szCs w:val="24"/>
        </w:rPr>
        <w:t>collect</w:t>
      </w:r>
      <w:r w:rsidR="004445DA">
        <w:rPr>
          <w:rFonts w:ascii="Times New Roman" w:hAnsi="Times New Roman"/>
          <w:sz w:val="24"/>
          <w:szCs w:val="24"/>
        </w:rPr>
        <w:t>s</w:t>
      </w:r>
      <w:r w:rsidR="008B20C5">
        <w:rPr>
          <w:rFonts w:ascii="Times New Roman" w:hAnsi="Times New Roman"/>
          <w:sz w:val="24"/>
          <w:szCs w:val="24"/>
        </w:rPr>
        <w:t xml:space="preserve"> </w:t>
      </w:r>
      <w:r w:rsidR="00866FFA">
        <w:rPr>
          <w:rFonts w:ascii="Times New Roman" w:hAnsi="Times New Roman"/>
          <w:sz w:val="24"/>
          <w:szCs w:val="24"/>
        </w:rPr>
        <w:t>primary</w:t>
      </w:r>
      <w:r w:rsidR="00090E2B">
        <w:rPr>
          <w:rFonts w:ascii="Times New Roman" w:hAnsi="Times New Roman"/>
          <w:sz w:val="24"/>
          <w:szCs w:val="24"/>
        </w:rPr>
        <w:t xml:space="preserve"> data from an expert survey </w:t>
      </w:r>
      <w:r w:rsidR="00866FFA">
        <w:rPr>
          <w:rFonts w:ascii="Times New Roman" w:hAnsi="Times New Roman"/>
          <w:sz w:val="24"/>
          <w:szCs w:val="24"/>
        </w:rPr>
        <w:t>and</w:t>
      </w:r>
      <w:r w:rsidR="008B20C5">
        <w:rPr>
          <w:rFonts w:ascii="Times New Roman" w:hAnsi="Times New Roman"/>
          <w:sz w:val="24"/>
          <w:szCs w:val="24"/>
        </w:rPr>
        <w:t xml:space="preserve"> supplement</w:t>
      </w:r>
      <w:r w:rsidR="004445DA">
        <w:rPr>
          <w:rFonts w:ascii="Times New Roman" w:hAnsi="Times New Roman"/>
          <w:sz w:val="24"/>
          <w:szCs w:val="24"/>
        </w:rPr>
        <w:t>s these primary data</w:t>
      </w:r>
      <w:r w:rsidR="00A30642">
        <w:rPr>
          <w:rFonts w:ascii="Times New Roman" w:hAnsi="Times New Roman"/>
          <w:sz w:val="24"/>
          <w:szCs w:val="24"/>
        </w:rPr>
        <w:t xml:space="preserve"> with</w:t>
      </w:r>
      <w:r w:rsidR="00866FFA">
        <w:rPr>
          <w:rFonts w:ascii="Times New Roman" w:hAnsi="Times New Roman"/>
          <w:sz w:val="24"/>
          <w:szCs w:val="24"/>
        </w:rPr>
        <w:t xml:space="preserve"> other secondary data sources to generate its metrics</w:t>
      </w:r>
      <w:r w:rsidR="00FD01F1">
        <w:rPr>
          <w:rFonts w:ascii="Times New Roman" w:hAnsi="Times New Roman"/>
          <w:sz w:val="24"/>
          <w:szCs w:val="24"/>
        </w:rPr>
        <w:t xml:space="preserve"> </w:t>
      </w:r>
      <w:r w:rsidR="00FD01F1" w:rsidRPr="007A12F9">
        <w:rPr>
          <w:rFonts w:ascii="Times New Roman" w:hAnsi="Times New Roman"/>
          <w:sz w:val="24"/>
          <w:szCs w:val="24"/>
        </w:rPr>
        <w:t>(Global Data Barometer, 2022)</w:t>
      </w:r>
      <w:r w:rsidR="00866FFA">
        <w:rPr>
          <w:rFonts w:ascii="Times New Roman" w:hAnsi="Times New Roman"/>
          <w:sz w:val="24"/>
          <w:szCs w:val="24"/>
        </w:rPr>
        <w:t xml:space="preserve">. </w:t>
      </w:r>
    </w:p>
    <w:p w14:paraId="34A8E2E3" w14:textId="5766B86F" w:rsidR="00E05B74" w:rsidRDefault="00B92C11" w:rsidP="001F2D61">
      <w:pPr>
        <w:spacing w:after="0" w:line="360" w:lineRule="auto"/>
        <w:ind w:firstLine="360"/>
        <w:jc w:val="both"/>
        <w:rPr>
          <w:rFonts w:ascii="Times New Roman" w:hAnsi="Times New Roman"/>
          <w:sz w:val="24"/>
          <w:szCs w:val="24"/>
        </w:rPr>
      </w:pPr>
      <w:r>
        <w:rPr>
          <w:rFonts w:ascii="Times New Roman" w:hAnsi="Times New Roman"/>
          <w:sz w:val="24"/>
          <w:szCs w:val="24"/>
        </w:rPr>
        <w:t xml:space="preserve">The GDB offers an overall </w:t>
      </w:r>
      <w:r w:rsidR="003741A4">
        <w:rPr>
          <w:rFonts w:ascii="Times New Roman" w:hAnsi="Times New Roman"/>
          <w:sz w:val="24"/>
          <w:szCs w:val="24"/>
        </w:rPr>
        <w:t xml:space="preserve">country score, a pillar score, and a module score. The country scores </w:t>
      </w:r>
      <w:r w:rsidR="00E105B7">
        <w:rPr>
          <w:rFonts w:ascii="Times New Roman" w:hAnsi="Times New Roman"/>
          <w:sz w:val="24"/>
          <w:szCs w:val="24"/>
        </w:rPr>
        <w:t>are</w:t>
      </w:r>
      <w:r w:rsidR="003741A4">
        <w:rPr>
          <w:rFonts w:ascii="Times New Roman" w:hAnsi="Times New Roman"/>
          <w:sz w:val="24"/>
          <w:szCs w:val="24"/>
        </w:rPr>
        <w:t xml:space="preserve"> </w:t>
      </w:r>
      <w:r w:rsidR="00743DE7">
        <w:rPr>
          <w:rFonts w:ascii="Times New Roman" w:hAnsi="Times New Roman"/>
          <w:sz w:val="24"/>
          <w:szCs w:val="24"/>
        </w:rPr>
        <w:t>buil</w:t>
      </w:r>
      <w:r w:rsidR="003741A4">
        <w:rPr>
          <w:rFonts w:ascii="Times New Roman" w:hAnsi="Times New Roman"/>
          <w:sz w:val="24"/>
          <w:szCs w:val="24"/>
        </w:rPr>
        <w:t>t</w:t>
      </w:r>
      <w:r w:rsidR="00743DE7">
        <w:rPr>
          <w:rFonts w:ascii="Times New Roman" w:hAnsi="Times New Roman"/>
          <w:sz w:val="24"/>
          <w:szCs w:val="24"/>
        </w:rPr>
        <w:t xml:space="preserve"> on four pillar</w:t>
      </w:r>
      <w:r w:rsidR="003741A4">
        <w:rPr>
          <w:rFonts w:ascii="Times New Roman" w:hAnsi="Times New Roman"/>
          <w:sz w:val="24"/>
          <w:szCs w:val="24"/>
        </w:rPr>
        <w:t xml:space="preserve"> scores for </w:t>
      </w:r>
      <w:r w:rsidR="00743DE7">
        <w:rPr>
          <w:rFonts w:ascii="Times New Roman" w:hAnsi="Times New Roman"/>
          <w:sz w:val="24"/>
          <w:szCs w:val="24"/>
        </w:rPr>
        <w:t>governance, capability, availability, and use</w:t>
      </w:r>
      <w:r w:rsidR="009D614A">
        <w:rPr>
          <w:rFonts w:ascii="Times New Roman" w:hAnsi="Times New Roman"/>
          <w:sz w:val="24"/>
          <w:szCs w:val="24"/>
        </w:rPr>
        <w:t xml:space="preserve"> and impact</w:t>
      </w:r>
      <w:r w:rsidR="00743DE7">
        <w:rPr>
          <w:rFonts w:ascii="Times New Roman" w:hAnsi="Times New Roman"/>
          <w:sz w:val="24"/>
          <w:szCs w:val="24"/>
        </w:rPr>
        <w:t xml:space="preserve">. </w:t>
      </w:r>
      <w:r w:rsidR="00897788">
        <w:rPr>
          <w:rFonts w:ascii="Times New Roman" w:hAnsi="Times New Roman"/>
          <w:sz w:val="24"/>
          <w:szCs w:val="24"/>
        </w:rPr>
        <w:t>The module scores are available for the following thematic topics:</w:t>
      </w:r>
      <w:r w:rsidR="00AA11BB">
        <w:rPr>
          <w:rFonts w:ascii="Times New Roman" w:hAnsi="Times New Roman"/>
          <w:sz w:val="24"/>
          <w:szCs w:val="24"/>
        </w:rPr>
        <w:t xml:space="preserve"> (private)</w:t>
      </w:r>
      <w:r w:rsidR="00897788">
        <w:rPr>
          <w:rFonts w:ascii="Times New Roman" w:hAnsi="Times New Roman"/>
          <w:sz w:val="24"/>
          <w:szCs w:val="24"/>
        </w:rPr>
        <w:t xml:space="preserve"> </w:t>
      </w:r>
      <w:r w:rsidR="00A0155B">
        <w:rPr>
          <w:rFonts w:ascii="Times New Roman" w:hAnsi="Times New Roman"/>
          <w:sz w:val="24"/>
          <w:szCs w:val="24"/>
        </w:rPr>
        <w:t xml:space="preserve">company information, land, political integrity, </w:t>
      </w:r>
      <w:r w:rsidR="00CA2F47">
        <w:rPr>
          <w:rFonts w:ascii="Times New Roman" w:hAnsi="Times New Roman"/>
          <w:sz w:val="24"/>
          <w:szCs w:val="24"/>
        </w:rPr>
        <w:t xml:space="preserve">public finance, public procurement, climate action, health, and </w:t>
      </w:r>
      <w:r w:rsidR="004909B2">
        <w:rPr>
          <w:rFonts w:ascii="Times New Roman" w:hAnsi="Times New Roman"/>
          <w:sz w:val="24"/>
          <w:szCs w:val="24"/>
        </w:rPr>
        <w:t>COVID</w:t>
      </w:r>
      <w:r w:rsidR="00CA2F47">
        <w:rPr>
          <w:rFonts w:ascii="Times New Roman" w:hAnsi="Times New Roman"/>
          <w:sz w:val="24"/>
          <w:szCs w:val="24"/>
        </w:rPr>
        <w:t>-19.</w:t>
      </w:r>
      <w:r w:rsidR="00CD2DB2">
        <w:rPr>
          <w:rFonts w:ascii="Times New Roman" w:hAnsi="Times New Roman"/>
          <w:sz w:val="24"/>
          <w:szCs w:val="24"/>
        </w:rPr>
        <w:t xml:space="preserve"> </w:t>
      </w:r>
      <w:r w:rsidR="0036414B">
        <w:rPr>
          <w:rFonts w:ascii="Times New Roman" w:hAnsi="Times New Roman"/>
          <w:sz w:val="24"/>
          <w:szCs w:val="24"/>
        </w:rPr>
        <w:t xml:space="preserve">The GDB assigns different weights to each </w:t>
      </w:r>
      <w:r w:rsidR="00E5694A">
        <w:rPr>
          <w:rFonts w:ascii="Times New Roman" w:hAnsi="Times New Roman"/>
          <w:sz w:val="24"/>
          <w:szCs w:val="24"/>
        </w:rPr>
        <w:t xml:space="preserve"> of its </w:t>
      </w:r>
      <w:r w:rsidR="0036414B">
        <w:rPr>
          <w:rFonts w:ascii="Times New Roman" w:hAnsi="Times New Roman"/>
          <w:sz w:val="24"/>
          <w:szCs w:val="24"/>
        </w:rPr>
        <w:t xml:space="preserve">indicators, depending on </w:t>
      </w:r>
      <w:r w:rsidR="00771637">
        <w:rPr>
          <w:rFonts w:ascii="Times New Roman" w:hAnsi="Times New Roman"/>
          <w:sz w:val="24"/>
          <w:szCs w:val="24"/>
        </w:rPr>
        <w:t>whether it is a primary indicator (more weight) or secondary indicator (less weight) or which pillar it belongs to (</w:t>
      </w:r>
      <w:r w:rsidR="00091ACC">
        <w:rPr>
          <w:rFonts w:ascii="Times New Roman" w:hAnsi="Times New Roman"/>
          <w:sz w:val="24"/>
          <w:szCs w:val="24"/>
        </w:rPr>
        <w:t>i.e., governance, capability,</w:t>
      </w:r>
      <w:r w:rsidR="003B0BAA">
        <w:rPr>
          <w:rFonts w:ascii="Times New Roman" w:hAnsi="Times New Roman"/>
          <w:sz w:val="24"/>
          <w:szCs w:val="24"/>
        </w:rPr>
        <w:t xml:space="preserve"> and</w:t>
      </w:r>
      <w:r w:rsidR="00091ACC">
        <w:rPr>
          <w:rFonts w:ascii="Times New Roman" w:hAnsi="Times New Roman"/>
          <w:sz w:val="24"/>
          <w:szCs w:val="24"/>
        </w:rPr>
        <w:t xml:space="preserve"> availability pillars have more weight). </w:t>
      </w:r>
    </w:p>
    <w:p w14:paraId="24A83F44" w14:textId="77777777" w:rsidR="008267F9" w:rsidRDefault="008267F9" w:rsidP="001F2D61">
      <w:pPr>
        <w:spacing w:after="0" w:line="360" w:lineRule="auto"/>
        <w:jc w:val="both"/>
        <w:rPr>
          <w:rFonts w:ascii="Times New Roman" w:eastAsia="Times New Roman" w:hAnsi="Times New Roman" w:cs="Times New Roman"/>
          <w:sz w:val="24"/>
          <w:szCs w:val="24"/>
        </w:rPr>
      </w:pPr>
    </w:p>
    <w:p w14:paraId="11C9F586" w14:textId="6290261B" w:rsidR="00980B0D" w:rsidRPr="00980B0D" w:rsidRDefault="00980B0D" w:rsidP="001F2D61">
      <w:pPr>
        <w:pStyle w:val="Heading3"/>
        <w:spacing w:line="360" w:lineRule="auto"/>
      </w:pPr>
      <w:r w:rsidRPr="00980B0D">
        <w:t>Other Tools</w:t>
      </w:r>
    </w:p>
    <w:p w14:paraId="6051020D" w14:textId="1ABE67A6" w:rsidR="00C364CC" w:rsidRDefault="00E5694A" w:rsidP="001F2D61">
      <w:pPr>
        <w:spacing w:after="0" w:line="360" w:lineRule="auto"/>
        <w:ind w:firstLine="360"/>
        <w:jc w:val="both"/>
        <w:rPr>
          <w:rFonts w:ascii="Times New Roman" w:hAnsi="Times New Roman"/>
          <w:sz w:val="24"/>
          <w:szCs w:val="24"/>
        </w:rPr>
      </w:pPr>
      <w:r>
        <w:rPr>
          <w:rFonts w:ascii="Times New Roman" w:hAnsi="Times New Roman"/>
          <w:sz w:val="24"/>
          <w:szCs w:val="24"/>
        </w:rPr>
        <w:t>T</w:t>
      </w:r>
      <w:r w:rsidR="00B2046C">
        <w:rPr>
          <w:rFonts w:ascii="Times New Roman" w:hAnsi="Times New Roman"/>
          <w:sz w:val="24"/>
          <w:szCs w:val="24"/>
        </w:rPr>
        <w:t xml:space="preserve">he </w:t>
      </w:r>
      <w:r w:rsidR="008267F9" w:rsidRPr="00980B0D">
        <w:rPr>
          <w:rFonts w:ascii="Times New Roman" w:hAnsi="Times New Roman"/>
          <w:sz w:val="24"/>
          <w:szCs w:val="24"/>
        </w:rPr>
        <w:t>Ibrahim Index of African Governance Statistical Capacity (IIAG)</w:t>
      </w:r>
      <w:r>
        <w:rPr>
          <w:rFonts w:ascii="Times New Roman" w:hAnsi="Times New Roman"/>
          <w:sz w:val="24"/>
          <w:szCs w:val="24"/>
        </w:rPr>
        <w:t xml:space="preserve"> is a regional assessment tool</w:t>
      </w:r>
      <w:r w:rsidR="00B2046C">
        <w:rPr>
          <w:rFonts w:ascii="Times New Roman" w:hAnsi="Times New Roman"/>
          <w:sz w:val="24"/>
          <w:szCs w:val="24"/>
        </w:rPr>
        <w:t xml:space="preserve"> aim</w:t>
      </w:r>
      <w:r>
        <w:rPr>
          <w:rFonts w:ascii="Times New Roman" w:hAnsi="Times New Roman"/>
          <w:sz w:val="24"/>
          <w:szCs w:val="24"/>
        </w:rPr>
        <w:t>ing</w:t>
      </w:r>
      <w:r w:rsidR="00B2046C">
        <w:rPr>
          <w:rFonts w:ascii="Times New Roman" w:hAnsi="Times New Roman"/>
          <w:sz w:val="24"/>
          <w:szCs w:val="24"/>
        </w:rPr>
        <w:t xml:space="preserve"> </w:t>
      </w:r>
      <w:r w:rsidR="00BB28E3">
        <w:rPr>
          <w:rFonts w:ascii="Times New Roman" w:hAnsi="Times New Roman"/>
          <w:sz w:val="24"/>
          <w:szCs w:val="24"/>
        </w:rPr>
        <w:t>at “</w:t>
      </w:r>
      <w:r w:rsidR="008C5AB7">
        <w:rPr>
          <w:rFonts w:ascii="Times New Roman" w:hAnsi="Times New Roman"/>
          <w:sz w:val="24"/>
          <w:szCs w:val="24"/>
        </w:rPr>
        <w:t>measur</w:t>
      </w:r>
      <w:r w:rsidR="00BB28E3">
        <w:rPr>
          <w:rFonts w:ascii="Times New Roman" w:hAnsi="Times New Roman"/>
          <w:sz w:val="24"/>
          <w:szCs w:val="24"/>
        </w:rPr>
        <w:t xml:space="preserve">ing </w:t>
      </w:r>
      <w:r w:rsidR="008C5AB7" w:rsidRPr="008C5AB7">
        <w:rPr>
          <w:rFonts w:ascii="Times New Roman" w:hAnsi="Times New Roman"/>
          <w:sz w:val="24"/>
          <w:szCs w:val="24"/>
        </w:rPr>
        <w:t>African governance performance</w:t>
      </w:r>
      <w:r w:rsidR="00B2046C">
        <w:rPr>
          <w:rFonts w:ascii="Times New Roman" w:hAnsi="Times New Roman"/>
          <w:sz w:val="24"/>
          <w:szCs w:val="24"/>
        </w:rPr>
        <w:t>”</w:t>
      </w:r>
      <w:r w:rsidR="00CC7A2F">
        <w:rPr>
          <w:rFonts w:ascii="Times New Roman" w:hAnsi="Times New Roman"/>
          <w:sz w:val="24"/>
          <w:szCs w:val="24"/>
        </w:rPr>
        <w:t>,</w:t>
      </w:r>
      <w:r w:rsidR="004C7296">
        <w:rPr>
          <w:rFonts w:ascii="Times New Roman" w:hAnsi="Times New Roman"/>
          <w:sz w:val="24"/>
          <w:szCs w:val="24"/>
        </w:rPr>
        <w:t xml:space="preserve"> where </w:t>
      </w:r>
      <w:r w:rsidR="00984B6A">
        <w:rPr>
          <w:rFonts w:ascii="Times New Roman" w:hAnsi="Times New Roman"/>
          <w:sz w:val="24"/>
          <w:szCs w:val="24"/>
        </w:rPr>
        <w:t>governance is defined as “</w:t>
      </w:r>
      <w:r w:rsidR="004C7296" w:rsidRPr="004C7296">
        <w:rPr>
          <w:rFonts w:ascii="Times New Roman" w:hAnsi="Times New Roman"/>
          <w:sz w:val="24"/>
          <w:szCs w:val="24"/>
        </w:rPr>
        <w:t>the provision of the political, social, economic and environmental goods and services that every citizen has the right to expect from their state, and that a state has the responsibility to deliver to its citizens</w:t>
      </w:r>
      <w:r w:rsidR="00984B6A">
        <w:rPr>
          <w:rFonts w:ascii="Times New Roman" w:hAnsi="Times New Roman"/>
          <w:sz w:val="24"/>
          <w:szCs w:val="24"/>
        </w:rPr>
        <w:t>” (Mo Ibrahim Foundation, 2023)</w:t>
      </w:r>
      <w:r w:rsidR="00984B6A" w:rsidRPr="00CF303B">
        <w:rPr>
          <w:rFonts w:ascii="Times New Roman" w:hAnsi="Times New Roman"/>
          <w:sz w:val="24"/>
          <w:szCs w:val="24"/>
        </w:rPr>
        <w:t>.</w:t>
      </w:r>
      <w:r w:rsidR="00C364CC">
        <w:rPr>
          <w:rFonts w:ascii="Times New Roman" w:hAnsi="Times New Roman"/>
          <w:sz w:val="24"/>
          <w:szCs w:val="24"/>
        </w:rPr>
        <w:t xml:space="preserve"> T</w:t>
      </w:r>
      <w:r w:rsidR="00C364CC" w:rsidRPr="00C364CC">
        <w:rPr>
          <w:rFonts w:ascii="Times New Roman" w:hAnsi="Times New Roman"/>
          <w:sz w:val="24"/>
          <w:szCs w:val="24"/>
        </w:rPr>
        <w:t xml:space="preserve">he IIAG consists of four main pillars of governance: Security </w:t>
      </w:r>
      <w:r w:rsidR="00907584">
        <w:rPr>
          <w:rFonts w:ascii="Times New Roman" w:hAnsi="Times New Roman"/>
          <w:sz w:val="24"/>
          <w:szCs w:val="24"/>
        </w:rPr>
        <w:t>and</w:t>
      </w:r>
      <w:r w:rsidR="00C364CC" w:rsidRPr="00C364CC">
        <w:rPr>
          <w:rFonts w:ascii="Times New Roman" w:hAnsi="Times New Roman"/>
          <w:sz w:val="24"/>
          <w:szCs w:val="24"/>
        </w:rPr>
        <w:t xml:space="preserve"> Rule of Law, Participation, Rights </w:t>
      </w:r>
      <w:r w:rsidR="00907584">
        <w:rPr>
          <w:rFonts w:ascii="Times New Roman" w:hAnsi="Times New Roman"/>
          <w:sz w:val="24"/>
          <w:szCs w:val="24"/>
        </w:rPr>
        <w:t>and</w:t>
      </w:r>
      <w:r w:rsidR="00C364CC" w:rsidRPr="00C364CC">
        <w:rPr>
          <w:rFonts w:ascii="Times New Roman" w:hAnsi="Times New Roman"/>
          <w:sz w:val="24"/>
          <w:szCs w:val="24"/>
        </w:rPr>
        <w:t xml:space="preserve"> Inclusion, Foundations for Economic Opportunity</w:t>
      </w:r>
      <w:r w:rsidR="009D5DDF">
        <w:rPr>
          <w:rFonts w:ascii="Times New Roman" w:hAnsi="Times New Roman"/>
          <w:sz w:val="24"/>
          <w:szCs w:val="24"/>
        </w:rPr>
        <w:t>,</w:t>
      </w:r>
      <w:r w:rsidR="00C364CC" w:rsidRPr="00C364CC">
        <w:rPr>
          <w:rFonts w:ascii="Times New Roman" w:hAnsi="Times New Roman"/>
          <w:sz w:val="24"/>
          <w:szCs w:val="24"/>
        </w:rPr>
        <w:t xml:space="preserve"> and Human Development. These categories are comprised of 16 sub-categories</w:t>
      </w:r>
      <w:r w:rsidR="005B6CE5">
        <w:rPr>
          <w:rFonts w:ascii="Times New Roman" w:hAnsi="Times New Roman"/>
          <w:sz w:val="24"/>
          <w:szCs w:val="24"/>
        </w:rPr>
        <w:t xml:space="preserve"> and </w:t>
      </w:r>
      <w:r w:rsidR="005B6CE5" w:rsidRPr="00C364CC">
        <w:rPr>
          <w:rFonts w:ascii="Times New Roman" w:hAnsi="Times New Roman"/>
          <w:sz w:val="24"/>
          <w:szCs w:val="24"/>
        </w:rPr>
        <w:t>make up the Overall Governance score</w:t>
      </w:r>
      <w:r w:rsidR="005B6CE5">
        <w:rPr>
          <w:rFonts w:ascii="Times New Roman" w:hAnsi="Times New Roman"/>
          <w:sz w:val="24"/>
          <w:szCs w:val="24"/>
        </w:rPr>
        <w:t>.</w:t>
      </w:r>
    </w:p>
    <w:p w14:paraId="68731CD3" w14:textId="7E5A4A7B" w:rsidR="00C809A9" w:rsidRDefault="000B3113" w:rsidP="00972F01">
      <w:pPr>
        <w:spacing w:after="0" w:line="360" w:lineRule="auto"/>
        <w:ind w:firstLine="360"/>
        <w:jc w:val="both"/>
        <w:rPr>
          <w:rFonts w:ascii="Times New Roman" w:hAnsi="Times New Roman" w:cs="Times New Roman"/>
          <w:sz w:val="24"/>
          <w:szCs w:val="24"/>
        </w:rPr>
      </w:pPr>
      <w:r>
        <w:rPr>
          <w:rFonts w:ascii="Times New Roman" w:hAnsi="Times New Roman"/>
          <w:sz w:val="24"/>
          <w:szCs w:val="24"/>
        </w:rPr>
        <w:t xml:space="preserve">Besides the global and regional tools, there </w:t>
      </w:r>
      <w:r w:rsidR="00A05DD4">
        <w:rPr>
          <w:rFonts w:ascii="Times New Roman" w:hAnsi="Times New Roman"/>
          <w:sz w:val="24"/>
          <w:szCs w:val="24"/>
        </w:rPr>
        <w:t xml:space="preserve">are </w:t>
      </w:r>
      <w:r w:rsidR="00E5694A">
        <w:rPr>
          <w:rFonts w:ascii="Times New Roman" w:hAnsi="Times New Roman"/>
          <w:sz w:val="24"/>
          <w:szCs w:val="24"/>
        </w:rPr>
        <w:t xml:space="preserve">several detailed </w:t>
      </w:r>
      <w:r w:rsidR="00A05DD4">
        <w:rPr>
          <w:rFonts w:ascii="Times New Roman" w:hAnsi="Times New Roman"/>
          <w:sz w:val="24"/>
          <w:szCs w:val="24"/>
        </w:rPr>
        <w:t>self-assessment tools.</w:t>
      </w:r>
      <w:r w:rsidR="00972F01">
        <w:rPr>
          <w:rStyle w:val="FootnoteReference"/>
          <w:rFonts w:ascii="Times New Roman" w:hAnsi="Times New Roman"/>
          <w:sz w:val="24"/>
          <w:szCs w:val="24"/>
        </w:rPr>
        <w:footnoteReference w:id="3"/>
      </w:r>
      <w:r w:rsidR="00A05DD4">
        <w:rPr>
          <w:rFonts w:ascii="Times New Roman" w:hAnsi="Times New Roman"/>
          <w:sz w:val="24"/>
          <w:szCs w:val="24"/>
        </w:rPr>
        <w:t xml:space="preserve"> </w:t>
      </w:r>
      <w:r w:rsidR="00D72BE6">
        <w:rPr>
          <w:rFonts w:ascii="Times New Roman" w:hAnsi="Times New Roman"/>
          <w:sz w:val="24"/>
          <w:szCs w:val="24"/>
        </w:rPr>
        <w:t>These include the E</w:t>
      </w:r>
      <w:r w:rsidR="00766E29">
        <w:rPr>
          <w:rFonts w:ascii="Times New Roman" w:hAnsi="Times New Roman"/>
          <w:sz w:val="24"/>
          <w:szCs w:val="24"/>
        </w:rPr>
        <w:t>uropean</w:t>
      </w:r>
      <w:r w:rsidR="00D72BE6">
        <w:rPr>
          <w:rFonts w:ascii="Times New Roman" w:hAnsi="Times New Roman"/>
          <w:sz w:val="24"/>
          <w:szCs w:val="24"/>
        </w:rPr>
        <w:t xml:space="preserve"> Snapshot Tool, the UN NQAF</w:t>
      </w:r>
      <w:r w:rsidR="00E105B7">
        <w:rPr>
          <w:rFonts w:ascii="Times New Roman" w:hAnsi="Times New Roman"/>
          <w:sz w:val="24"/>
          <w:szCs w:val="24"/>
        </w:rPr>
        <w:t xml:space="preserve"> (National Quality Assurance Framework)</w:t>
      </w:r>
      <w:r w:rsidR="00D72BE6">
        <w:rPr>
          <w:rFonts w:ascii="Times New Roman" w:hAnsi="Times New Roman"/>
          <w:sz w:val="24"/>
          <w:szCs w:val="24"/>
        </w:rPr>
        <w:t xml:space="preserve"> self-check tool, and the Paris21 NSDS</w:t>
      </w:r>
      <w:r w:rsidR="00E105B7">
        <w:rPr>
          <w:rFonts w:ascii="Times New Roman" w:hAnsi="Times New Roman"/>
          <w:sz w:val="24"/>
          <w:szCs w:val="24"/>
        </w:rPr>
        <w:t xml:space="preserve"> (</w:t>
      </w:r>
      <w:r w:rsidR="00E105B7" w:rsidRPr="00E105B7">
        <w:rPr>
          <w:rFonts w:ascii="Times New Roman" w:hAnsi="Times New Roman"/>
          <w:sz w:val="24"/>
          <w:szCs w:val="24"/>
        </w:rPr>
        <w:t>National Strategies for the Development of Statistics</w:t>
      </w:r>
      <w:r w:rsidR="00E105B7">
        <w:rPr>
          <w:rFonts w:ascii="Times New Roman" w:hAnsi="Times New Roman"/>
          <w:sz w:val="24"/>
          <w:szCs w:val="24"/>
        </w:rPr>
        <w:t>)</w:t>
      </w:r>
      <w:r w:rsidR="00D72BE6">
        <w:rPr>
          <w:rFonts w:ascii="Times New Roman" w:hAnsi="Times New Roman"/>
          <w:sz w:val="24"/>
          <w:szCs w:val="24"/>
        </w:rPr>
        <w:t xml:space="preserve"> self-assessment tool.</w:t>
      </w:r>
      <w:r w:rsidR="00F80376">
        <w:rPr>
          <w:rFonts w:ascii="Times New Roman" w:hAnsi="Times New Roman"/>
          <w:sz w:val="24"/>
          <w:szCs w:val="24"/>
        </w:rPr>
        <w:t xml:space="preserve"> Unlike the tools mentioned above</w:t>
      </w:r>
      <w:r w:rsidR="003B0BAA">
        <w:rPr>
          <w:rFonts w:ascii="Times New Roman" w:hAnsi="Times New Roman"/>
          <w:sz w:val="24"/>
          <w:szCs w:val="24"/>
        </w:rPr>
        <w:t>,</w:t>
      </w:r>
      <w:r w:rsidR="00F80376">
        <w:rPr>
          <w:rFonts w:ascii="Times New Roman" w:hAnsi="Times New Roman"/>
          <w:sz w:val="24"/>
          <w:szCs w:val="24"/>
        </w:rPr>
        <w:t xml:space="preserve"> these self-assessment tools do not offer explicit performance scores. </w:t>
      </w:r>
      <w:r w:rsidR="00D72BE6">
        <w:rPr>
          <w:rFonts w:ascii="Times New Roman" w:hAnsi="Times New Roman"/>
          <w:sz w:val="24"/>
          <w:szCs w:val="24"/>
        </w:rPr>
        <w:t xml:space="preserve"> </w:t>
      </w:r>
    </w:p>
    <w:p w14:paraId="2DBD63CD" w14:textId="5AB01912" w:rsidR="00885438" w:rsidRDefault="004C036E"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In summary,</w:t>
      </w:r>
      <w:r w:rsidR="00885438">
        <w:rPr>
          <w:rFonts w:ascii="Times New Roman" w:hAnsi="Times New Roman" w:cs="Times New Roman"/>
          <w:sz w:val="24"/>
          <w:szCs w:val="24"/>
        </w:rPr>
        <w:t xml:space="preserve"> our</w:t>
      </w:r>
      <w:r w:rsidR="005411E3">
        <w:rPr>
          <w:rFonts w:ascii="Times New Roman" w:hAnsi="Times New Roman" w:cs="Times New Roman"/>
          <w:sz w:val="24"/>
          <w:szCs w:val="24"/>
        </w:rPr>
        <w:t xml:space="preserve"> brief</w:t>
      </w:r>
      <w:r w:rsidR="00885438">
        <w:rPr>
          <w:rFonts w:ascii="Times New Roman" w:hAnsi="Times New Roman" w:cs="Times New Roman"/>
          <w:sz w:val="24"/>
          <w:szCs w:val="24"/>
        </w:rPr>
        <w:t xml:space="preserve"> review </w:t>
      </w:r>
      <w:r w:rsidR="005411E3">
        <w:rPr>
          <w:rFonts w:ascii="Times New Roman" w:hAnsi="Times New Roman" w:cs="Times New Roman"/>
          <w:sz w:val="24"/>
          <w:szCs w:val="24"/>
        </w:rPr>
        <w:t xml:space="preserve">above </w:t>
      </w:r>
      <w:r w:rsidR="00885438">
        <w:rPr>
          <w:rFonts w:ascii="Times New Roman" w:hAnsi="Times New Roman" w:cs="Times New Roman"/>
          <w:sz w:val="24"/>
          <w:szCs w:val="24"/>
        </w:rPr>
        <w:t xml:space="preserve">suggests several key qualitative differences </w:t>
      </w:r>
      <w:r w:rsidR="00E5694A">
        <w:rPr>
          <w:rFonts w:ascii="Times New Roman" w:hAnsi="Times New Roman" w:cs="Times New Roman"/>
          <w:sz w:val="24"/>
          <w:szCs w:val="24"/>
        </w:rPr>
        <w:t xml:space="preserve">across </w:t>
      </w:r>
      <w:r w:rsidR="00885438">
        <w:rPr>
          <w:rFonts w:ascii="Times New Roman" w:hAnsi="Times New Roman" w:cs="Times New Roman"/>
          <w:sz w:val="24"/>
          <w:szCs w:val="24"/>
        </w:rPr>
        <w:t>the different tools. A</w:t>
      </w:r>
      <w:r w:rsidR="00C91263">
        <w:rPr>
          <w:rFonts w:ascii="Times New Roman" w:hAnsi="Times New Roman" w:cs="Times New Roman"/>
          <w:sz w:val="24"/>
          <w:szCs w:val="24"/>
        </w:rPr>
        <w:t>s their names suggest,</w:t>
      </w:r>
      <w:r w:rsidR="00CF6E58">
        <w:rPr>
          <w:rFonts w:ascii="Times New Roman" w:hAnsi="Times New Roman" w:cs="Times New Roman"/>
          <w:sz w:val="24"/>
          <w:szCs w:val="24"/>
        </w:rPr>
        <w:t xml:space="preserve"> the SPI</w:t>
      </w:r>
      <w:r w:rsidR="00E828EF">
        <w:rPr>
          <w:rFonts w:ascii="Times New Roman" w:hAnsi="Times New Roman" w:cs="Times New Roman"/>
          <w:sz w:val="24"/>
          <w:szCs w:val="24"/>
        </w:rPr>
        <w:t xml:space="preserve"> (and SCI)</w:t>
      </w:r>
      <w:r w:rsidR="00CF6E58">
        <w:rPr>
          <w:rFonts w:ascii="Times New Roman" w:hAnsi="Times New Roman" w:cs="Times New Roman"/>
          <w:sz w:val="24"/>
          <w:szCs w:val="24"/>
        </w:rPr>
        <w:t xml:space="preserve"> aims to measure country statistical capacity, the other indexes focus more on </w:t>
      </w:r>
      <w:r w:rsidR="00BA12EE">
        <w:rPr>
          <w:rFonts w:ascii="Times New Roman" w:hAnsi="Times New Roman" w:cs="Times New Roman"/>
          <w:sz w:val="24"/>
          <w:szCs w:val="24"/>
        </w:rPr>
        <w:t xml:space="preserve">aspects of statistical capacity such as </w:t>
      </w:r>
      <w:r w:rsidR="00CF6E58">
        <w:rPr>
          <w:rFonts w:ascii="Times New Roman" w:hAnsi="Times New Roman" w:cs="Times New Roman"/>
          <w:sz w:val="24"/>
          <w:szCs w:val="24"/>
        </w:rPr>
        <w:t>data availability and open data standards</w:t>
      </w:r>
      <w:r w:rsidR="00C91263">
        <w:rPr>
          <w:rFonts w:ascii="Times New Roman" w:hAnsi="Times New Roman" w:cs="Times New Roman"/>
          <w:sz w:val="24"/>
          <w:szCs w:val="24"/>
        </w:rPr>
        <w:t xml:space="preserve"> </w:t>
      </w:r>
      <w:r w:rsidR="00CF6E58">
        <w:rPr>
          <w:rFonts w:ascii="Times New Roman" w:hAnsi="Times New Roman" w:cs="Times New Roman"/>
          <w:sz w:val="24"/>
          <w:szCs w:val="24"/>
        </w:rPr>
        <w:t xml:space="preserve">(the ODIN and the ODB and GDB) or governance performance (the IIAG). </w:t>
      </w:r>
      <w:r w:rsidR="00C91263">
        <w:rPr>
          <w:rFonts w:ascii="Times New Roman" w:hAnsi="Times New Roman" w:cs="Times New Roman"/>
          <w:sz w:val="24"/>
          <w:szCs w:val="24"/>
        </w:rPr>
        <w:t>T</w:t>
      </w:r>
      <w:r w:rsidR="00CF6E58">
        <w:rPr>
          <w:rFonts w:ascii="Times New Roman" w:hAnsi="Times New Roman" w:cs="Times New Roman"/>
          <w:sz w:val="24"/>
          <w:szCs w:val="24"/>
        </w:rPr>
        <w:t>he SPI, the ODIN, the GDB (and OD</w:t>
      </w:r>
      <w:r w:rsidR="00C809A9">
        <w:rPr>
          <w:rFonts w:ascii="Times New Roman" w:hAnsi="Times New Roman" w:cs="Times New Roman"/>
          <w:sz w:val="24"/>
          <w:szCs w:val="24"/>
        </w:rPr>
        <w:t>B</w:t>
      </w:r>
      <w:r w:rsidR="00CF6E58">
        <w:rPr>
          <w:rFonts w:ascii="Times New Roman" w:hAnsi="Times New Roman" w:cs="Times New Roman"/>
          <w:sz w:val="24"/>
          <w:szCs w:val="24"/>
        </w:rPr>
        <w:t xml:space="preserve">), and the IIAG offer data points on country performance over time, while the </w:t>
      </w:r>
      <w:r w:rsidR="00CF6E58">
        <w:rPr>
          <w:rFonts w:ascii="Times New Roman" w:hAnsi="Times New Roman"/>
          <w:sz w:val="24"/>
          <w:szCs w:val="24"/>
        </w:rPr>
        <w:t xml:space="preserve">self-assessment tools (including European Snapshot Tool, the UN NQAF self-check tool, and the Paris21 NSDS) are designed for self-assessment and do not offer such data. </w:t>
      </w:r>
    </w:p>
    <w:p w14:paraId="64C6FBB9" w14:textId="1A0DA789" w:rsidR="00524CFC" w:rsidRDefault="009E2E2B" w:rsidP="00885438">
      <w:pPr>
        <w:spacing w:after="0" w:line="360" w:lineRule="auto"/>
        <w:ind w:firstLine="360"/>
        <w:jc w:val="both"/>
        <w:rPr>
          <w:rFonts w:ascii="Times New Roman" w:hAnsi="Times New Roman"/>
          <w:sz w:val="24"/>
          <w:szCs w:val="24"/>
        </w:rPr>
      </w:pPr>
      <w:r>
        <w:rPr>
          <w:rFonts w:ascii="Times New Roman" w:hAnsi="Times New Roman" w:cs="Times New Roman"/>
          <w:sz w:val="24"/>
          <w:szCs w:val="24"/>
        </w:rPr>
        <w:t>The</w:t>
      </w:r>
      <w:r w:rsidR="00885438">
        <w:rPr>
          <w:rFonts w:ascii="Times New Roman" w:hAnsi="Times New Roman" w:cs="Times New Roman"/>
          <w:sz w:val="24"/>
          <w:szCs w:val="24"/>
        </w:rPr>
        <w:t xml:space="preserve"> tools’ </w:t>
      </w:r>
      <w:r>
        <w:rPr>
          <w:rFonts w:ascii="Times New Roman" w:hAnsi="Times New Roman" w:cs="Times New Roman"/>
          <w:sz w:val="24"/>
          <w:szCs w:val="24"/>
        </w:rPr>
        <w:t>methods of data collection differ, with the SPI obtaining most of the data from curated international databases, the ODIN exclusively from NSO websites, the GDB mostly from expert surveys, the IIAG from a mix of different</w:t>
      </w:r>
      <w:r w:rsidR="00885438">
        <w:rPr>
          <w:rFonts w:ascii="Times New Roman" w:hAnsi="Times New Roman" w:cs="Times New Roman"/>
          <w:sz w:val="24"/>
          <w:szCs w:val="24"/>
        </w:rPr>
        <w:t xml:space="preserve"> sources, and the </w:t>
      </w:r>
      <w:r w:rsidR="00885438">
        <w:rPr>
          <w:rFonts w:ascii="Times New Roman" w:hAnsi="Times New Roman"/>
          <w:sz w:val="24"/>
          <w:szCs w:val="24"/>
        </w:rPr>
        <w:t>three self-assessment tools from</w:t>
      </w:r>
      <w:r w:rsidR="00524CFC">
        <w:rPr>
          <w:rFonts w:ascii="Times New Roman" w:hAnsi="Times New Roman"/>
          <w:sz w:val="24"/>
          <w:szCs w:val="24"/>
        </w:rPr>
        <w:t xml:space="preserve"> expert self-assessment tools. These different methods </w:t>
      </w:r>
      <w:r w:rsidR="00F80376">
        <w:rPr>
          <w:rFonts w:ascii="Times New Roman" w:hAnsi="Times New Roman"/>
          <w:sz w:val="24"/>
          <w:szCs w:val="24"/>
        </w:rPr>
        <w:t>come with</w:t>
      </w:r>
      <w:r w:rsidR="00524CFC">
        <w:rPr>
          <w:rFonts w:ascii="Times New Roman" w:hAnsi="Times New Roman"/>
          <w:sz w:val="24"/>
          <w:szCs w:val="24"/>
        </w:rPr>
        <w:t xml:space="preserve"> their own strengths and weaknesses. </w:t>
      </w:r>
      <w:r w:rsidR="00862CED">
        <w:rPr>
          <w:rFonts w:ascii="Times New Roman" w:hAnsi="Times New Roman"/>
          <w:sz w:val="24"/>
          <w:szCs w:val="24"/>
        </w:rPr>
        <w:t>D</w:t>
      </w:r>
      <w:r w:rsidR="00524CFC">
        <w:rPr>
          <w:rFonts w:ascii="Times New Roman" w:hAnsi="Times New Roman"/>
          <w:sz w:val="24"/>
          <w:szCs w:val="24"/>
        </w:rPr>
        <w:t xml:space="preserve">ata that are provided by the curators of the international databases </w:t>
      </w:r>
      <w:r w:rsidR="00E706EB">
        <w:rPr>
          <w:rFonts w:ascii="Times New Roman" w:hAnsi="Times New Roman"/>
          <w:sz w:val="24"/>
          <w:szCs w:val="24"/>
        </w:rPr>
        <w:t xml:space="preserve">potentially </w:t>
      </w:r>
      <w:r w:rsidR="00524CFC">
        <w:rPr>
          <w:rFonts w:ascii="Times New Roman" w:hAnsi="Times New Roman"/>
          <w:sz w:val="24"/>
          <w:szCs w:val="24"/>
        </w:rPr>
        <w:t>ensure data quality</w:t>
      </w:r>
      <w:r w:rsidR="00D5129D">
        <w:rPr>
          <w:rFonts w:ascii="Times New Roman" w:hAnsi="Times New Roman"/>
          <w:sz w:val="24"/>
          <w:szCs w:val="24"/>
        </w:rPr>
        <w:t xml:space="preserve"> and comparability</w:t>
      </w:r>
      <w:r w:rsidR="00524CFC">
        <w:rPr>
          <w:rFonts w:ascii="Times New Roman" w:hAnsi="Times New Roman"/>
          <w:sz w:val="24"/>
          <w:szCs w:val="24"/>
        </w:rPr>
        <w:t xml:space="preserve">, especially in countries with weak statistical capacity where data are not well-maintained or where data might at times be subject to weaker quality control or even manipulation </w:t>
      </w:r>
      <w:r w:rsidR="00E706EB">
        <w:rPr>
          <w:rFonts w:ascii="Times New Roman" w:hAnsi="Times New Roman"/>
          <w:sz w:val="24"/>
          <w:szCs w:val="24"/>
        </w:rPr>
        <w:t>(</w:t>
      </w:r>
      <w:r w:rsidR="00524CFC">
        <w:rPr>
          <w:rFonts w:ascii="Times New Roman" w:hAnsi="Times New Roman"/>
          <w:sz w:val="24"/>
          <w:szCs w:val="24"/>
        </w:rPr>
        <w:t>as discussed earlier</w:t>
      </w:r>
      <w:r w:rsidR="00E706EB">
        <w:rPr>
          <w:rFonts w:ascii="Times New Roman" w:hAnsi="Times New Roman"/>
          <w:sz w:val="24"/>
          <w:szCs w:val="24"/>
        </w:rPr>
        <w:t>)</w:t>
      </w:r>
      <w:r w:rsidR="00524CFC">
        <w:rPr>
          <w:rFonts w:ascii="Times New Roman" w:hAnsi="Times New Roman"/>
          <w:sz w:val="24"/>
          <w:szCs w:val="24"/>
        </w:rPr>
        <w:t xml:space="preserve">. But such data </w:t>
      </w:r>
      <w:r w:rsidR="00D5129D">
        <w:rPr>
          <w:rFonts w:ascii="Times New Roman" w:hAnsi="Times New Roman"/>
          <w:sz w:val="24"/>
          <w:szCs w:val="24"/>
        </w:rPr>
        <w:t>are</w:t>
      </w:r>
      <w:r w:rsidR="00524CFC">
        <w:rPr>
          <w:rFonts w:ascii="Times New Roman" w:hAnsi="Times New Roman"/>
          <w:sz w:val="24"/>
          <w:szCs w:val="24"/>
        </w:rPr>
        <w:t xml:space="preserve"> dependent on the curators’ production cycles</w:t>
      </w:r>
      <w:r w:rsidR="00E706EB">
        <w:rPr>
          <w:rFonts w:ascii="Times New Roman" w:hAnsi="Times New Roman"/>
          <w:sz w:val="24"/>
          <w:szCs w:val="24"/>
        </w:rPr>
        <w:t xml:space="preserve"> and hence at times</w:t>
      </w:r>
      <w:r w:rsidR="00E105B7">
        <w:rPr>
          <w:rFonts w:ascii="Times New Roman" w:hAnsi="Times New Roman"/>
          <w:sz w:val="24"/>
          <w:szCs w:val="24"/>
        </w:rPr>
        <w:t xml:space="preserve"> can</w:t>
      </w:r>
      <w:r w:rsidR="00E706EB">
        <w:rPr>
          <w:rFonts w:ascii="Times New Roman" w:hAnsi="Times New Roman"/>
          <w:sz w:val="24"/>
          <w:szCs w:val="24"/>
        </w:rPr>
        <w:t xml:space="preserve"> be a bit dated</w:t>
      </w:r>
      <w:r w:rsidR="00524CFC">
        <w:rPr>
          <w:rFonts w:ascii="Times New Roman" w:hAnsi="Times New Roman"/>
          <w:sz w:val="24"/>
          <w:szCs w:val="24"/>
        </w:rPr>
        <w:t xml:space="preserve">. On the other hand, collecting data directly from NSO websites or an expert survey could </w:t>
      </w:r>
      <w:r w:rsidR="00524CFC" w:rsidRPr="003E5C17">
        <w:rPr>
          <w:rFonts w:ascii="Times New Roman" w:hAnsi="Times New Roman"/>
          <w:sz w:val="24"/>
          <w:szCs w:val="24"/>
        </w:rPr>
        <w:t>provide more in-depth analys</w:t>
      </w:r>
      <w:r w:rsidR="00E706EB">
        <w:rPr>
          <w:rFonts w:ascii="Times New Roman" w:hAnsi="Times New Roman"/>
          <w:sz w:val="24"/>
          <w:szCs w:val="24"/>
        </w:rPr>
        <w:t>e</w:t>
      </w:r>
      <w:r w:rsidR="00524CFC" w:rsidRPr="003E5C17">
        <w:rPr>
          <w:rFonts w:ascii="Times New Roman" w:hAnsi="Times New Roman"/>
          <w:sz w:val="24"/>
          <w:szCs w:val="24"/>
        </w:rPr>
        <w:t>s and uncover finer</w:t>
      </w:r>
      <w:r w:rsidR="00524CFC">
        <w:rPr>
          <w:rFonts w:ascii="Times New Roman" w:hAnsi="Times New Roman"/>
          <w:sz w:val="24"/>
          <w:szCs w:val="24"/>
        </w:rPr>
        <w:t xml:space="preserve"> </w:t>
      </w:r>
      <w:r w:rsidR="00524CFC" w:rsidRPr="003E5C17">
        <w:rPr>
          <w:rFonts w:ascii="Times New Roman" w:hAnsi="Times New Roman"/>
          <w:sz w:val="24"/>
          <w:szCs w:val="24"/>
        </w:rPr>
        <w:t xml:space="preserve">details, </w:t>
      </w:r>
      <w:r w:rsidR="00524CFC">
        <w:rPr>
          <w:rFonts w:ascii="Times New Roman" w:hAnsi="Times New Roman"/>
          <w:sz w:val="24"/>
          <w:szCs w:val="24"/>
        </w:rPr>
        <w:t xml:space="preserve">but </w:t>
      </w:r>
      <w:r w:rsidR="00524CFC" w:rsidRPr="003E5C17">
        <w:rPr>
          <w:rFonts w:ascii="Times New Roman" w:hAnsi="Times New Roman"/>
          <w:sz w:val="24"/>
          <w:szCs w:val="24"/>
        </w:rPr>
        <w:t xml:space="preserve">it incurs high costs and </w:t>
      </w:r>
      <w:r w:rsidR="00524CFC">
        <w:rPr>
          <w:rFonts w:ascii="Times New Roman" w:hAnsi="Times New Roman"/>
          <w:sz w:val="24"/>
          <w:szCs w:val="24"/>
        </w:rPr>
        <w:t xml:space="preserve">could be </w:t>
      </w:r>
      <w:r w:rsidR="00524CFC" w:rsidRPr="003E5C17">
        <w:rPr>
          <w:rFonts w:ascii="Times New Roman" w:hAnsi="Times New Roman"/>
          <w:sz w:val="24"/>
          <w:szCs w:val="24"/>
        </w:rPr>
        <w:t>far more time consuming.</w:t>
      </w:r>
      <w:r w:rsidR="00524CFC">
        <w:rPr>
          <w:rFonts w:ascii="Times New Roman" w:hAnsi="Times New Roman"/>
          <w:sz w:val="24"/>
          <w:szCs w:val="24"/>
        </w:rPr>
        <w:t xml:space="preserve"> In addition, d</w:t>
      </w:r>
      <w:r w:rsidR="00524CFC" w:rsidRPr="003E5C17">
        <w:rPr>
          <w:rFonts w:ascii="Times New Roman" w:hAnsi="Times New Roman"/>
          <w:sz w:val="24"/>
          <w:szCs w:val="24"/>
        </w:rPr>
        <w:t>irect interviews of government officials might bias responses and complicate</w:t>
      </w:r>
      <w:r w:rsidR="00524CFC">
        <w:rPr>
          <w:rFonts w:ascii="Times New Roman" w:hAnsi="Times New Roman"/>
          <w:sz w:val="24"/>
          <w:szCs w:val="24"/>
        </w:rPr>
        <w:t xml:space="preserve"> comparability across countries since g</w:t>
      </w:r>
      <w:r w:rsidR="00524CFC" w:rsidRPr="008524CF">
        <w:rPr>
          <w:rFonts w:ascii="Times New Roman" w:hAnsi="Times New Roman"/>
          <w:sz w:val="24"/>
          <w:szCs w:val="24"/>
        </w:rPr>
        <w:t>overnment officials may have an incentive to overestimate their country’s statistical capacity whe</w:t>
      </w:r>
      <w:r w:rsidR="00524CFC">
        <w:rPr>
          <w:rFonts w:ascii="Times New Roman" w:hAnsi="Times New Roman"/>
          <w:sz w:val="24"/>
          <w:szCs w:val="24"/>
        </w:rPr>
        <w:t>re</w:t>
      </w:r>
      <w:r w:rsidR="00524CFC" w:rsidRPr="008524CF">
        <w:rPr>
          <w:rFonts w:ascii="Times New Roman" w:hAnsi="Times New Roman"/>
          <w:sz w:val="24"/>
          <w:szCs w:val="24"/>
        </w:rPr>
        <w:t xml:space="preserve"> concerns </w:t>
      </w:r>
      <w:r w:rsidR="00DF3E1F">
        <w:rPr>
          <w:rFonts w:ascii="Times New Roman" w:hAnsi="Times New Roman"/>
          <w:sz w:val="24"/>
          <w:szCs w:val="24"/>
        </w:rPr>
        <w:t>exist regarding</w:t>
      </w:r>
      <w:r w:rsidR="00524CFC" w:rsidRPr="008524CF">
        <w:rPr>
          <w:rFonts w:ascii="Times New Roman" w:hAnsi="Times New Roman"/>
          <w:sz w:val="24"/>
          <w:szCs w:val="24"/>
        </w:rPr>
        <w:t xml:space="preserve"> their ability to deliver</w:t>
      </w:r>
      <w:r w:rsidR="00524CFC">
        <w:rPr>
          <w:rFonts w:ascii="Times New Roman" w:hAnsi="Times New Roman"/>
          <w:sz w:val="24"/>
          <w:szCs w:val="24"/>
        </w:rPr>
        <w:t xml:space="preserve">, or they may underestimate </w:t>
      </w:r>
      <w:r w:rsidR="00524CFC" w:rsidRPr="008524CF">
        <w:rPr>
          <w:rFonts w:ascii="Times New Roman" w:hAnsi="Times New Roman"/>
          <w:sz w:val="24"/>
          <w:szCs w:val="24"/>
        </w:rPr>
        <w:t>their country’s statistical capacity whe</w:t>
      </w:r>
      <w:r w:rsidR="00524CFC">
        <w:rPr>
          <w:rFonts w:ascii="Times New Roman" w:hAnsi="Times New Roman"/>
          <w:sz w:val="24"/>
          <w:szCs w:val="24"/>
        </w:rPr>
        <w:t>re</w:t>
      </w:r>
      <w:r w:rsidR="00524CFC" w:rsidRPr="008524CF">
        <w:rPr>
          <w:rFonts w:ascii="Times New Roman" w:hAnsi="Times New Roman"/>
          <w:sz w:val="24"/>
          <w:szCs w:val="24"/>
        </w:rPr>
        <w:t xml:space="preserve"> they are requesting additional international</w:t>
      </w:r>
      <w:r w:rsidR="00524CFC">
        <w:rPr>
          <w:rFonts w:ascii="Times New Roman" w:hAnsi="Times New Roman"/>
          <w:sz w:val="24"/>
          <w:szCs w:val="24"/>
        </w:rPr>
        <w:t xml:space="preserve"> </w:t>
      </w:r>
      <w:r w:rsidR="00524CFC" w:rsidRPr="008524CF">
        <w:rPr>
          <w:rFonts w:ascii="Times New Roman" w:hAnsi="Times New Roman"/>
          <w:sz w:val="24"/>
          <w:szCs w:val="24"/>
        </w:rPr>
        <w:t>aid.</w:t>
      </w:r>
    </w:p>
    <w:p w14:paraId="201F8114" w14:textId="25BEDBAB" w:rsidR="004C036E" w:rsidRDefault="00321CA9" w:rsidP="001F2D61">
      <w:pPr>
        <w:spacing w:after="0" w:line="360" w:lineRule="auto"/>
        <w:ind w:firstLine="360"/>
        <w:jc w:val="both"/>
        <w:rPr>
          <w:rFonts w:ascii="Times New Roman" w:eastAsia="Times New Roman" w:hAnsi="Times New Roman" w:cs="Times New Roman"/>
          <w:sz w:val="24"/>
          <w:szCs w:val="24"/>
        </w:rPr>
      </w:pPr>
      <w:r w:rsidRPr="00982FEC">
        <w:rPr>
          <w:rFonts w:ascii="Times New Roman" w:eastAsia="Times New Roman" w:hAnsi="Times New Roman" w:cs="Times New Roman"/>
          <w:sz w:val="24"/>
          <w:szCs w:val="24"/>
        </w:rPr>
        <w:t>Notably, t</w:t>
      </w:r>
      <w:r w:rsidR="004C036E" w:rsidRPr="00982FEC">
        <w:rPr>
          <w:rFonts w:ascii="Times New Roman" w:eastAsia="Times New Roman" w:hAnsi="Times New Roman" w:cs="Times New Roman"/>
          <w:sz w:val="24"/>
          <w:szCs w:val="24"/>
        </w:rPr>
        <w:t>he SPI offers a</w:t>
      </w:r>
      <w:r w:rsidR="006D507B" w:rsidRPr="00982FEC">
        <w:rPr>
          <w:rFonts w:ascii="Times New Roman" w:eastAsia="Times New Roman" w:hAnsi="Times New Roman" w:cs="Times New Roman"/>
          <w:sz w:val="24"/>
          <w:szCs w:val="24"/>
        </w:rPr>
        <w:t>n explicit</w:t>
      </w:r>
      <w:r w:rsidR="004C036E" w:rsidRPr="00982FEC">
        <w:rPr>
          <w:rFonts w:ascii="Times New Roman" w:eastAsia="Times New Roman" w:hAnsi="Times New Roman" w:cs="Times New Roman"/>
          <w:sz w:val="24"/>
          <w:szCs w:val="24"/>
        </w:rPr>
        <w:t xml:space="preserve"> discussion of its conceptual and mathematical foundations</w:t>
      </w:r>
      <w:r w:rsidR="006D507B" w:rsidRPr="00982FEC">
        <w:rPr>
          <w:rFonts w:ascii="Times New Roman" w:eastAsia="Times New Roman" w:hAnsi="Times New Roman" w:cs="Times New Roman"/>
          <w:sz w:val="24"/>
          <w:szCs w:val="24"/>
        </w:rPr>
        <w:t xml:space="preserve"> in peer-reviewed </w:t>
      </w:r>
      <w:r w:rsidR="00A63640" w:rsidRPr="00982FEC">
        <w:rPr>
          <w:rFonts w:ascii="Times New Roman" w:eastAsia="Times New Roman" w:hAnsi="Times New Roman" w:cs="Times New Roman"/>
          <w:sz w:val="24"/>
          <w:szCs w:val="24"/>
        </w:rPr>
        <w:t xml:space="preserve">academic </w:t>
      </w:r>
      <w:r w:rsidR="006D507B" w:rsidRPr="00982FEC">
        <w:rPr>
          <w:rFonts w:ascii="Times New Roman" w:eastAsia="Times New Roman" w:hAnsi="Times New Roman" w:cs="Times New Roman"/>
          <w:sz w:val="24"/>
          <w:szCs w:val="24"/>
        </w:rPr>
        <w:t>publications</w:t>
      </w:r>
      <w:r w:rsidR="00A63640" w:rsidRPr="00982FEC">
        <w:rPr>
          <w:rFonts w:ascii="Times New Roman" w:eastAsia="Times New Roman" w:hAnsi="Times New Roman" w:cs="Times New Roman"/>
          <w:sz w:val="24"/>
          <w:szCs w:val="24"/>
        </w:rPr>
        <w:t xml:space="preserve"> (</w:t>
      </w:r>
      <w:r w:rsidR="00325C92" w:rsidRPr="00982FEC">
        <w:rPr>
          <w:rFonts w:ascii="Times New Roman" w:eastAsia="Times New Roman" w:hAnsi="Times New Roman" w:cs="Times New Roman"/>
          <w:sz w:val="24"/>
          <w:szCs w:val="24"/>
        </w:rPr>
        <w:t xml:space="preserve">Cameron </w:t>
      </w:r>
      <w:r w:rsidR="00325C92" w:rsidRPr="00982FEC">
        <w:rPr>
          <w:rFonts w:ascii="Times New Roman" w:eastAsia="Times New Roman" w:hAnsi="Times New Roman" w:cs="Times New Roman"/>
          <w:i/>
          <w:iCs/>
          <w:sz w:val="24"/>
          <w:szCs w:val="24"/>
        </w:rPr>
        <w:t>et al.</w:t>
      </w:r>
      <w:r w:rsidR="00A63640" w:rsidRPr="00982FEC">
        <w:rPr>
          <w:rFonts w:ascii="Times New Roman" w:eastAsia="Times New Roman" w:hAnsi="Times New Roman" w:cs="Times New Roman"/>
          <w:sz w:val="24"/>
          <w:szCs w:val="24"/>
        </w:rPr>
        <w:t xml:space="preserve">, </w:t>
      </w:r>
      <w:r w:rsidR="00325C92" w:rsidRPr="00982FEC">
        <w:rPr>
          <w:rFonts w:ascii="Times New Roman" w:eastAsia="Times New Roman" w:hAnsi="Times New Roman" w:cs="Times New Roman"/>
          <w:sz w:val="24"/>
          <w:szCs w:val="24"/>
        </w:rPr>
        <w:t>2021</w:t>
      </w:r>
      <w:r w:rsidR="00A63640" w:rsidRPr="00982FEC">
        <w:rPr>
          <w:rFonts w:ascii="Times New Roman" w:eastAsia="Times New Roman" w:hAnsi="Times New Roman" w:cs="Times New Roman"/>
          <w:sz w:val="24"/>
          <w:szCs w:val="24"/>
        </w:rPr>
        <w:t xml:space="preserve">; </w:t>
      </w:r>
      <w:r w:rsidR="00196894" w:rsidRPr="00982FEC">
        <w:rPr>
          <w:rFonts w:ascii="Times New Roman" w:eastAsia="Times New Roman" w:hAnsi="Times New Roman" w:cs="Times New Roman"/>
          <w:sz w:val="24"/>
          <w:szCs w:val="24"/>
        </w:rPr>
        <w:t xml:space="preserve">Lokshin, 2022; </w:t>
      </w:r>
      <w:r w:rsidR="00325C92" w:rsidRPr="00982FEC">
        <w:rPr>
          <w:rFonts w:ascii="Times New Roman" w:eastAsia="Times New Roman" w:hAnsi="Times New Roman" w:cs="Times New Roman"/>
          <w:sz w:val="24"/>
          <w:szCs w:val="24"/>
        </w:rPr>
        <w:t xml:space="preserve">Dang </w:t>
      </w:r>
      <w:r w:rsidR="00325C92" w:rsidRPr="00982FEC">
        <w:rPr>
          <w:rFonts w:ascii="Times New Roman" w:eastAsia="Times New Roman" w:hAnsi="Times New Roman" w:cs="Times New Roman"/>
          <w:i/>
          <w:iCs/>
          <w:sz w:val="24"/>
          <w:szCs w:val="24"/>
        </w:rPr>
        <w:t>et al.</w:t>
      </w:r>
      <w:r w:rsidR="00A63640" w:rsidRPr="00982FEC">
        <w:rPr>
          <w:rFonts w:ascii="Times New Roman" w:eastAsia="Times New Roman" w:hAnsi="Times New Roman" w:cs="Times New Roman"/>
          <w:sz w:val="24"/>
          <w:szCs w:val="24"/>
        </w:rPr>
        <w:t xml:space="preserve">, </w:t>
      </w:r>
      <w:r w:rsidR="00325C92" w:rsidRPr="00982FEC">
        <w:rPr>
          <w:rFonts w:ascii="Times New Roman" w:eastAsia="Times New Roman" w:hAnsi="Times New Roman" w:cs="Times New Roman"/>
          <w:sz w:val="24"/>
          <w:szCs w:val="24"/>
        </w:rPr>
        <w:t>2023</w:t>
      </w:r>
      <w:r w:rsidR="000F0B94">
        <w:rPr>
          <w:rFonts w:ascii="Times New Roman" w:eastAsia="Times New Roman" w:hAnsi="Times New Roman" w:cs="Times New Roman"/>
          <w:sz w:val="24"/>
          <w:szCs w:val="24"/>
        </w:rPr>
        <w:t xml:space="preserve">; Dang </w:t>
      </w:r>
      <w:r w:rsidR="000F0B94" w:rsidRPr="00982FEC">
        <w:rPr>
          <w:rFonts w:ascii="Times New Roman" w:eastAsia="Times New Roman" w:hAnsi="Times New Roman" w:cs="Times New Roman"/>
          <w:i/>
          <w:iCs/>
          <w:sz w:val="24"/>
          <w:szCs w:val="24"/>
        </w:rPr>
        <w:t>et al.</w:t>
      </w:r>
      <w:r w:rsidR="000F0B94">
        <w:rPr>
          <w:rFonts w:ascii="Times New Roman" w:eastAsia="Times New Roman" w:hAnsi="Times New Roman" w:cs="Times New Roman"/>
          <w:sz w:val="24"/>
          <w:szCs w:val="24"/>
        </w:rPr>
        <w:t>, forthcoming</w:t>
      </w:r>
      <w:r w:rsidR="00EB7351" w:rsidRPr="00982FEC">
        <w:rPr>
          <w:rFonts w:ascii="Times New Roman" w:eastAsia="Times New Roman" w:hAnsi="Times New Roman" w:cs="Times New Roman"/>
          <w:sz w:val="24"/>
          <w:szCs w:val="24"/>
        </w:rPr>
        <w:t>)</w:t>
      </w:r>
      <w:r w:rsidR="00C733BC" w:rsidRPr="00982FEC">
        <w:rPr>
          <w:rFonts w:ascii="Times New Roman" w:eastAsia="Times New Roman" w:hAnsi="Times New Roman" w:cs="Times New Roman"/>
          <w:sz w:val="24"/>
          <w:szCs w:val="24"/>
        </w:rPr>
        <w:t xml:space="preserve">. </w:t>
      </w:r>
      <w:r w:rsidR="00AA24DC">
        <w:rPr>
          <w:rFonts w:ascii="Times New Roman" w:eastAsia="Times New Roman" w:hAnsi="Times New Roman" w:cs="Times New Roman"/>
          <w:sz w:val="24"/>
          <w:szCs w:val="24"/>
        </w:rPr>
        <w:t>W</w:t>
      </w:r>
      <w:r w:rsidR="00CF097E">
        <w:rPr>
          <w:rFonts w:ascii="Times New Roman" w:eastAsia="Times New Roman" w:hAnsi="Times New Roman" w:cs="Times New Roman"/>
          <w:sz w:val="24"/>
          <w:szCs w:val="24"/>
        </w:rPr>
        <w:t>e employ the SPI’s five pillars as a reference point in the subsequent comparison</w:t>
      </w:r>
      <w:r w:rsidR="00E706EB">
        <w:rPr>
          <w:rFonts w:ascii="Times New Roman" w:eastAsia="Times New Roman" w:hAnsi="Times New Roman" w:cs="Times New Roman"/>
          <w:sz w:val="24"/>
          <w:szCs w:val="24"/>
        </w:rPr>
        <w:t xml:space="preserve"> of the different tools</w:t>
      </w:r>
      <w:r w:rsidR="00CF097E">
        <w:rPr>
          <w:rFonts w:ascii="Times New Roman" w:eastAsia="Times New Roman" w:hAnsi="Times New Roman" w:cs="Times New Roman"/>
          <w:sz w:val="24"/>
          <w:szCs w:val="24"/>
        </w:rPr>
        <w:t xml:space="preserve">. </w:t>
      </w:r>
      <w:r w:rsidR="00C733BC">
        <w:rPr>
          <w:rFonts w:ascii="Times New Roman" w:eastAsia="Times New Roman" w:hAnsi="Times New Roman" w:cs="Times New Roman"/>
          <w:sz w:val="24"/>
          <w:szCs w:val="24"/>
        </w:rPr>
        <w:t xml:space="preserve">We provide further discussion on the SPI framework in the Method section. </w:t>
      </w:r>
    </w:p>
    <w:p w14:paraId="134908C8" w14:textId="77777777" w:rsidR="00CF6E58" w:rsidRDefault="00CF6E58" w:rsidP="001F2D61">
      <w:pPr>
        <w:spacing w:after="0" w:line="360" w:lineRule="auto"/>
        <w:ind w:firstLine="360"/>
        <w:jc w:val="both"/>
        <w:rPr>
          <w:rFonts w:ascii="Times New Roman" w:hAnsi="Times New Roman" w:cs="Times New Roman"/>
          <w:sz w:val="24"/>
          <w:szCs w:val="24"/>
        </w:rPr>
      </w:pPr>
    </w:p>
    <w:p w14:paraId="188BEFE8" w14:textId="41E8D635" w:rsidR="00D92CA7" w:rsidRPr="007E3325" w:rsidRDefault="00D456BE" w:rsidP="001F2D61">
      <w:pPr>
        <w:pStyle w:val="Heading2"/>
        <w:spacing w:line="360" w:lineRule="auto"/>
      </w:pPr>
      <w:r>
        <w:t>Further</w:t>
      </w:r>
      <w:r w:rsidR="00627723">
        <w:t xml:space="preserve"> comparison of </w:t>
      </w:r>
      <w:r w:rsidR="000907F2">
        <w:t>the</w:t>
      </w:r>
      <w:r w:rsidR="00D92CA7">
        <w:t xml:space="preserve"> </w:t>
      </w:r>
      <w:r w:rsidR="00627723">
        <w:t>t</w:t>
      </w:r>
      <w:r w:rsidR="00A6086C">
        <w:t>ools</w:t>
      </w:r>
      <w:r w:rsidR="00D92CA7" w:rsidRPr="007E3325">
        <w:t xml:space="preserve"> </w:t>
      </w:r>
    </w:p>
    <w:p w14:paraId="22936484" w14:textId="09177CAA" w:rsidR="009E28FC" w:rsidRDefault="00C60A46" w:rsidP="00D4023D">
      <w:pPr>
        <w:pStyle w:val="Heading3"/>
      </w:pPr>
      <w:r>
        <w:t>Country c</w:t>
      </w:r>
      <w:r w:rsidR="00D4023D">
        <w:t>overage, dimension, indicators, and data sources</w:t>
      </w:r>
    </w:p>
    <w:p w14:paraId="39B57B80" w14:textId="7761BE42" w:rsidR="00576DE5" w:rsidRDefault="00D92CA7" w:rsidP="00576DE5">
      <w:pPr>
        <w:spacing w:after="0" w:line="360" w:lineRule="auto"/>
        <w:ind w:firstLine="360"/>
        <w:jc w:val="both"/>
        <w:rPr>
          <w:rFonts w:ascii="Times New Roman" w:eastAsia="Times New Roman" w:hAnsi="Times New Roman" w:cs="Times New Roman"/>
          <w:sz w:val="24"/>
          <w:szCs w:val="24"/>
        </w:rPr>
      </w:pPr>
      <w:r>
        <w:rPr>
          <w:rFonts w:ascii="Times New Roman" w:hAnsi="Times New Roman"/>
          <w:sz w:val="24"/>
          <w:szCs w:val="24"/>
        </w:rPr>
        <w:t>We compare</w:t>
      </w:r>
      <w:r w:rsidR="00C91263">
        <w:rPr>
          <w:rFonts w:ascii="Times New Roman" w:hAnsi="Times New Roman"/>
          <w:sz w:val="24"/>
          <w:szCs w:val="24"/>
        </w:rPr>
        <w:t xml:space="preserve"> </w:t>
      </w:r>
      <w:r w:rsidRPr="003C2C20">
        <w:rPr>
          <w:rFonts w:ascii="Times New Roman" w:hAnsi="Times New Roman"/>
          <w:sz w:val="24"/>
          <w:szCs w:val="24"/>
        </w:rPr>
        <w:t xml:space="preserve">in </w:t>
      </w:r>
      <w:r w:rsidR="007B2CA2">
        <w:rPr>
          <w:rFonts w:ascii="Times New Roman" w:hAnsi="Times New Roman"/>
          <w:sz w:val="24"/>
          <w:szCs w:val="24"/>
        </w:rPr>
        <w:t>Table 1</w:t>
      </w:r>
      <w:r>
        <w:rPr>
          <w:rFonts w:ascii="Times New Roman" w:hAnsi="Times New Roman"/>
          <w:sz w:val="24"/>
          <w:szCs w:val="24"/>
        </w:rPr>
        <w:t xml:space="preserve"> </w:t>
      </w:r>
      <w:r w:rsidR="00C1403F">
        <w:rPr>
          <w:rFonts w:ascii="Times New Roman" w:hAnsi="Times New Roman"/>
          <w:sz w:val="24"/>
          <w:szCs w:val="24"/>
        </w:rPr>
        <w:t xml:space="preserve">several </w:t>
      </w:r>
      <w:r w:rsidR="00B30426">
        <w:rPr>
          <w:rFonts w:ascii="Times New Roman" w:hAnsi="Times New Roman"/>
          <w:sz w:val="24"/>
          <w:szCs w:val="24"/>
        </w:rPr>
        <w:t xml:space="preserve">other </w:t>
      </w:r>
      <w:r w:rsidR="00C1403F">
        <w:rPr>
          <w:rFonts w:ascii="Times New Roman" w:hAnsi="Times New Roman"/>
          <w:sz w:val="24"/>
          <w:szCs w:val="24"/>
        </w:rPr>
        <w:t>features</w:t>
      </w:r>
      <w:r w:rsidR="00C91263">
        <w:rPr>
          <w:rFonts w:ascii="Times New Roman" w:hAnsi="Times New Roman"/>
          <w:sz w:val="24"/>
          <w:szCs w:val="24"/>
        </w:rPr>
        <w:t xml:space="preserve"> of the tools</w:t>
      </w:r>
      <w:r w:rsidR="00232704">
        <w:rPr>
          <w:rFonts w:ascii="Times New Roman" w:hAnsi="Times New Roman"/>
          <w:sz w:val="24"/>
          <w:szCs w:val="24"/>
        </w:rPr>
        <w:t xml:space="preserve"> (indexes)</w:t>
      </w:r>
      <w:r w:rsidR="00C1403F">
        <w:rPr>
          <w:rFonts w:ascii="Times New Roman" w:hAnsi="Times New Roman"/>
          <w:sz w:val="24"/>
          <w:szCs w:val="24"/>
        </w:rPr>
        <w:t>, including the</w:t>
      </w:r>
      <w:r w:rsidR="00B30426">
        <w:rPr>
          <w:rFonts w:ascii="Times New Roman" w:hAnsi="Times New Roman"/>
          <w:sz w:val="24"/>
          <w:szCs w:val="24"/>
        </w:rPr>
        <w:t>ir coverage of countries, dimensions, indicators and their data sources</w:t>
      </w:r>
      <w:r w:rsidR="00BE3577">
        <w:rPr>
          <w:rFonts w:ascii="Times New Roman" w:hAnsi="Times New Roman"/>
          <w:sz w:val="24"/>
          <w:szCs w:val="24"/>
        </w:rPr>
        <w:t xml:space="preserve">. </w:t>
      </w:r>
      <w:r>
        <w:rPr>
          <w:rFonts w:ascii="Times New Roman" w:hAnsi="Times New Roman"/>
          <w:sz w:val="24"/>
          <w:szCs w:val="24"/>
        </w:rPr>
        <w:t xml:space="preserve">For completeness, we show </w:t>
      </w:r>
      <w:r w:rsidR="00BE3577">
        <w:rPr>
          <w:rFonts w:ascii="Times New Roman" w:hAnsi="Times New Roman"/>
          <w:sz w:val="24"/>
          <w:szCs w:val="24"/>
        </w:rPr>
        <w:t xml:space="preserve">in this table both </w:t>
      </w:r>
      <w:r>
        <w:rPr>
          <w:rFonts w:ascii="Times New Roman" w:hAnsi="Times New Roman"/>
          <w:sz w:val="24"/>
          <w:szCs w:val="24"/>
        </w:rPr>
        <w:t>the</w:t>
      </w:r>
      <w:r w:rsidR="00BE3577">
        <w:rPr>
          <w:rFonts w:ascii="Times New Roman" w:hAnsi="Times New Roman"/>
          <w:sz w:val="24"/>
          <w:szCs w:val="24"/>
        </w:rPr>
        <w:t xml:space="preserve"> current tools and their</w:t>
      </w:r>
      <w:r>
        <w:rPr>
          <w:rFonts w:ascii="Times New Roman" w:hAnsi="Times New Roman"/>
          <w:sz w:val="24"/>
          <w:szCs w:val="24"/>
        </w:rPr>
        <w:t xml:space="preserve"> </w:t>
      </w:r>
      <w:r w:rsidR="00BE3577">
        <w:rPr>
          <w:rFonts w:ascii="Times New Roman" w:hAnsi="Times New Roman"/>
          <w:sz w:val="24"/>
          <w:szCs w:val="24"/>
        </w:rPr>
        <w:t>predecessors</w:t>
      </w:r>
      <w:r>
        <w:rPr>
          <w:rFonts w:ascii="Times New Roman" w:hAnsi="Times New Roman"/>
          <w:sz w:val="24"/>
          <w:szCs w:val="24"/>
        </w:rPr>
        <w:t xml:space="preserve">. In addition, we also broaden this comparison to include some self-assessment tools that have been employed by international organizations for countries to self-report on their statistical capacity. These include the EU Snapshot Tool, the UN NQAF self-check tool, and the Paris21 NSDS self-assessment tool. </w:t>
      </w:r>
      <w:r w:rsidR="00BD01E8">
        <w:rPr>
          <w:rFonts w:ascii="Times New Roman" w:hAnsi="Times New Roman"/>
          <w:sz w:val="24"/>
          <w:szCs w:val="24"/>
        </w:rPr>
        <w:t>But</w:t>
      </w:r>
      <w:r>
        <w:rPr>
          <w:rFonts w:ascii="Times New Roman" w:hAnsi="Times New Roman"/>
          <w:sz w:val="24"/>
          <w:szCs w:val="24"/>
        </w:rPr>
        <w:t xml:space="preserve"> there</w:t>
      </w:r>
      <w:r w:rsidR="00772A0F">
        <w:rPr>
          <w:rFonts w:ascii="Times New Roman" w:hAnsi="Times New Roman"/>
          <w:sz w:val="24"/>
          <w:szCs w:val="24"/>
        </w:rPr>
        <w:t xml:space="preserve"> is</w:t>
      </w:r>
      <w:r>
        <w:rPr>
          <w:rFonts w:ascii="Times New Roman" w:hAnsi="Times New Roman"/>
          <w:sz w:val="24"/>
          <w:szCs w:val="24"/>
        </w:rPr>
        <w:t xml:space="preserve"> no publicly available </w:t>
      </w:r>
      <w:r w:rsidR="00772A0F">
        <w:rPr>
          <w:rFonts w:ascii="Times New Roman" w:hAnsi="Times New Roman"/>
          <w:sz w:val="24"/>
          <w:szCs w:val="24"/>
        </w:rPr>
        <w:t xml:space="preserve">information </w:t>
      </w:r>
      <w:r>
        <w:rPr>
          <w:rFonts w:ascii="Times New Roman" w:hAnsi="Times New Roman"/>
          <w:sz w:val="24"/>
          <w:szCs w:val="24"/>
        </w:rPr>
        <w:t xml:space="preserve">on how many </w:t>
      </w:r>
      <w:r w:rsidR="009F0029">
        <w:rPr>
          <w:rFonts w:ascii="Times New Roman" w:hAnsi="Times New Roman"/>
          <w:sz w:val="24"/>
          <w:szCs w:val="24"/>
        </w:rPr>
        <w:t xml:space="preserve">years or how many </w:t>
      </w:r>
      <w:r>
        <w:rPr>
          <w:rFonts w:ascii="Times New Roman" w:hAnsi="Times New Roman"/>
          <w:sz w:val="24"/>
          <w:szCs w:val="24"/>
        </w:rPr>
        <w:t>countries</w:t>
      </w:r>
      <w:r w:rsidR="000D326C">
        <w:rPr>
          <w:rFonts w:ascii="Times New Roman" w:hAnsi="Times New Roman"/>
          <w:sz w:val="24"/>
          <w:szCs w:val="24"/>
        </w:rPr>
        <w:t xml:space="preserve"> for which</w:t>
      </w:r>
      <w:r>
        <w:rPr>
          <w:rFonts w:ascii="Times New Roman" w:hAnsi="Times New Roman"/>
          <w:sz w:val="24"/>
          <w:szCs w:val="24"/>
        </w:rPr>
        <w:t xml:space="preserve"> these tools </w:t>
      </w:r>
      <w:r w:rsidR="009F0029">
        <w:rPr>
          <w:rFonts w:ascii="Times New Roman" w:hAnsi="Times New Roman"/>
          <w:sz w:val="24"/>
          <w:szCs w:val="24"/>
        </w:rPr>
        <w:t>have been implemented</w:t>
      </w:r>
      <w:r>
        <w:rPr>
          <w:rFonts w:ascii="Times New Roman" w:hAnsi="Times New Roman"/>
          <w:sz w:val="24"/>
          <w:szCs w:val="24"/>
        </w:rPr>
        <w:t>. The only available information includes the (number of) indicators each tool employs, which we can compare against the SPI’s five pillars.</w:t>
      </w:r>
      <w:r w:rsidR="00576DE5">
        <w:rPr>
          <w:rFonts w:ascii="Times New Roman" w:hAnsi="Times New Roman"/>
          <w:sz w:val="24"/>
          <w:szCs w:val="24"/>
        </w:rPr>
        <w:t xml:space="preserve"> </w:t>
      </w:r>
      <w:r w:rsidR="00EF59A2">
        <w:rPr>
          <w:rFonts w:ascii="Times New Roman" w:hAnsi="Times New Roman"/>
          <w:sz w:val="24"/>
          <w:szCs w:val="24"/>
        </w:rPr>
        <w:t>Table S</w:t>
      </w:r>
      <w:r w:rsidR="00576DE5">
        <w:rPr>
          <w:rFonts w:ascii="Times New Roman" w:hAnsi="Times New Roman"/>
          <w:sz w:val="24"/>
          <w:szCs w:val="24"/>
        </w:rPr>
        <w:t xml:space="preserve">5 in Appendix A provides the links to all the tools discussed above </w:t>
      </w:r>
      <w:r w:rsidR="0018170B">
        <w:rPr>
          <w:rFonts w:ascii="Times New Roman" w:hAnsi="Times New Roman"/>
          <w:sz w:val="24"/>
          <w:szCs w:val="24"/>
        </w:rPr>
        <w:t>(</w:t>
      </w:r>
      <w:r w:rsidR="009B5777">
        <w:rPr>
          <w:rFonts w:ascii="Times New Roman" w:hAnsi="Times New Roman"/>
          <w:sz w:val="24"/>
          <w:szCs w:val="24"/>
        </w:rPr>
        <w:t>a</w:t>
      </w:r>
      <w:r w:rsidR="00FE565B">
        <w:rPr>
          <w:rFonts w:ascii="Times New Roman" w:hAnsi="Times New Roman"/>
          <w:sz w:val="24"/>
          <w:szCs w:val="24"/>
        </w:rPr>
        <w:t xml:space="preserve">s well as </w:t>
      </w:r>
      <w:r w:rsidR="009B5777">
        <w:rPr>
          <w:rFonts w:ascii="Times New Roman" w:hAnsi="Times New Roman"/>
          <w:sz w:val="24"/>
          <w:szCs w:val="24"/>
        </w:rPr>
        <w:t>briefly review</w:t>
      </w:r>
      <w:r w:rsidR="003B0BAA">
        <w:rPr>
          <w:rFonts w:ascii="Times New Roman" w:hAnsi="Times New Roman"/>
          <w:sz w:val="24"/>
          <w:szCs w:val="24"/>
        </w:rPr>
        <w:t>s</w:t>
      </w:r>
      <w:r w:rsidR="00772A0F">
        <w:rPr>
          <w:rFonts w:ascii="Times New Roman" w:hAnsi="Times New Roman"/>
          <w:sz w:val="24"/>
          <w:szCs w:val="24"/>
        </w:rPr>
        <w:t xml:space="preserve"> </w:t>
      </w:r>
      <w:r w:rsidR="00576DE5">
        <w:rPr>
          <w:rFonts w:ascii="Times New Roman" w:hAnsi="Times New Roman"/>
          <w:sz w:val="24"/>
          <w:szCs w:val="24"/>
        </w:rPr>
        <w:t>some</w:t>
      </w:r>
      <w:r w:rsidR="0018170B">
        <w:rPr>
          <w:rFonts w:ascii="Times New Roman" w:hAnsi="Times New Roman"/>
          <w:sz w:val="24"/>
          <w:szCs w:val="24"/>
        </w:rPr>
        <w:t xml:space="preserve"> </w:t>
      </w:r>
      <w:r w:rsidR="00F00A3E">
        <w:rPr>
          <w:rFonts w:ascii="Times New Roman" w:hAnsi="Times New Roman"/>
          <w:sz w:val="24"/>
          <w:szCs w:val="24"/>
        </w:rPr>
        <w:t xml:space="preserve">other </w:t>
      </w:r>
      <w:r w:rsidR="00576DE5">
        <w:rPr>
          <w:rFonts w:ascii="Times New Roman" w:hAnsi="Times New Roman"/>
          <w:sz w:val="24"/>
          <w:szCs w:val="24"/>
        </w:rPr>
        <w:t>tools</w:t>
      </w:r>
      <w:r w:rsidR="00DA29C9">
        <w:rPr>
          <w:rFonts w:ascii="Times New Roman" w:hAnsi="Times New Roman"/>
          <w:sz w:val="24"/>
          <w:szCs w:val="24"/>
        </w:rPr>
        <w:t xml:space="preserve"> on related </w:t>
      </w:r>
      <w:r w:rsidR="00974B32">
        <w:rPr>
          <w:rFonts w:ascii="Times New Roman" w:hAnsi="Times New Roman"/>
          <w:sz w:val="24"/>
          <w:szCs w:val="24"/>
        </w:rPr>
        <w:t xml:space="preserve">development </w:t>
      </w:r>
      <w:r w:rsidR="00DA29C9">
        <w:rPr>
          <w:rFonts w:ascii="Times New Roman" w:hAnsi="Times New Roman"/>
          <w:sz w:val="24"/>
          <w:szCs w:val="24"/>
        </w:rPr>
        <w:t>topics</w:t>
      </w:r>
      <w:r w:rsidR="00974B32">
        <w:rPr>
          <w:rFonts w:ascii="Times New Roman" w:hAnsi="Times New Roman"/>
          <w:sz w:val="24"/>
          <w:szCs w:val="24"/>
        </w:rPr>
        <w:t xml:space="preserve"> such as</w:t>
      </w:r>
      <w:r w:rsidR="00637AD4">
        <w:rPr>
          <w:rFonts w:ascii="Times New Roman" w:hAnsi="Times New Roman"/>
          <w:sz w:val="24"/>
          <w:szCs w:val="24"/>
        </w:rPr>
        <w:t xml:space="preserve"> open government data,</w:t>
      </w:r>
      <w:r w:rsidR="00974B32">
        <w:rPr>
          <w:rFonts w:ascii="Times New Roman" w:hAnsi="Times New Roman"/>
          <w:sz w:val="24"/>
          <w:szCs w:val="24"/>
        </w:rPr>
        <w:t xml:space="preserve"> </w:t>
      </w:r>
      <w:r w:rsidR="00637AD4">
        <w:rPr>
          <w:rFonts w:ascii="Times New Roman" w:hAnsi="Times New Roman"/>
          <w:sz w:val="24"/>
          <w:szCs w:val="24"/>
        </w:rPr>
        <w:t xml:space="preserve">governance, </w:t>
      </w:r>
      <w:r w:rsidR="00974B32">
        <w:rPr>
          <w:rFonts w:ascii="Times New Roman" w:hAnsi="Times New Roman"/>
          <w:sz w:val="24"/>
          <w:szCs w:val="24"/>
        </w:rPr>
        <w:t>poverty and human capital</w:t>
      </w:r>
      <w:r w:rsidR="00772A0F">
        <w:rPr>
          <w:rFonts w:ascii="Times New Roman" w:hAnsi="Times New Roman"/>
          <w:sz w:val="24"/>
          <w:szCs w:val="24"/>
        </w:rPr>
        <w:t>)</w:t>
      </w:r>
      <w:r w:rsidR="00576DE5">
        <w:rPr>
          <w:rFonts w:ascii="Times New Roman" w:hAnsi="Times New Roman"/>
          <w:sz w:val="24"/>
          <w:szCs w:val="24"/>
        </w:rPr>
        <w:t xml:space="preserve">.  </w:t>
      </w:r>
    </w:p>
    <w:p w14:paraId="34C215D2" w14:textId="7BCCCFE0" w:rsidR="00632CF7" w:rsidRDefault="00D92CA7" w:rsidP="001F2D61">
      <w:pPr>
        <w:spacing w:after="0" w:line="360" w:lineRule="auto"/>
        <w:ind w:firstLine="360"/>
        <w:jc w:val="both"/>
        <w:rPr>
          <w:rFonts w:ascii="Times New Roman" w:hAnsi="Times New Roman"/>
          <w:sz w:val="24"/>
          <w:szCs w:val="24"/>
        </w:rPr>
      </w:pPr>
      <w:r>
        <w:rPr>
          <w:rFonts w:ascii="Times New Roman" w:hAnsi="Times New Roman"/>
          <w:sz w:val="24"/>
          <w:szCs w:val="24"/>
        </w:rPr>
        <w:t>Several remarks are useful. First, except for the IIAG</w:t>
      </w:r>
      <w:r w:rsidRPr="00CF303B">
        <w:rPr>
          <w:rFonts w:ascii="Times New Roman" w:hAnsi="Times New Roman"/>
          <w:sz w:val="24"/>
          <w:szCs w:val="24"/>
        </w:rPr>
        <w:t xml:space="preserve"> </w:t>
      </w:r>
      <w:r>
        <w:rPr>
          <w:rFonts w:ascii="Times New Roman" w:hAnsi="Times New Roman"/>
          <w:sz w:val="24"/>
          <w:szCs w:val="24"/>
        </w:rPr>
        <w:t xml:space="preserve">that focuses on Africa, all the remaining </w:t>
      </w:r>
      <w:r w:rsidR="00232704">
        <w:rPr>
          <w:rFonts w:ascii="Times New Roman" w:hAnsi="Times New Roman"/>
          <w:sz w:val="24"/>
          <w:szCs w:val="24"/>
        </w:rPr>
        <w:t>tool</w:t>
      </w:r>
      <w:r>
        <w:rPr>
          <w:rFonts w:ascii="Times New Roman" w:hAnsi="Times New Roman"/>
          <w:sz w:val="24"/>
          <w:szCs w:val="24"/>
        </w:rPr>
        <w:t>s are global</w:t>
      </w:r>
      <w:r w:rsidR="00E9364D">
        <w:rPr>
          <w:rFonts w:ascii="Times New Roman" w:hAnsi="Times New Roman"/>
          <w:sz w:val="24"/>
          <w:szCs w:val="24"/>
        </w:rPr>
        <w:t xml:space="preserve"> and use a scale of 0-100, </w:t>
      </w:r>
      <w:r w:rsidR="00A6062E">
        <w:rPr>
          <w:rFonts w:ascii="Times New Roman" w:hAnsi="Times New Roman"/>
          <w:sz w:val="24"/>
          <w:szCs w:val="24"/>
        </w:rPr>
        <w:t xml:space="preserve">with </w:t>
      </w:r>
      <w:r w:rsidR="00E9364D">
        <w:rPr>
          <w:rFonts w:ascii="Times New Roman" w:hAnsi="Times New Roman"/>
          <w:sz w:val="24"/>
          <w:szCs w:val="24"/>
        </w:rPr>
        <w:t>a larger number indicating better capacity</w:t>
      </w:r>
      <w:r>
        <w:rPr>
          <w:rFonts w:ascii="Times New Roman" w:hAnsi="Times New Roman"/>
          <w:sz w:val="24"/>
          <w:szCs w:val="24"/>
        </w:rPr>
        <w:t>. Regarding the number of countries (and years) coverage, the ODIN comes first (192 countries during 201</w:t>
      </w:r>
      <w:r w:rsidR="001C7728">
        <w:rPr>
          <w:rFonts w:ascii="Times New Roman" w:hAnsi="Times New Roman"/>
          <w:sz w:val="24"/>
          <w:szCs w:val="24"/>
        </w:rPr>
        <w:t>6</w:t>
      </w:r>
      <w:r>
        <w:rPr>
          <w:rFonts w:ascii="Times New Roman" w:hAnsi="Times New Roman"/>
          <w:sz w:val="24"/>
          <w:szCs w:val="24"/>
        </w:rPr>
        <w:t>-2022), followed by the SPI (186 countries during 2016-2022), the SCI (145 countries during 2004-2020), the ODB (116 countries during 2013-2016, and 30 countries for 2017),</w:t>
      </w:r>
      <w:r>
        <w:rPr>
          <w:rFonts w:ascii="Times New Roman" w:hAnsi="Times New Roman" w:cs="Times New Roman"/>
          <w:sz w:val="24"/>
          <w:szCs w:val="24"/>
        </w:rPr>
        <w:t xml:space="preserve"> </w:t>
      </w:r>
      <w:r w:rsidRPr="00CF303B">
        <w:rPr>
          <w:rFonts w:ascii="Times New Roman" w:hAnsi="Times New Roman"/>
          <w:sz w:val="24"/>
          <w:szCs w:val="24"/>
        </w:rPr>
        <w:t xml:space="preserve">the </w:t>
      </w:r>
      <w:r>
        <w:rPr>
          <w:rFonts w:ascii="Times New Roman" w:hAnsi="Times New Roman"/>
          <w:sz w:val="24"/>
          <w:szCs w:val="24"/>
        </w:rPr>
        <w:t xml:space="preserve">GDB (109 countries during 2021), and </w:t>
      </w:r>
      <w:r w:rsidRPr="00CF303B">
        <w:rPr>
          <w:rFonts w:ascii="Times New Roman" w:hAnsi="Times New Roman"/>
          <w:sz w:val="24"/>
          <w:szCs w:val="24"/>
        </w:rPr>
        <w:t xml:space="preserve">the </w:t>
      </w:r>
      <w:r>
        <w:rPr>
          <w:rFonts w:ascii="Times New Roman" w:hAnsi="Times New Roman"/>
          <w:sz w:val="24"/>
          <w:szCs w:val="24"/>
        </w:rPr>
        <w:t>IIAG (54 countries during 2010-2019).</w:t>
      </w:r>
      <w:r w:rsidR="00632CF7">
        <w:rPr>
          <w:rFonts w:ascii="Times New Roman" w:hAnsi="Times New Roman"/>
          <w:sz w:val="24"/>
          <w:szCs w:val="24"/>
        </w:rPr>
        <w:t xml:space="preserve"> </w:t>
      </w:r>
      <w:r w:rsidR="00632CF7" w:rsidRPr="00632CF7">
        <w:rPr>
          <w:rFonts w:ascii="Times New Roman" w:hAnsi="Times New Roman"/>
          <w:sz w:val="24"/>
          <w:szCs w:val="24"/>
        </w:rPr>
        <w:t xml:space="preserve">While the number of countries that an index covers can vary widely over the years, for comparison purposes, we show the number of countries covered by an index for its latest year available. </w:t>
      </w:r>
      <w:r w:rsidRPr="00632CF7">
        <w:rPr>
          <w:rFonts w:ascii="Times New Roman" w:hAnsi="Times New Roman"/>
          <w:sz w:val="24"/>
          <w:szCs w:val="24"/>
        </w:rPr>
        <w:t>All the indexes are generated annually</w:t>
      </w:r>
      <w:r>
        <w:rPr>
          <w:rFonts w:ascii="Times New Roman" w:hAnsi="Times New Roman"/>
          <w:sz w:val="24"/>
          <w:szCs w:val="24"/>
        </w:rPr>
        <w:t xml:space="preserve">, except for the GDB that is conducted biennially. </w:t>
      </w:r>
    </w:p>
    <w:p w14:paraId="6FC7BFEA" w14:textId="1A633CCE" w:rsidR="00D92CA7" w:rsidRDefault="00D92CA7" w:rsidP="001F2D61">
      <w:pPr>
        <w:spacing w:after="0" w:line="360" w:lineRule="auto"/>
        <w:ind w:firstLine="360"/>
        <w:jc w:val="both"/>
        <w:rPr>
          <w:rFonts w:ascii="Times New Roman" w:hAnsi="Times New Roman" w:cs="Times New Roman"/>
          <w:sz w:val="24"/>
          <w:szCs w:val="24"/>
        </w:rPr>
      </w:pPr>
      <w:r>
        <w:rPr>
          <w:rFonts w:ascii="Times New Roman" w:hAnsi="Times New Roman"/>
          <w:sz w:val="24"/>
          <w:szCs w:val="24"/>
        </w:rPr>
        <w:t xml:space="preserve">Second, except for the SCI and the IIAG that use simple weighting, all the indexes employ </w:t>
      </w:r>
      <w:r w:rsidRPr="005F2431">
        <w:rPr>
          <w:rFonts w:ascii="Times New Roman" w:hAnsi="Times New Roman" w:cs="Times New Roman"/>
          <w:sz w:val="24"/>
          <w:szCs w:val="24"/>
        </w:rPr>
        <w:t>some form of nested weighting method to construct the overall score.</w:t>
      </w:r>
      <w:r w:rsidR="00632CF7">
        <w:rPr>
          <w:rFonts w:ascii="Times New Roman" w:hAnsi="Times New Roman" w:cs="Times New Roman"/>
          <w:sz w:val="24"/>
          <w:szCs w:val="24"/>
        </w:rPr>
        <w:t xml:space="preserve"> </w:t>
      </w:r>
      <w:r w:rsidR="00632CF7" w:rsidRPr="00632CF7">
        <w:rPr>
          <w:rFonts w:ascii="Times New Roman" w:hAnsi="Times New Roman" w:cs="Times New Roman"/>
          <w:sz w:val="24"/>
          <w:szCs w:val="24"/>
        </w:rPr>
        <w:t xml:space="preserve">The details of the nested structure differ significantly across indexes. </w:t>
      </w:r>
      <w:r w:rsidR="00834D62">
        <w:rPr>
          <w:rFonts w:ascii="Times New Roman" w:hAnsi="Times New Roman" w:cs="Times New Roman"/>
          <w:sz w:val="24"/>
          <w:szCs w:val="24"/>
        </w:rPr>
        <w:t xml:space="preserve">The </w:t>
      </w:r>
      <w:r w:rsidR="00632CF7" w:rsidRPr="00632CF7">
        <w:rPr>
          <w:rFonts w:ascii="Times New Roman" w:hAnsi="Times New Roman" w:cs="Times New Roman"/>
          <w:sz w:val="24"/>
          <w:szCs w:val="24"/>
        </w:rPr>
        <w:t xml:space="preserve">ODIN has a </w:t>
      </w:r>
      <w:r w:rsidR="00B319EA">
        <w:rPr>
          <w:rFonts w:ascii="Times New Roman" w:hAnsi="Times New Roman" w:cs="Times New Roman"/>
          <w:sz w:val="24"/>
          <w:szCs w:val="24"/>
        </w:rPr>
        <w:t xml:space="preserve">two-level </w:t>
      </w:r>
      <w:r w:rsidR="00632CF7" w:rsidRPr="00632CF7">
        <w:rPr>
          <w:rFonts w:ascii="Times New Roman" w:hAnsi="Times New Roman" w:cs="Times New Roman"/>
          <w:sz w:val="24"/>
          <w:szCs w:val="24"/>
        </w:rPr>
        <w:t xml:space="preserve">nested structure with </w:t>
      </w:r>
      <w:r w:rsidR="00A140AD">
        <w:rPr>
          <w:rFonts w:ascii="Times New Roman" w:hAnsi="Times New Roman" w:cs="Times New Roman"/>
          <w:sz w:val="24"/>
          <w:szCs w:val="24"/>
        </w:rPr>
        <w:t>65 indicators</w:t>
      </w:r>
      <w:r w:rsidR="00632CF7" w:rsidRPr="00632CF7">
        <w:rPr>
          <w:rFonts w:ascii="Times New Roman" w:hAnsi="Times New Roman" w:cs="Times New Roman"/>
          <w:sz w:val="24"/>
          <w:szCs w:val="24"/>
        </w:rPr>
        <w:t xml:space="preserve"> </w:t>
      </w:r>
      <w:r w:rsidR="00A140AD">
        <w:rPr>
          <w:rFonts w:ascii="Times New Roman" w:hAnsi="Times New Roman" w:cs="Times New Roman"/>
          <w:sz w:val="24"/>
          <w:szCs w:val="24"/>
        </w:rPr>
        <w:t xml:space="preserve">being </w:t>
      </w:r>
      <w:r w:rsidR="00FF1089">
        <w:rPr>
          <w:rFonts w:ascii="Times New Roman" w:hAnsi="Times New Roman" w:cs="Times New Roman"/>
          <w:sz w:val="24"/>
          <w:szCs w:val="24"/>
        </w:rPr>
        <w:t>categorized</w:t>
      </w:r>
      <w:r w:rsidR="00A140AD">
        <w:rPr>
          <w:rFonts w:ascii="Times New Roman" w:hAnsi="Times New Roman" w:cs="Times New Roman"/>
          <w:sz w:val="24"/>
          <w:szCs w:val="24"/>
        </w:rPr>
        <w:t xml:space="preserve"> </w:t>
      </w:r>
      <w:r w:rsidR="00A67FA6">
        <w:rPr>
          <w:rFonts w:ascii="Times New Roman" w:hAnsi="Times New Roman" w:cs="Times New Roman"/>
          <w:sz w:val="24"/>
          <w:szCs w:val="24"/>
        </w:rPr>
        <w:t>(</w:t>
      </w:r>
      <w:r w:rsidR="00A140AD">
        <w:rPr>
          <w:rFonts w:ascii="Times New Roman" w:hAnsi="Times New Roman" w:cs="Times New Roman"/>
          <w:sz w:val="24"/>
          <w:szCs w:val="24"/>
        </w:rPr>
        <w:t xml:space="preserve">under </w:t>
      </w:r>
      <w:r w:rsidR="002C60AC">
        <w:rPr>
          <w:rFonts w:ascii="Times New Roman" w:hAnsi="Times New Roman" w:cs="Times New Roman"/>
          <w:sz w:val="24"/>
          <w:szCs w:val="24"/>
        </w:rPr>
        <w:t>22 smaller sub-groups</w:t>
      </w:r>
      <w:r w:rsidR="00A67FA6">
        <w:rPr>
          <w:rFonts w:ascii="Times New Roman" w:hAnsi="Times New Roman" w:cs="Times New Roman"/>
          <w:sz w:val="24"/>
          <w:szCs w:val="24"/>
        </w:rPr>
        <w:t>)</w:t>
      </w:r>
      <w:r w:rsidR="002C60AC">
        <w:rPr>
          <w:rFonts w:ascii="Times New Roman" w:hAnsi="Times New Roman" w:cs="Times New Roman"/>
          <w:sz w:val="24"/>
          <w:szCs w:val="24"/>
        </w:rPr>
        <w:t xml:space="preserve"> </w:t>
      </w:r>
      <w:r w:rsidR="00A67FA6">
        <w:rPr>
          <w:rFonts w:ascii="Times New Roman" w:hAnsi="Times New Roman" w:cs="Times New Roman"/>
          <w:sz w:val="24"/>
          <w:szCs w:val="24"/>
        </w:rPr>
        <w:t xml:space="preserve">in </w:t>
      </w:r>
      <w:r w:rsidR="002C60AC">
        <w:rPr>
          <w:rFonts w:ascii="Times New Roman" w:hAnsi="Times New Roman" w:cs="Times New Roman"/>
          <w:sz w:val="24"/>
          <w:szCs w:val="24"/>
        </w:rPr>
        <w:t>three groups</w:t>
      </w:r>
      <w:r w:rsidR="00632CF7">
        <w:rPr>
          <w:rFonts w:ascii="Times New Roman" w:hAnsi="Times New Roman" w:cs="Times New Roman"/>
          <w:sz w:val="24"/>
          <w:szCs w:val="24"/>
        </w:rPr>
        <w:t>, and t</w:t>
      </w:r>
      <w:r w:rsidR="00632CF7" w:rsidRPr="00632CF7">
        <w:rPr>
          <w:rFonts w:ascii="Times New Roman" w:hAnsi="Times New Roman" w:cs="Times New Roman"/>
          <w:sz w:val="24"/>
          <w:szCs w:val="24"/>
        </w:rPr>
        <w:t>he ODIN overall score is a</w:t>
      </w:r>
      <w:r w:rsidR="005922FB">
        <w:rPr>
          <w:rFonts w:ascii="Times New Roman" w:hAnsi="Times New Roman" w:cs="Times New Roman"/>
          <w:sz w:val="24"/>
          <w:szCs w:val="24"/>
        </w:rPr>
        <w:t>n equal</w:t>
      </w:r>
      <w:r w:rsidR="00632CF7" w:rsidRPr="00632CF7">
        <w:rPr>
          <w:rFonts w:ascii="Times New Roman" w:hAnsi="Times New Roman" w:cs="Times New Roman"/>
          <w:sz w:val="24"/>
          <w:szCs w:val="24"/>
        </w:rPr>
        <w:t xml:space="preserve"> weighted average of these </w:t>
      </w:r>
      <w:r w:rsidR="00A67FA6">
        <w:rPr>
          <w:rFonts w:ascii="Times New Roman" w:hAnsi="Times New Roman" w:cs="Times New Roman"/>
          <w:sz w:val="24"/>
          <w:szCs w:val="24"/>
        </w:rPr>
        <w:t xml:space="preserve">three </w:t>
      </w:r>
      <w:r w:rsidR="005922FB">
        <w:rPr>
          <w:rFonts w:ascii="Times New Roman" w:hAnsi="Times New Roman" w:cs="Times New Roman"/>
          <w:sz w:val="24"/>
          <w:szCs w:val="24"/>
        </w:rPr>
        <w:t>group</w:t>
      </w:r>
      <w:r w:rsidR="00632CF7" w:rsidRPr="00632CF7">
        <w:rPr>
          <w:rFonts w:ascii="Times New Roman" w:hAnsi="Times New Roman" w:cs="Times New Roman"/>
          <w:sz w:val="24"/>
          <w:szCs w:val="24"/>
        </w:rPr>
        <w:t xml:space="preserve"> scores. The G</w:t>
      </w:r>
      <w:r w:rsidR="00632CF7">
        <w:rPr>
          <w:rFonts w:ascii="Times New Roman" w:hAnsi="Times New Roman" w:cs="Times New Roman"/>
          <w:sz w:val="24"/>
          <w:szCs w:val="24"/>
        </w:rPr>
        <w:t>DB</w:t>
      </w:r>
      <w:r w:rsidR="00632CF7" w:rsidRPr="00632CF7">
        <w:rPr>
          <w:rFonts w:ascii="Times New Roman" w:hAnsi="Times New Roman" w:cs="Times New Roman"/>
          <w:sz w:val="24"/>
          <w:szCs w:val="24"/>
        </w:rPr>
        <w:t xml:space="preserve"> also has a nested structure of pillars, indicators, sub-sections, and sub-questions, where </w:t>
      </w:r>
      <w:r w:rsidR="00872D83">
        <w:rPr>
          <w:rFonts w:ascii="Times New Roman" w:hAnsi="Times New Roman" w:cs="Times New Roman"/>
          <w:sz w:val="24"/>
          <w:szCs w:val="24"/>
        </w:rPr>
        <w:t xml:space="preserve">the score at </w:t>
      </w:r>
      <w:r w:rsidR="00632CF7" w:rsidRPr="00632CF7">
        <w:rPr>
          <w:rFonts w:ascii="Times New Roman" w:hAnsi="Times New Roman" w:cs="Times New Roman"/>
          <w:sz w:val="24"/>
          <w:szCs w:val="24"/>
        </w:rPr>
        <w:t xml:space="preserve">each level is a weighted average of </w:t>
      </w:r>
      <w:r w:rsidR="00872D83">
        <w:rPr>
          <w:rFonts w:ascii="Times New Roman" w:hAnsi="Times New Roman" w:cs="Times New Roman"/>
          <w:sz w:val="24"/>
          <w:szCs w:val="24"/>
        </w:rPr>
        <w:t>its</w:t>
      </w:r>
      <w:r w:rsidR="00632CF7" w:rsidRPr="00632CF7">
        <w:rPr>
          <w:rFonts w:ascii="Times New Roman" w:hAnsi="Times New Roman" w:cs="Times New Roman"/>
          <w:sz w:val="24"/>
          <w:szCs w:val="24"/>
        </w:rPr>
        <w:t xml:space="preserve"> sub-components</w:t>
      </w:r>
      <w:r w:rsidR="00CF3A3D">
        <w:rPr>
          <w:rFonts w:ascii="Times New Roman" w:hAnsi="Times New Roman" w:cs="Times New Roman"/>
          <w:sz w:val="24"/>
          <w:szCs w:val="24"/>
        </w:rPr>
        <w:t xml:space="preserve">, which </w:t>
      </w:r>
      <w:r w:rsidR="003431A3">
        <w:rPr>
          <w:rFonts w:ascii="Times New Roman" w:hAnsi="Times New Roman" w:cs="Times New Roman"/>
          <w:sz w:val="24"/>
          <w:szCs w:val="24"/>
        </w:rPr>
        <w:t>results in</w:t>
      </w:r>
      <w:r w:rsidR="00632CF7" w:rsidRPr="00632CF7">
        <w:rPr>
          <w:rFonts w:ascii="Times New Roman" w:hAnsi="Times New Roman" w:cs="Times New Roman"/>
          <w:sz w:val="24"/>
          <w:szCs w:val="24"/>
        </w:rPr>
        <w:t xml:space="preserve"> an overall </w:t>
      </w:r>
      <w:r w:rsidR="003431A3">
        <w:rPr>
          <w:rFonts w:ascii="Times New Roman" w:hAnsi="Times New Roman" w:cs="Times New Roman"/>
          <w:sz w:val="24"/>
          <w:szCs w:val="24"/>
        </w:rPr>
        <w:t xml:space="preserve">weighted </w:t>
      </w:r>
      <w:r w:rsidR="00632CF7" w:rsidRPr="00632CF7">
        <w:rPr>
          <w:rFonts w:ascii="Times New Roman" w:hAnsi="Times New Roman" w:cs="Times New Roman"/>
          <w:sz w:val="24"/>
          <w:szCs w:val="24"/>
        </w:rPr>
        <w:t xml:space="preserve">score. </w:t>
      </w:r>
      <w:r w:rsidR="00D040F1">
        <w:rPr>
          <w:rFonts w:ascii="Times New Roman" w:hAnsi="Times New Roman" w:cs="Times New Roman"/>
          <w:sz w:val="24"/>
          <w:szCs w:val="24"/>
        </w:rPr>
        <w:t>The SPI has a three-level nested weight structure</w:t>
      </w:r>
      <w:r w:rsidR="005936C3">
        <w:rPr>
          <w:rFonts w:ascii="Times New Roman" w:hAnsi="Times New Roman" w:cs="Times New Roman"/>
          <w:sz w:val="24"/>
          <w:szCs w:val="24"/>
        </w:rPr>
        <w:t>, and</w:t>
      </w:r>
      <w:r w:rsidR="00D040F1">
        <w:rPr>
          <w:rFonts w:ascii="Times New Roman" w:hAnsi="Times New Roman" w:cs="Times New Roman"/>
          <w:sz w:val="24"/>
          <w:szCs w:val="24"/>
        </w:rPr>
        <w:t xml:space="preserve"> </w:t>
      </w:r>
      <w:r w:rsidR="000A37C5" w:rsidRPr="00982FEC">
        <w:rPr>
          <w:rFonts w:ascii="Times New Roman" w:hAnsi="Times New Roman" w:cs="Times New Roman"/>
          <w:sz w:val="24"/>
          <w:szCs w:val="24"/>
        </w:rPr>
        <w:t>its</w:t>
      </w:r>
      <w:r w:rsidRPr="00982FEC">
        <w:rPr>
          <w:rFonts w:ascii="Times New Roman" w:hAnsi="Times New Roman" w:cs="Times New Roman"/>
          <w:sz w:val="24"/>
          <w:szCs w:val="24"/>
        </w:rPr>
        <w:t xml:space="preserve"> overall score is based on a mathematical framework, where desirable properties of the index are </w:t>
      </w:r>
      <w:r w:rsidR="00117082" w:rsidRPr="00982FEC">
        <w:rPr>
          <w:rFonts w:ascii="Times New Roman" w:hAnsi="Times New Roman" w:cs="Times New Roman"/>
          <w:sz w:val="24"/>
          <w:szCs w:val="24"/>
        </w:rPr>
        <w:t xml:space="preserve">explicitly </w:t>
      </w:r>
      <w:r w:rsidRPr="00982FEC">
        <w:rPr>
          <w:rFonts w:ascii="Times New Roman" w:hAnsi="Times New Roman" w:cs="Times New Roman"/>
          <w:sz w:val="24"/>
          <w:szCs w:val="24"/>
        </w:rPr>
        <w:t xml:space="preserve">discussed such as symmetry, monotonicity, and subgroup decomposability (Cameron </w:t>
      </w:r>
      <w:r w:rsidRPr="00982FEC">
        <w:rPr>
          <w:rFonts w:ascii="Times New Roman" w:hAnsi="Times New Roman" w:cs="Times New Roman"/>
          <w:i/>
          <w:sz w:val="24"/>
          <w:szCs w:val="24"/>
        </w:rPr>
        <w:t>et al.</w:t>
      </w:r>
      <w:r w:rsidRPr="00982FEC">
        <w:rPr>
          <w:rFonts w:ascii="Times New Roman" w:hAnsi="Times New Roman" w:cs="Times New Roman"/>
          <w:sz w:val="24"/>
          <w:szCs w:val="24"/>
        </w:rPr>
        <w:t>, 2021).</w:t>
      </w:r>
    </w:p>
    <w:p w14:paraId="5D1A629A" w14:textId="3E633172" w:rsidR="00D92CA7" w:rsidRDefault="00524CFC"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Finally</w:t>
      </w:r>
      <w:r w:rsidR="00D92CA7">
        <w:rPr>
          <w:rFonts w:ascii="Times New Roman" w:hAnsi="Times New Roman" w:cs="Times New Roman"/>
          <w:sz w:val="24"/>
          <w:szCs w:val="24"/>
        </w:rPr>
        <w:t xml:space="preserve">, regarding the number of indicators, </w:t>
      </w:r>
      <w:r w:rsidR="006C1691">
        <w:rPr>
          <w:rFonts w:ascii="Times New Roman" w:hAnsi="Times New Roman" w:cs="Times New Roman"/>
          <w:sz w:val="24"/>
          <w:szCs w:val="24"/>
        </w:rPr>
        <w:t>t</w:t>
      </w:r>
      <w:r w:rsidR="008842D3">
        <w:rPr>
          <w:rFonts w:ascii="Times New Roman" w:hAnsi="Times New Roman" w:cs="Times New Roman"/>
          <w:sz w:val="24"/>
          <w:szCs w:val="24"/>
        </w:rPr>
        <w:t xml:space="preserve">he three self-assessment tools as a group have more indicators than the other indexes, with the </w:t>
      </w:r>
      <w:r w:rsidR="008842D3">
        <w:rPr>
          <w:rFonts w:ascii="Times New Roman" w:hAnsi="Times New Roman"/>
          <w:sz w:val="24"/>
          <w:szCs w:val="24"/>
        </w:rPr>
        <w:t xml:space="preserve">Paris21 NSDS self-assessment tool leading this group (149), to be followed by the EU Snapshot Tool (131), and the UN NQAF self-check tool (87) (the numbers in parentheses are the number of indicators). </w:t>
      </w:r>
      <w:r w:rsidR="006C1691">
        <w:rPr>
          <w:rFonts w:ascii="Times New Roman" w:hAnsi="Times New Roman"/>
          <w:sz w:val="24"/>
          <w:szCs w:val="24"/>
        </w:rPr>
        <w:t xml:space="preserve">For the other tools, </w:t>
      </w:r>
      <w:r w:rsidR="006C1691">
        <w:rPr>
          <w:rFonts w:ascii="Times New Roman" w:hAnsi="Times New Roman" w:cs="Times New Roman"/>
          <w:sz w:val="24"/>
          <w:szCs w:val="24"/>
        </w:rPr>
        <w:t>the</w:t>
      </w:r>
      <w:r w:rsidR="006C1691" w:rsidRPr="00CF303B">
        <w:rPr>
          <w:rFonts w:ascii="Times New Roman" w:hAnsi="Times New Roman"/>
          <w:sz w:val="24"/>
          <w:szCs w:val="24"/>
        </w:rPr>
        <w:t xml:space="preserve"> </w:t>
      </w:r>
      <w:r w:rsidR="006C1691">
        <w:rPr>
          <w:rFonts w:ascii="Times New Roman" w:hAnsi="Times New Roman"/>
          <w:sz w:val="24"/>
          <w:szCs w:val="24"/>
        </w:rPr>
        <w:t xml:space="preserve">GDB ranks first (55), to be followed by the SPI (51), the ODB (46), the ODIN (44), the SCI (21), and the IIAG (3). </w:t>
      </w:r>
      <w:r w:rsidR="00D92CA7">
        <w:rPr>
          <w:rFonts w:ascii="Times New Roman" w:hAnsi="Times New Roman"/>
          <w:sz w:val="24"/>
          <w:szCs w:val="24"/>
        </w:rPr>
        <w:t>Using the SPI’s five pillars as a reference point, the other indexes seem to cover either too much or too little for certain pillars. For example, the ODIN splits its indicators over two pillars</w:t>
      </w:r>
      <w:r w:rsidR="003B0BAA">
        <w:rPr>
          <w:rFonts w:ascii="Times New Roman" w:hAnsi="Times New Roman"/>
          <w:sz w:val="24"/>
          <w:szCs w:val="24"/>
        </w:rPr>
        <w:t>,</w:t>
      </w:r>
      <w:r w:rsidR="00D92CA7">
        <w:rPr>
          <w:rFonts w:ascii="Times New Roman" w:hAnsi="Times New Roman"/>
          <w:sz w:val="24"/>
          <w:szCs w:val="24"/>
        </w:rPr>
        <w:t xml:space="preserve"> Data services and Data products</w:t>
      </w:r>
      <w:r w:rsidR="003B0BAA">
        <w:rPr>
          <w:rFonts w:ascii="Times New Roman" w:hAnsi="Times New Roman"/>
          <w:sz w:val="24"/>
          <w:szCs w:val="24"/>
        </w:rPr>
        <w:t>,</w:t>
      </w:r>
      <w:r w:rsidR="00D92CA7">
        <w:rPr>
          <w:rFonts w:ascii="Times New Roman" w:hAnsi="Times New Roman"/>
          <w:sz w:val="24"/>
          <w:szCs w:val="24"/>
        </w:rPr>
        <w:t xml:space="preserve"> and ha</w:t>
      </w:r>
      <w:r w:rsidR="003B0BAA">
        <w:rPr>
          <w:rFonts w:ascii="Times New Roman" w:hAnsi="Times New Roman"/>
          <w:sz w:val="24"/>
          <w:szCs w:val="24"/>
        </w:rPr>
        <w:t>s</w:t>
      </w:r>
      <w:r w:rsidR="00D92CA7">
        <w:rPr>
          <w:rFonts w:ascii="Times New Roman" w:hAnsi="Times New Roman"/>
          <w:sz w:val="24"/>
          <w:szCs w:val="24"/>
        </w:rPr>
        <w:t xml:space="preserve"> no indicators for the remaining three pillars. Only the GDB</w:t>
      </w:r>
      <w:r>
        <w:rPr>
          <w:rFonts w:ascii="Times New Roman" w:hAnsi="Times New Roman"/>
          <w:sz w:val="24"/>
          <w:szCs w:val="24"/>
        </w:rPr>
        <w:t xml:space="preserve"> and the three self-assessment tools</w:t>
      </w:r>
      <w:r w:rsidR="00D92CA7">
        <w:rPr>
          <w:rFonts w:ascii="Times New Roman" w:hAnsi="Times New Roman"/>
          <w:sz w:val="24"/>
          <w:szCs w:val="24"/>
        </w:rPr>
        <w:t xml:space="preserve"> cover all five pillars, but with varying degrees for each pillar. </w:t>
      </w:r>
    </w:p>
    <w:p w14:paraId="6AF619BF" w14:textId="7E6CA745" w:rsidR="00A317DC" w:rsidRDefault="00524CFC" w:rsidP="001F2D61">
      <w:pPr>
        <w:spacing w:after="0" w:line="360" w:lineRule="auto"/>
        <w:ind w:firstLine="360"/>
        <w:jc w:val="both"/>
        <w:rPr>
          <w:rFonts w:ascii="Times New Roman" w:hAnsi="Times New Roman"/>
          <w:sz w:val="24"/>
          <w:szCs w:val="24"/>
        </w:rPr>
      </w:pPr>
      <w:r>
        <w:rPr>
          <w:rFonts w:ascii="Times New Roman" w:hAnsi="Times New Roman"/>
          <w:sz w:val="24"/>
          <w:szCs w:val="24"/>
        </w:rPr>
        <w:t>Yet,</w:t>
      </w:r>
      <w:r w:rsidR="00D92CA7">
        <w:rPr>
          <w:rFonts w:ascii="Times New Roman" w:hAnsi="Times New Roman"/>
          <w:sz w:val="24"/>
          <w:szCs w:val="24"/>
        </w:rPr>
        <w:t xml:space="preserve"> while the number of indicators provides a useful, quantifiable metric of statistical capacity for comparison, ultimately what this metric aims to capture is the different, quality aspects (dimensions) of statistical capacity. For this purpose, </w:t>
      </w:r>
      <w:r w:rsidR="007B2CA2">
        <w:rPr>
          <w:rFonts w:ascii="Times New Roman" w:hAnsi="Times New Roman"/>
          <w:sz w:val="24"/>
          <w:szCs w:val="24"/>
        </w:rPr>
        <w:t>Table 1</w:t>
      </w:r>
      <w:r w:rsidR="00D92CA7">
        <w:rPr>
          <w:rFonts w:ascii="Times New Roman" w:hAnsi="Times New Roman"/>
          <w:sz w:val="24"/>
          <w:szCs w:val="24"/>
        </w:rPr>
        <w:t xml:space="preserve"> also shows for each index the distribution of its indicators categorized by the five SPI pillars. </w:t>
      </w:r>
      <w:r w:rsidR="007B2CA2">
        <w:rPr>
          <w:rFonts w:ascii="Times New Roman" w:hAnsi="Times New Roman"/>
          <w:sz w:val="24"/>
          <w:szCs w:val="24"/>
        </w:rPr>
        <w:t>Table 1</w:t>
      </w:r>
      <w:r w:rsidR="00D92CA7">
        <w:rPr>
          <w:rFonts w:ascii="Times New Roman" w:hAnsi="Times New Roman"/>
          <w:sz w:val="24"/>
          <w:szCs w:val="24"/>
        </w:rPr>
        <w:t xml:space="preserve"> shows that all three self-assessment tools focus much more on the data infrastructure pillar (with at least 60% of their indicators) than the other pillars. </w:t>
      </w:r>
    </w:p>
    <w:p w14:paraId="58458BAE" w14:textId="7CAB87AB" w:rsidR="00D92CA7" w:rsidRDefault="000F0F32" w:rsidP="001F2D61">
      <w:pPr>
        <w:spacing w:after="0" w:line="360" w:lineRule="auto"/>
        <w:ind w:firstLine="360"/>
        <w:jc w:val="both"/>
        <w:rPr>
          <w:rFonts w:ascii="Times New Roman" w:hAnsi="Times New Roman"/>
          <w:sz w:val="24"/>
          <w:szCs w:val="24"/>
        </w:rPr>
      </w:pPr>
      <w:r>
        <w:rPr>
          <w:rFonts w:ascii="Times New Roman" w:hAnsi="Times New Roman"/>
          <w:sz w:val="24"/>
          <w:szCs w:val="24"/>
        </w:rPr>
        <w:t>Figure 2</w:t>
      </w:r>
      <w:r w:rsidR="00D92CA7">
        <w:rPr>
          <w:rFonts w:ascii="Times New Roman" w:hAnsi="Times New Roman"/>
          <w:sz w:val="24"/>
          <w:szCs w:val="24"/>
        </w:rPr>
        <w:t xml:space="preserve"> offers an alternative visual presentation to </w:t>
      </w:r>
      <w:r w:rsidR="007B2CA2">
        <w:rPr>
          <w:rFonts w:ascii="Times New Roman" w:hAnsi="Times New Roman"/>
          <w:sz w:val="24"/>
          <w:szCs w:val="24"/>
        </w:rPr>
        <w:t>Table 1</w:t>
      </w:r>
      <w:r w:rsidR="00D92CA7">
        <w:rPr>
          <w:rFonts w:ascii="Times New Roman" w:hAnsi="Times New Roman"/>
          <w:sz w:val="24"/>
          <w:szCs w:val="24"/>
        </w:rPr>
        <w:t>, where we plot the percentage of coverage for each SPI pillar for all the tools. Since a balanced distribution would require a coverage rate of 20% for each of the five pillar</w:t>
      </w:r>
      <w:r w:rsidR="00C10E25">
        <w:rPr>
          <w:rFonts w:ascii="Times New Roman" w:hAnsi="Times New Roman"/>
          <w:sz w:val="24"/>
          <w:szCs w:val="24"/>
        </w:rPr>
        <w:t>s</w:t>
      </w:r>
      <w:r w:rsidR="00D92CA7">
        <w:rPr>
          <w:rFonts w:ascii="Times New Roman" w:hAnsi="Times New Roman"/>
          <w:sz w:val="24"/>
          <w:szCs w:val="24"/>
        </w:rPr>
        <w:t xml:space="preserve">, comparing each index’s coverage against the light blue spider web in the background helps illustrate how much imbalance each index has. Again, this figure helps make clearer the patterns shown in </w:t>
      </w:r>
      <w:r w:rsidR="007B2CA2">
        <w:rPr>
          <w:rFonts w:ascii="Times New Roman" w:hAnsi="Times New Roman"/>
          <w:sz w:val="24"/>
          <w:szCs w:val="24"/>
        </w:rPr>
        <w:t>Table 1</w:t>
      </w:r>
      <w:r w:rsidR="00FC5634">
        <w:rPr>
          <w:rFonts w:ascii="Times New Roman" w:hAnsi="Times New Roman"/>
          <w:sz w:val="24"/>
          <w:szCs w:val="24"/>
        </w:rPr>
        <w:t>. C</w:t>
      </w:r>
      <w:r w:rsidR="00D92CA7">
        <w:rPr>
          <w:rFonts w:ascii="Times New Roman" w:hAnsi="Times New Roman"/>
          <w:sz w:val="24"/>
          <w:szCs w:val="24"/>
        </w:rPr>
        <w:t xml:space="preserve">ompared to the SPI framework, the ODIN and </w:t>
      </w:r>
      <w:r w:rsidR="000C557B">
        <w:rPr>
          <w:rFonts w:ascii="Times New Roman" w:hAnsi="Times New Roman"/>
          <w:sz w:val="24"/>
          <w:szCs w:val="24"/>
        </w:rPr>
        <w:t xml:space="preserve">the </w:t>
      </w:r>
      <w:r w:rsidR="00D92CA7">
        <w:rPr>
          <w:rFonts w:ascii="Times New Roman" w:hAnsi="Times New Roman"/>
          <w:sz w:val="24"/>
          <w:szCs w:val="24"/>
        </w:rPr>
        <w:t>ODB focus more on data services and products, the IIAG and the SCI focus more on data products and infrastructure, and the GDB and all three self-assessment tools focus more on data infrastructure.</w:t>
      </w:r>
    </w:p>
    <w:p w14:paraId="63C93525" w14:textId="77777777" w:rsidR="00D92CA7" w:rsidRDefault="00D92CA7" w:rsidP="008524CF">
      <w:pPr>
        <w:spacing w:after="0" w:line="360" w:lineRule="auto"/>
        <w:ind w:firstLine="360"/>
        <w:jc w:val="both"/>
        <w:rPr>
          <w:rFonts w:ascii="Times New Roman" w:hAnsi="Times New Roman"/>
          <w:sz w:val="24"/>
          <w:szCs w:val="24"/>
        </w:rPr>
      </w:pPr>
    </w:p>
    <w:p w14:paraId="234ED17F" w14:textId="448A572A" w:rsidR="00A4478C" w:rsidRPr="00982FEC" w:rsidRDefault="000B4CAC" w:rsidP="00A4478C">
      <w:pPr>
        <w:pStyle w:val="Heading3"/>
      </w:pPr>
      <w:r w:rsidRPr="00982FEC">
        <w:t>Measuring c</w:t>
      </w:r>
      <w:r w:rsidR="00A4478C" w:rsidRPr="00982FEC">
        <w:t xml:space="preserve">ountry </w:t>
      </w:r>
      <w:r w:rsidR="006D613B" w:rsidRPr="00982FEC">
        <w:t>progres</w:t>
      </w:r>
      <w:r w:rsidR="00A4478C" w:rsidRPr="00982FEC">
        <w:t xml:space="preserve">s over time </w:t>
      </w:r>
    </w:p>
    <w:p w14:paraId="31CC936C" w14:textId="29703CBE" w:rsidR="00176A56" w:rsidRPr="00982FEC" w:rsidRDefault="006D613B" w:rsidP="008524CF">
      <w:pPr>
        <w:spacing w:after="0" w:line="360" w:lineRule="auto"/>
        <w:ind w:firstLine="360"/>
        <w:jc w:val="both"/>
        <w:rPr>
          <w:rFonts w:ascii="Times New Roman" w:hAnsi="Times New Roman"/>
          <w:sz w:val="24"/>
          <w:szCs w:val="24"/>
        </w:rPr>
      </w:pPr>
      <w:r w:rsidRPr="00982FEC">
        <w:rPr>
          <w:rFonts w:ascii="Times New Roman" w:hAnsi="Times New Roman"/>
          <w:sz w:val="24"/>
          <w:szCs w:val="24"/>
        </w:rPr>
        <w:t>The next question naturally arises: how do the tools keep track of country progress over time? We examine this question for the SPI and the ODIN for the recent period 2016-2022, since the GDB just offers data for one year and the ODB</w:t>
      </w:r>
      <w:r w:rsidR="004F6084" w:rsidRPr="00982FEC">
        <w:rPr>
          <w:rFonts w:ascii="Times New Roman" w:hAnsi="Times New Roman"/>
          <w:sz w:val="24"/>
          <w:szCs w:val="24"/>
        </w:rPr>
        <w:t xml:space="preserve"> and the SCI</w:t>
      </w:r>
      <w:r w:rsidRPr="00982FEC">
        <w:rPr>
          <w:rFonts w:ascii="Times New Roman" w:hAnsi="Times New Roman"/>
          <w:sz w:val="24"/>
          <w:szCs w:val="24"/>
        </w:rPr>
        <w:t xml:space="preserve"> cover</w:t>
      </w:r>
      <w:r w:rsidR="00F8040A" w:rsidRPr="00982FEC">
        <w:rPr>
          <w:rFonts w:ascii="Times New Roman" w:hAnsi="Times New Roman"/>
          <w:sz w:val="24"/>
          <w:szCs w:val="24"/>
        </w:rPr>
        <w:t xml:space="preserve"> earlier</w:t>
      </w:r>
      <w:r w:rsidRPr="00982FEC">
        <w:rPr>
          <w:rFonts w:ascii="Times New Roman" w:hAnsi="Times New Roman"/>
          <w:sz w:val="24"/>
          <w:szCs w:val="24"/>
        </w:rPr>
        <w:t xml:space="preserve"> period</w:t>
      </w:r>
      <w:r w:rsidR="00F8040A" w:rsidRPr="00982FEC">
        <w:rPr>
          <w:rFonts w:ascii="Times New Roman" w:hAnsi="Times New Roman"/>
          <w:sz w:val="24"/>
          <w:szCs w:val="24"/>
        </w:rPr>
        <w:t>s only</w:t>
      </w:r>
      <w:r w:rsidRPr="00982FEC">
        <w:rPr>
          <w:rFonts w:ascii="Times New Roman" w:hAnsi="Times New Roman"/>
          <w:sz w:val="24"/>
          <w:szCs w:val="24"/>
        </w:rPr>
        <w:t xml:space="preserve">. </w:t>
      </w:r>
      <w:r w:rsidR="00AF31C0" w:rsidRPr="00982FEC">
        <w:rPr>
          <w:rFonts w:ascii="Times New Roman" w:hAnsi="Times New Roman"/>
          <w:sz w:val="24"/>
          <w:szCs w:val="24"/>
        </w:rPr>
        <w:t xml:space="preserve">Similar to the slow evolution of state capacity (see, e.g., Glaeser </w:t>
      </w:r>
      <w:r w:rsidR="00AF31C0" w:rsidRPr="00982FEC">
        <w:rPr>
          <w:rFonts w:ascii="Times New Roman" w:hAnsi="Times New Roman"/>
          <w:i/>
          <w:iCs/>
          <w:sz w:val="24"/>
          <w:szCs w:val="24"/>
        </w:rPr>
        <w:t>et al.</w:t>
      </w:r>
      <w:r w:rsidR="00AF31C0" w:rsidRPr="00982FEC">
        <w:rPr>
          <w:rFonts w:ascii="Times New Roman" w:hAnsi="Times New Roman"/>
          <w:sz w:val="24"/>
          <w:szCs w:val="24"/>
        </w:rPr>
        <w:t xml:space="preserve"> (2004) and Savoia and Sen (2019)), </w:t>
      </w:r>
      <w:r w:rsidR="004B2773" w:rsidRPr="00982FEC">
        <w:rPr>
          <w:rFonts w:ascii="Times New Roman" w:hAnsi="Times New Roman"/>
          <w:sz w:val="24"/>
          <w:szCs w:val="24"/>
        </w:rPr>
        <w:t>country statistical capacity</w:t>
      </w:r>
      <w:r w:rsidR="00E722A1" w:rsidRPr="00982FEC">
        <w:rPr>
          <w:rFonts w:ascii="Times New Roman" w:hAnsi="Times New Roman"/>
          <w:sz w:val="24"/>
          <w:szCs w:val="24"/>
        </w:rPr>
        <w:t xml:space="preserve"> typically takes time to build up</w:t>
      </w:r>
      <w:r w:rsidR="00AF31C0" w:rsidRPr="00982FEC">
        <w:rPr>
          <w:rFonts w:ascii="Times New Roman" w:hAnsi="Times New Roman"/>
          <w:sz w:val="24"/>
          <w:szCs w:val="24"/>
        </w:rPr>
        <w:t xml:space="preserve"> and so </w:t>
      </w:r>
      <w:r w:rsidR="00E722A1" w:rsidRPr="00982FEC">
        <w:rPr>
          <w:rFonts w:ascii="Times New Roman" w:hAnsi="Times New Roman"/>
          <w:sz w:val="24"/>
          <w:szCs w:val="24"/>
        </w:rPr>
        <w:t>would</w:t>
      </w:r>
      <w:r w:rsidR="004B2773" w:rsidRPr="00982FEC">
        <w:rPr>
          <w:rFonts w:ascii="Times New Roman" w:hAnsi="Times New Roman"/>
          <w:sz w:val="24"/>
          <w:szCs w:val="24"/>
        </w:rPr>
        <w:t xml:space="preserve"> change gradually, rather than abruptly, under most normal circumstances (Ngaruko, 2008; Cameron </w:t>
      </w:r>
      <w:r w:rsidR="004B2773" w:rsidRPr="00982FEC">
        <w:rPr>
          <w:rFonts w:ascii="Times New Roman" w:hAnsi="Times New Roman"/>
          <w:i/>
          <w:sz w:val="24"/>
          <w:szCs w:val="24"/>
        </w:rPr>
        <w:t>et al.</w:t>
      </w:r>
      <w:r w:rsidR="004B2773" w:rsidRPr="00982FEC">
        <w:rPr>
          <w:rFonts w:ascii="Times New Roman" w:hAnsi="Times New Roman"/>
          <w:sz w:val="24"/>
          <w:szCs w:val="24"/>
        </w:rPr>
        <w:t>, 2021).</w:t>
      </w:r>
      <w:r w:rsidR="004F4683" w:rsidRPr="00982FEC">
        <w:rPr>
          <w:rFonts w:ascii="Times New Roman" w:hAnsi="Times New Roman"/>
          <w:sz w:val="24"/>
          <w:szCs w:val="24"/>
        </w:rPr>
        <w:t xml:space="preserve"> </w:t>
      </w:r>
      <w:r w:rsidR="002A3263" w:rsidRPr="00982FEC">
        <w:rPr>
          <w:rFonts w:ascii="Times New Roman" w:hAnsi="Times New Roman"/>
          <w:sz w:val="24"/>
          <w:szCs w:val="24"/>
        </w:rPr>
        <w:t xml:space="preserve">Figure 3, the top left corner panel plots the </w:t>
      </w:r>
      <w:r w:rsidR="009C3CE6" w:rsidRPr="00982FEC">
        <w:rPr>
          <w:rFonts w:ascii="Times New Roman" w:hAnsi="Times New Roman"/>
          <w:sz w:val="24"/>
          <w:szCs w:val="24"/>
        </w:rPr>
        <w:t xml:space="preserve">scores in 2022 against those in 2016 for </w:t>
      </w:r>
      <w:r w:rsidR="003F7EFE" w:rsidRPr="00982FEC">
        <w:rPr>
          <w:rFonts w:ascii="Times New Roman" w:hAnsi="Times New Roman"/>
          <w:sz w:val="24"/>
          <w:szCs w:val="24"/>
        </w:rPr>
        <w:t xml:space="preserve">the two indexes. </w:t>
      </w:r>
      <w:r w:rsidR="004F4683" w:rsidRPr="00982FEC">
        <w:rPr>
          <w:rFonts w:ascii="Times New Roman" w:hAnsi="Times New Roman"/>
          <w:sz w:val="24"/>
          <w:szCs w:val="24"/>
        </w:rPr>
        <w:t>While the ODIN and the SPI has</w:t>
      </w:r>
      <w:r w:rsidR="003F7EFE" w:rsidRPr="00982FEC">
        <w:rPr>
          <w:rFonts w:ascii="Times New Roman" w:hAnsi="Times New Roman"/>
          <w:sz w:val="24"/>
          <w:szCs w:val="24"/>
        </w:rPr>
        <w:t xml:space="preserve"> </w:t>
      </w:r>
      <w:r w:rsidR="004F4683" w:rsidRPr="00982FEC">
        <w:rPr>
          <w:rFonts w:ascii="Times New Roman" w:hAnsi="Times New Roman"/>
          <w:sz w:val="24"/>
          <w:szCs w:val="24"/>
        </w:rPr>
        <w:t>similar</w:t>
      </w:r>
      <w:r w:rsidR="003F7EFE" w:rsidRPr="00982FEC">
        <w:rPr>
          <w:rFonts w:ascii="Times New Roman" w:hAnsi="Times New Roman"/>
          <w:sz w:val="24"/>
          <w:szCs w:val="24"/>
        </w:rPr>
        <w:t xml:space="preserve"> trends, the latter has somewhat stronger </w:t>
      </w:r>
      <w:r w:rsidR="00AE71F8" w:rsidRPr="00982FEC">
        <w:rPr>
          <w:rFonts w:ascii="Times New Roman" w:hAnsi="Times New Roman"/>
          <w:sz w:val="24"/>
          <w:szCs w:val="24"/>
        </w:rPr>
        <w:t>goodness-of-fit</w:t>
      </w:r>
      <w:r w:rsidR="004F4683" w:rsidRPr="00982FEC">
        <w:rPr>
          <w:rFonts w:ascii="Times New Roman" w:hAnsi="Times New Roman"/>
          <w:sz w:val="24"/>
          <w:szCs w:val="24"/>
        </w:rPr>
        <w:t xml:space="preserve"> </w:t>
      </w:r>
      <w:r w:rsidR="00AE71F8" w:rsidRPr="00982FEC">
        <w:rPr>
          <w:rFonts w:ascii="Times New Roman" w:hAnsi="Times New Roman"/>
          <w:sz w:val="24"/>
          <w:szCs w:val="24"/>
        </w:rPr>
        <w:t>statistics (</w:t>
      </w:r>
      <w:r w:rsidR="00ED654F" w:rsidRPr="00982FEC">
        <w:rPr>
          <w:rFonts w:ascii="Times New Roman" w:hAnsi="Times New Roman"/>
          <w:sz w:val="24"/>
          <w:szCs w:val="24"/>
        </w:rPr>
        <w:t xml:space="preserve">i.e., the </w:t>
      </w:r>
      <w:r w:rsidR="00AE71F8" w:rsidRPr="00982FEC">
        <w:rPr>
          <w:rFonts w:ascii="Times New Roman" w:hAnsi="Times New Roman"/>
          <w:sz w:val="24"/>
          <w:szCs w:val="24"/>
        </w:rPr>
        <w:t>R</w:t>
      </w:r>
      <w:r w:rsidR="00AE71F8" w:rsidRPr="00982FEC">
        <w:rPr>
          <w:rFonts w:ascii="Times New Roman" w:hAnsi="Times New Roman"/>
          <w:sz w:val="24"/>
          <w:szCs w:val="24"/>
          <w:vertAlign w:val="superscript"/>
        </w:rPr>
        <w:t>2</w:t>
      </w:r>
      <w:r w:rsidR="00AE71F8" w:rsidRPr="00982FEC">
        <w:rPr>
          <w:rFonts w:ascii="Times New Roman" w:hAnsi="Times New Roman"/>
          <w:sz w:val="24"/>
          <w:szCs w:val="24"/>
        </w:rPr>
        <w:t xml:space="preserve"> equals </w:t>
      </w:r>
      <w:r w:rsidR="00ED654F" w:rsidRPr="00982FEC">
        <w:rPr>
          <w:rFonts w:ascii="Times New Roman" w:hAnsi="Times New Roman"/>
          <w:sz w:val="24"/>
          <w:szCs w:val="24"/>
        </w:rPr>
        <w:t>0.85 for the SPI and 0.5</w:t>
      </w:r>
      <w:r w:rsidR="00F43816" w:rsidRPr="00982FEC">
        <w:rPr>
          <w:rFonts w:ascii="Times New Roman" w:hAnsi="Times New Roman"/>
          <w:sz w:val="24"/>
          <w:szCs w:val="24"/>
        </w:rPr>
        <w:t>8</w:t>
      </w:r>
      <w:r w:rsidR="00ED654F" w:rsidRPr="00982FEC">
        <w:rPr>
          <w:rFonts w:ascii="Times New Roman" w:hAnsi="Times New Roman"/>
          <w:sz w:val="24"/>
          <w:szCs w:val="24"/>
        </w:rPr>
        <w:t xml:space="preserve"> for the ODIN).</w:t>
      </w:r>
      <w:r w:rsidR="004B2773" w:rsidRPr="00982FEC">
        <w:rPr>
          <w:rFonts w:ascii="Times New Roman" w:hAnsi="Times New Roman"/>
          <w:sz w:val="24"/>
          <w:szCs w:val="24"/>
        </w:rPr>
        <w:t xml:space="preserve"> </w:t>
      </w:r>
      <w:r w:rsidR="00AD3B51" w:rsidRPr="00982FEC">
        <w:rPr>
          <w:rFonts w:ascii="Times New Roman" w:hAnsi="Times New Roman"/>
          <w:sz w:val="24"/>
          <w:szCs w:val="24"/>
        </w:rPr>
        <w:t xml:space="preserve">We </w:t>
      </w:r>
      <w:r w:rsidR="004F4C0C" w:rsidRPr="00982FEC">
        <w:rPr>
          <w:rFonts w:ascii="Times New Roman" w:hAnsi="Times New Roman"/>
          <w:sz w:val="24"/>
          <w:szCs w:val="24"/>
        </w:rPr>
        <w:t xml:space="preserve">further </w:t>
      </w:r>
      <w:r w:rsidR="00AD3B51" w:rsidRPr="00982FEC">
        <w:rPr>
          <w:rFonts w:ascii="Times New Roman" w:hAnsi="Times New Roman"/>
          <w:sz w:val="24"/>
          <w:szCs w:val="24"/>
        </w:rPr>
        <w:t>consider the standard deviation of the overall index for this period as a</w:t>
      </w:r>
      <w:r w:rsidR="00DA62F7" w:rsidRPr="00982FEC">
        <w:rPr>
          <w:rFonts w:ascii="Times New Roman" w:hAnsi="Times New Roman"/>
          <w:sz w:val="24"/>
          <w:szCs w:val="24"/>
        </w:rPr>
        <w:t>nother</w:t>
      </w:r>
      <w:r w:rsidR="00AD3B51" w:rsidRPr="00982FEC">
        <w:rPr>
          <w:rFonts w:ascii="Times New Roman" w:hAnsi="Times New Roman"/>
          <w:sz w:val="24"/>
          <w:szCs w:val="24"/>
        </w:rPr>
        <w:t xml:space="preserve"> measure of </w:t>
      </w:r>
      <w:r w:rsidR="004B2773" w:rsidRPr="00982FEC">
        <w:rPr>
          <w:rFonts w:ascii="Times New Roman" w:hAnsi="Times New Roman"/>
          <w:sz w:val="24"/>
          <w:szCs w:val="24"/>
        </w:rPr>
        <w:t xml:space="preserve">index </w:t>
      </w:r>
      <w:r w:rsidR="00AD3B51" w:rsidRPr="00982FEC">
        <w:rPr>
          <w:rFonts w:ascii="Times New Roman" w:hAnsi="Times New Roman"/>
          <w:sz w:val="24"/>
          <w:szCs w:val="24"/>
        </w:rPr>
        <w:t>volatility. Overall, the ODIN overall scores</w:t>
      </w:r>
      <w:r w:rsidR="00886911" w:rsidRPr="00982FEC">
        <w:rPr>
          <w:rFonts w:ascii="Times New Roman" w:hAnsi="Times New Roman"/>
          <w:sz w:val="24"/>
          <w:szCs w:val="24"/>
        </w:rPr>
        <w:t xml:space="preserve"> </w:t>
      </w:r>
      <w:r w:rsidR="00E956DD" w:rsidRPr="00982FEC">
        <w:rPr>
          <w:rFonts w:ascii="Times New Roman" w:hAnsi="Times New Roman"/>
          <w:sz w:val="24"/>
          <w:szCs w:val="24"/>
        </w:rPr>
        <w:t>are</w:t>
      </w:r>
      <w:r w:rsidR="00886911" w:rsidRPr="00982FEC">
        <w:rPr>
          <w:rFonts w:ascii="Times New Roman" w:hAnsi="Times New Roman"/>
          <w:sz w:val="24"/>
          <w:szCs w:val="24"/>
        </w:rPr>
        <w:t xml:space="preserve"> more volatile. It</w:t>
      </w:r>
      <w:r w:rsidR="00AD3B51" w:rsidRPr="00982FEC">
        <w:rPr>
          <w:rFonts w:ascii="Times New Roman" w:hAnsi="Times New Roman"/>
          <w:sz w:val="24"/>
          <w:szCs w:val="24"/>
        </w:rPr>
        <w:t xml:space="preserve"> </w:t>
      </w:r>
      <w:r w:rsidR="00063FB4" w:rsidRPr="00982FEC">
        <w:rPr>
          <w:rFonts w:ascii="Times New Roman" w:hAnsi="Times New Roman"/>
          <w:sz w:val="24"/>
          <w:szCs w:val="24"/>
        </w:rPr>
        <w:t xml:space="preserve">has </w:t>
      </w:r>
      <w:r w:rsidR="00AD3B51" w:rsidRPr="00982FEC">
        <w:rPr>
          <w:rFonts w:ascii="Times New Roman" w:hAnsi="Times New Roman"/>
          <w:sz w:val="24"/>
          <w:szCs w:val="24"/>
        </w:rPr>
        <w:t xml:space="preserve">a global average standard deviation of </w:t>
      </w:r>
      <w:r w:rsidR="00063FB4" w:rsidRPr="00982FEC">
        <w:rPr>
          <w:rFonts w:ascii="Times New Roman" w:hAnsi="Times New Roman"/>
          <w:sz w:val="24"/>
          <w:szCs w:val="24"/>
        </w:rPr>
        <w:t>6, which is about 20 percent larger than that of 5.1 for t</w:t>
      </w:r>
      <w:r w:rsidR="00AD3B51" w:rsidRPr="00982FEC">
        <w:rPr>
          <w:rFonts w:ascii="Times New Roman" w:hAnsi="Times New Roman"/>
          <w:sz w:val="24"/>
          <w:szCs w:val="24"/>
        </w:rPr>
        <w:t xml:space="preserve">he SPI </w:t>
      </w:r>
      <w:r w:rsidR="00063FB4" w:rsidRPr="00982FEC">
        <w:rPr>
          <w:rFonts w:ascii="Times New Roman" w:hAnsi="Times New Roman"/>
          <w:sz w:val="24"/>
          <w:szCs w:val="24"/>
        </w:rPr>
        <w:t>o</w:t>
      </w:r>
      <w:r w:rsidR="00AD3B51" w:rsidRPr="00982FEC">
        <w:rPr>
          <w:rFonts w:ascii="Times New Roman" w:hAnsi="Times New Roman"/>
          <w:sz w:val="24"/>
          <w:szCs w:val="24"/>
        </w:rPr>
        <w:t xml:space="preserve">verall </w:t>
      </w:r>
      <w:r w:rsidR="00063FB4" w:rsidRPr="00982FEC">
        <w:rPr>
          <w:rFonts w:ascii="Times New Roman" w:hAnsi="Times New Roman"/>
          <w:sz w:val="24"/>
          <w:szCs w:val="24"/>
        </w:rPr>
        <w:t>s</w:t>
      </w:r>
      <w:r w:rsidR="00AD3B51" w:rsidRPr="00982FEC">
        <w:rPr>
          <w:rFonts w:ascii="Times New Roman" w:hAnsi="Times New Roman"/>
          <w:sz w:val="24"/>
          <w:szCs w:val="24"/>
        </w:rPr>
        <w:t>core</w:t>
      </w:r>
      <w:r w:rsidR="00063FB4" w:rsidRPr="00982FEC">
        <w:rPr>
          <w:rFonts w:ascii="Times New Roman" w:hAnsi="Times New Roman"/>
          <w:sz w:val="24"/>
          <w:szCs w:val="24"/>
        </w:rPr>
        <w:t xml:space="preserve">. </w:t>
      </w:r>
    </w:p>
    <w:p w14:paraId="41579462" w14:textId="32DA1D33" w:rsidR="00AD3B51" w:rsidRPr="0026539E" w:rsidRDefault="00063FB4" w:rsidP="008524CF">
      <w:pPr>
        <w:spacing w:after="0" w:line="360" w:lineRule="auto"/>
        <w:ind w:firstLine="360"/>
        <w:jc w:val="both"/>
        <w:rPr>
          <w:rFonts w:ascii="Times New Roman" w:hAnsi="Times New Roman"/>
          <w:sz w:val="24"/>
          <w:szCs w:val="24"/>
        </w:rPr>
      </w:pPr>
      <w:r w:rsidRPr="00982FEC">
        <w:rPr>
          <w:rFonts w:ascii="Times New Roman" w:hAnsi="Times New Roman"/>
          <w:sz w:val="24"/>
          <w:szCs w:val="24"/>
        </w:rPr>
        <w:t>For further illustration, w</w:t>
      </w:r>
      <w:r w:rsidR="00AD3B51" w:rsidRPr="00982FEC">
        <w:rPr>
          <w:rFonts w:ascii="Times New Roman" w:hAnsi="Times New Roman"/>
          <w:sz w:val="24"/>
          <w:szCs w:val="24"/>
        </w:rPr>
        <w:t>e randomly select 15 countries and plot the trend of their overall ODIN and SPI scores over time. While the trends appear similar for both tools, the ODIN scores show slightly more volatility. In particular, certain countries show abrupt changes</w:t>
      </w:r>
      <w:r w:rsidRPr="00982FEC">
        <w:rPr>
          <w:rFonts w:ascii="Times New Roman" w:hAnsi="Times New Roman"/>
          <w:sz w:val="24"/>
          <w:szCs w:val="24"/>
        </w:rPr>
        <w:t xml:space="preserve"> of more than 17 percentage points for the ODIN scores</w:t>
      </w:r>
      <w:r w:rsidR="00AD3B51" w:rsidRPr="00982FEC">
        <w:rPr>
          <w:rFonts w:ascii="Times New Roman" w:hAnsi="Times New Roman"/>
          <w:sz w:val="24"/>
          <w:szCs w:val="24"/>
        </w:rPr>
        <w:t xml:space="preserve"> such as Romania during 2017-2018</w:t>
      </w:r>
      <w:r w:rsidRPr="00982FEC">
        <w:rPr>
          <w:rFonts w:ascii="Times New Roman" w:hAnsi="Times New Roman"/>
          <w:sz w:val="24"/>
          <w:szCs w:val="24"/>
        </w:rPr>
        <w:t>,</w:t>
      </w:r>
      <w:r w:rsidR="00AD3B51" w:rsidRPr="00982FEC">
        <w:rPr>
          <w:rFonts w:ascii="Times New Roman" w:hAnsi="Times New Roman"/>
          <w:sz w:val="24"/>
          <w:szCs w:val="24"/>
        </w:rPr>
        <w:t xml:space="preserve"> Serbia during 2016-2017</w:t>
      </w:r>
      <w:r w:rsidRPr="00982FEC">
        <w:rPr>
          <w:rFonts w:ascii="Times New Roman" w:hAnsi="Times New Roman"/>
          <w:sz w:val="24"/>
          <w:szCs w:val="24"/>
        </w:rPr>
        <w:t xml:space="preserve">, and Ukraine 2019-2020. The changes for the SPI overall score </w:t>
      </w:r>
      <w:r w:rsidR="00C12C84">
        <w:rPr>
          <w:rFonts w:ascii="Times New Roman" w:hAnsi="Times New Roman"/>
          <w:sz w:val="24"/>
          <w:szCs w:val="24"/>
        </w:rPr>
        <w:t>are</w:t>
      </w:r>
      <w:r w:rsidRPr="00982FEC">
        <w:rPr>
          <w:rFonts w:ascii="Times New Roman" w:hAnsi="Times New Roman"/>
          <w:sz w:val="24"/>
          <w:szCs w:val="24"/>
        </w:rPr>
        <w:t xml:space="preserve"> much </w:t>
      </w:r>
      <w:r w:rsidR="00A16CB1" w:rsidRPr="00982FEC">
        <w:rPr>
          <w:rFonts w:ascii="Times New Roman" w:hAnsi="Times New Roman"/>
          <w:sz w:val="24"/>
          <w:szCs w:val="24"/>
        </w:rPr>
        <w:t>less</w:t>
      </w:r>
      <w:r w:rsidR="00F01EB0" w:rsidRPr="00982FEC">
        <w:rPr>
          <w:rFonts w:ascii="Times New Roman" w:hAnsi="Times New Roman"/>
          <w:sz w:val="24"/>
          <w:szCs w:val="24"/>
        </w:rPr>
        <w:t xml:space="preserve">, averaging </w:t>
      </w:r>
      <w:r w:rsidR="004369D9" w:rsidRPr="00982FEC">
        <w:rPr>
          <w:rFonts w:ascii="Times New Roman" w:hAnsi="Times New Roman"/>
          <w:sz w:val="24"/>
          <w:szCs w:val="24"/>
        </w:rPr>
        <w:t xml:space="preserve">5 </w:t>
      </w:r>
      <w:r w:rsidR="00F01EB0" w:rsidRPr="00982FEC">
        <w:rPr>
          <w:rFonts w:ascii="Times New Roman" w:hAnsi="Times New Roman"/>
          <w:sz w:val="24"/>
          <w:szCs w:val="24"/>
        </w:rPr>
        <w:t>percentage points only for these three countries.</w:t>
      </w:r>
      <w:r w:rsidR="00F01EB0" w:rsidRPr="0026539E">
        <w:rPr>
          <w:rFonts w:ascii="Times New Roman" w:hAnsi="Times New Roman"/>
          <w:sz w:val="24"/>
          <w:szCs w:val="24"/>
        </w:rPr>
        <w:t xml:space="preserve"> </w:t>
      </w:r>
    </w:p>
    <w:p w14:paraId="26F0D1AA" w14:textId="77777777" w:rsidR="00A4478C" w:rsidRPr="0026539E" w:rsidRDefault="00A4478C" w:rsidP="008524CF">
      <w:pPr>
        <w:spacing w:after="0" w:line="360" w:lineRule="auto"/>
        <w:ind w:firstLine="360"/>
        <w:jc w:val="both"/>
        <w:rPr>
          <w:rFonts w:ascii="Times New Roman" w:hAnsi="Times New Roman"/>
          <w:sz w:val="24"/>
          <w:szCs w:val="24"/>
        </w:rPr>
      </w:pPr>
    </w:p>
    <w:p w14:paraId="7FB18F6A" w14:textId="1A948329" w:rsidR="004472C3" w:rsidRPr="00982FEC" w:rsidRDefault="00104B43" w:rsidP="00104B43">
      <w:pPr>
        <w:pStyle w:val="Heading3"/>
      </w:pPr>
      <w:r w:rsidRPr="00982FEC">
        <w:t>Relationship with k</w:t>
      </w:r>
      <w:r w:rsidR="004472C3" w:rsidRPr="00982FEC">
        <w:t xml:space="preserve">ey </w:t>
      </w:r>
      <w:r w:rsidRPr="00982FEC">
        <w:t>d</w:t>
      </w:r>
      <w:r w:rsidR="004472C3" w:rsidRPr="00982FEC">
        <w:t xml:space="preserve">evelopment </w:t>
      </w:r>
      <w:r w:rsidRPr="00982FEC">
        <w:t>o</w:t>
      </w:r>
      <w:r w:rsidR="004472C3" w:rsidRPr="00982FEC">
        <w:t>utcomes</w:t>
      </w:r>
    </w:p>
    <w:p w14:paraId="6174BED1" w14:textId="08CE18EE" w:rsidR="004955B1" w:rsidRPr="00982FEC" w:rsidRDefault="00D17846" w:rsidP="00C72B80">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Strong </w:t>
      </w:r>
      <w:r w:rsidR="00AD190B" w:rsidRPr="00982FEC">
        <w:rPr>
          <w:rFonts w:ascii="Times New Roman" w:hAnsi="Times New Roman" w:cs="Times New Roman"/>
        </w:rPr>
        <w:t xml:space="preserve">statistical capacity is </w:t>
      </w:r>
      <w:r w:rsidRPr="00982FEC">
        <w:rPr>
          <w:rFonts w:ascii="Times New Roman" w:hAnsi="Times New Roman" w:cs="Times New Roman"/>
        </w:rPr>
        <w:t xml:space="preserve">well recognized as </w:t>
      </w:r>
      <w:r w:rsidR="004955B1" w:rsidRPr="00982FEC">
        <w:rPr>
          <w:rFonts w:ascii="Times New Roman" w:hAnsi="Times New Roman"/>
        </w:rPr>
        <w:t>necessary for the functioning of the global sustainable development agenda, including creating and maintaining the infrastructure for monitoring SDG progress</w:t>
      </w:r>
      <w:r w:rsidR="001B6190" w:rsidRPr="00982FEC">
        <w:rPr>
          <w:rFonts w:ascii="Times New Roman" w:hAnsi="Times New Roman"/>
        </w:rPr>
        <w:t xml:space="preserve"> and generating the relevant data and indicators </w:t>
      </w:r>
      <w:r w:rsidR="004955B1" w:rsidRPr="00982FEC">
        <w:rPr>
          <w:rFonts w:ascii="Times New Roman" w:hAnsi="Times New Roman"/>
        </w:rPr>
        <w:t xml:space="preserve">(Dang and Serajuddin, 2020; Barbier and Burgess, 2021; Bandona-Gill </w:t>
      </w:r>
      <w:r w:rsidR="004955B1" w:rsidRPr="00982FEC">
        <w:rPr>
          <w:rFonts w:ascii="Times New Roman" w:hAnsi="Times New Roman"/>
          <w:i/>
        </w:rPr>
        <w:t>et al.</w:t>
      </w:r>
      <w:r w:rsidR="004955B1" w:rsidRPr="00982FEC">
        <w:rPr>
          <w:rFonts w:ascii="Times New Roman" w:hAnsi="Times New Roman"/>
        </w:rPr>
        <w:t>, 2022)</w:t>
      </w:r>
      <w:r w:rsidR="00A031EF" w:rsidRPr="00982FEC">
        <w:rPr>
          <w:rFonts w:ascii="Times New Roman" w:hAnsi="Times New Roman"/>
        </w:rPr>
        <w:t xml:space="preserve">. </w:t>
      </w:r>
      <w:r w:rsidR="0047493E" w:rsidRPr="00982FEC">
        <w:rPr>
          <w:rFonts w:ascii="Times New Roman" w:hAnsi="Times New Roman"/>
        </w:rPr>
        <w:t xml:space="preserve">It would be useful to </w:t>
      </w:r>
      <w:r w:rsidR="002274B5" w:rsidRPr="00982FEC">
        <w:rPr>
          <w:rFonts w:ascii="Times New Roman" w:hAnsi="Times New Roman"/>
        </w:rPr>
        <w:t xml:space="preserve">examine </w:t>
      </w:r>
      <w:r w:rsidR="00BA31FB" w:rsidRPr="00982FEC">
        <w:rPr>
          <w:rFonts w:ascii="Times New Roman" w:hAnsi="Times New Roman"/>
        </w:rPr>
        <w:t xml:space="preserve">the </w:t>
      </w:r>
      <w:r w:rsidR="000B2E96" w:rsidRPr="00982FEC">
        <w:rPr>
          <w:rFonts w:ascii="Times New Roman" w:hAnsi="Times New Roman"/>
        </w:rPr>
        <w:t xml:space="preserve">relationship of the </w:t>
      </w:r>
      <w:r w:rsidR="0047493E" w:rsidRPr="00982FEC">
        <w:rPr>
          <w:rFonts w:ascii="Times New Roman" w:hAnsi="Times New Roman"/>
        </w:rPr>
        <w:t xml:space="preserve">tools </w:t>
      </w:r>
      <w:r w:rsidR="00E1458E" w:rsidRPr="00982FEC">
        <w:rPr>
          <w:rFonts w:ascii="Times New Roman" w:hAnsi="Times New Roman"/>
        </w:rPr>
        <w:t xml:space="preserve">and the SDGs. </w:t>
      </w:r>
    </w:p>
    <w:p w14:paraId="7D7D8436" w14:textId="5B80B7D6" w:rsidR="00613F2E" w:rsidRPr="00982FEC" w:rsidRDefault="00E1458E" w:rsidP="00C72B80">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W</w:t>
      </w:r>
      <w:r w:rsidR="005B595F" w:rsidRPr="00982FEC">
        <w:rPr>
          <w:rFonts w:ascii="Times New Roman" w:hAnsi="Times New Roman" w:cs="Times New Roman"/>
        </w:rPr>
        <w:t xml:space="preserve">e </w:t>
      </w:r>
      <w:r w:rsidR="00444BC6" w:rsidRPr="00982FEC">
        <w:rPr>
          <w:rFonts w:ascii="Times New Roman" w:hAnsi="Times New Roman" w:cs="Times New Roman"/>
        </w:rPr>
        <w:t>plot</w:t>
      </w:r>
      <w:r w:rsidR="005B595F" w:rsidRPr="00982FEC">
        <w:rPr>
          <w:rFonts w:ascii="Times New Roman" w:hAnsi="Times New Roman" w:cs="Times New Roman"/>
        </w:rPr>
        <w:t xml:space="preserve"> </w:t>
      </w:r>
      <w:r w:rsidR="00444BC6" w:rsidRPr="00982FEC">
        <w:rPr>
          <w:rFonts w:ascii="Times New Roman" w:hAnsi="Times New Roman" w:cs="Times New Roman"/>
        </w:rPr>
        <w:t xml:space="preserve">in </w:t>
      </w:r>
      <w:r w:rsidR="00033874" w:rsidRPr="00982FEC">
        <w:rPr>
          <w:rFonts w:ascii="Times New Roman" w:hAnsi="Times New Roman" w:cs="Times New Roman"/>
        </w:rPr>
        <w:t>Figure 4</w:t>
      </w:r>
      <w:r w:rsidR="00444BC6" w:rsidRPr="00982FEC">
        <w:rPr>
          <w:rFonts w:ascii="Times New Roman" w:hAnsi="Times New Roman" w:cs="Times New Roman"/>
        </w:rPr>
        <w:t xml:space="preserve"> </w:t>
      </w:r>
      <w:r w:rsidR="005B595F" w:rsidRPr="00982FEC">
        <w:rPr>
          <w:rFonts w:ascii="Times New Roman" w:hAnsi="Times New Roman" w:cs="Times New Roman"/>
        </w:rPr>
        <w:t xml:space="preserve">the bivariate correlation coefficients between the five </w:t>
      </w:r>
      <w:r w:rsidR="000961BE" w:rsidRPr="00982FEC">
        <w:rPr>
          <w:rFonts w:ascii="Times New Roman" w:hAnsi="Times New Roman" w:cs="Times New Roman"/>
        </w:rPr>
        <w:t>tool</w:t>
      </w:r>
      <w:r w:rsidR="005B595F" w:rsidRPr="00982FEC">
        <w:rPr>
          <w:rFonts w:ascii="Times New Roman" w:hAnsi="Times New Roman" w:cs="Times New Roman"/>
        </w:rPr>
        <w:t>s (ODIN, ODB, GDB</w:t>
      </w:r>
      <w:r w:rsidR="00C42DA5" w:rsidRPr="00982FEC">
        <w:rPr>
          <w:rFonts w:ascii="Times New Roman" w:hAnsi="Times New Roman" w:cs="Times New Roman"/>
        </w:rPr>
        <w:t>, SCI, and SPI</w:t>
      </w:r>
      <w:r w:rsidR="005B595F" w:rsidRPr="00982FEC">
        <w:rPr>
          <w:rFonts w:ascii="Times New Roman" w:hAnsi="Times New Roman" w:cs="Times New Roman"/>
        </w:rPr>
        <w:t xml:space="preserve">) and </w:t>
      </w:r>
      <w:r w:rsidR="00A00F05" w:rsidRPr="00982FEC">
        <w:rPr>
          <w:rFonts w:ascii="Times New Roman" w:hAnsi="Times New Roman" w:cs="Times New Roman"/>
        </w:rPr>
        <w:t xml:space="preserve">a </w:t>
      </w:r>
      <w:r w:rsidR="005B595F" w:rsidRPr="00982FEC">
        <w:rPr>
          <w:rFonts w:ascii="Times New Roman" w:hAnsi="Times New Roman" w:cs="Times New Roman"/>
        </w:rPr>
        <w:t>representative SDG indicator</w:t>
      </w:r>
      <w:r w:rsidR="00A00F05" w:rsidRPr="00982FEC">
        <w:rPr>
          <w:rFonts w:ascii="Times New Roman" w:hAnsi="Times New Roman" w:cs="Times New Roman"/>
        </w:rPr>
        <w:t xml:space="preserve"> for each of the 17 SDGs</w:t>
      </w:r>
      <w:r w:rsidR="00613F2E" w:rsidRPr="00982FEC">
        <w:rPr>
          <w:rFonts w:ascii="Times New Roman" w:hAnsi="Times New Roman" w:cs="Times New Roman"/>
        </w:rPr>
        <w:t xml:space="preserve"> and </w:t>
      </w:r>
      <w:r w:rsidR="00495B63" w:rsidRPr="00982FEC">
        <w:rPr>
          <w:rFonts w:ascii="Times New Roman" w:hAnsi="Times New Roman" w:cs="Times New Roman"/>
        </w:rPr>
        <w:t xml:space="preserve">an SDG overall index </w:t>
      </w:r>
      <w:r w:rsidR="00DF0BFC" w:rsidRPr="00982FEC">
        <w:rPr>
          <w:rFonts w:ascii="Times New Roman" w:hAnsi="Times New Roman" w:cs="Times New Roman"/>
        </w:rPr>
        <w:t xml:space="preserve">generated as in </w:t>
      </w:r>
      <w:r w:rsidR="00495B63" w:rsidRPr="00982FEC">
        <w:rPr>
          <w:rFonts w:ascii="Times New Roman" w:hAnsi="Times New Roman" w:cs="Times New Roman"/>
        </w:rPr>
        <w:t xml:space="preserve">Sachs </w:t>
      </w:r>
      <w:r w:rsidR="00495B63" w:rsidRPr="00982FEC">
        <w:rPr>
          <w:rFonts w:ascii="Times New Roman" w:hAnsi="Times New Roman" w:cs="Times New Roman"/>
          <w:i/>
          <w:iCs/>
        </w:rPr>
        <w:t>et al.</w:t>
      </w:r>
      <w:r w:rsidR="00495B63" w:rsidRPr="00982FEC">
        <w:rPr>
          <w:rFonts w:ascii="Times New Roman" w:hAnsi="Times New Roman" w:cs="Times New Roman"/>
        </w:rPr>
        <w:t xml:space="preserve"> </w:t>
      </w:r>
      <w:r w:rsidR="00DF0BFC" w:rsidRPr="00982FEC">
        <w:rPr>
          <w:rFonts w:ascii="Times New Roman" w:hAnsi="Times New Roman" w:cs="Times New Roman"/>
        </w:rPr>
        <w:t>(</w:t>
      </w:r>
      <w:r w:rsidR="00495B63" w:rsidRPr="00982FEC">
        <w:rPr>
          <w:rFonts w:ascii="Times New Roman" w:hAnsi="Times New Roman" w:cs="Times New Roman"/>
        </w:rPr>
        <w:t>2023)</w:t>
      </w:r>
      <w:r w:rsidR="000C2BBE" w:rsidRPr="00982FEC">
        <w:rPr>
          <w:rFonts w:ascii="Times New Roman" w:hAnsi="Times New Roman" w:cs="Times New Roman"/>
        </w:rPr>
        <w:t xml:space="preserve">, which </w:t>
      </w:r>
      <w:r w:rsidR="00224885" w:rsidRPr="00982FEC">
        <w:rPr>
          <w:rFonts w:ascii="Times New Roman" w:hAnsi="Times New Roman" w:cs="Times New Roman"/>
        </w:rPr>
        <w:t>reflects country progress in achieving SDG targets, with a higher score suggesting</w:t>
      </w:r>
      <w:r w:rsidR="007F28BF" w:rsidRPr="00982FEC">
        <w:rPr>
          <w:rFonts w:ascii="Times New Roman" w:hAnsi="Times New Roman" w:cs="Times New Roman"/>
        </w:rPr>
        <w:t xml:space="preserve"> a stronger standing</w:t>
      </w:r>
      <w:r w:rsidR="00495B63" w:rsidRPr="00982FEC">
        <w:rPr>
          <w:rFonts w:ascii="Times New Roman" w:hAnsi="Times New Roman" w:cs="Times New Roman"/>
        </w:rPr>
        <w:t>.</w:t>
      </w:r>
      <w:r w:rsidR="005F5172" w:rsidRPr="00982FEC">
        <w:rPr>
          <w:rFonts w:ascii="Times New Roman" w:hAnsi="Times New Roman" w:cs="Times New Roman"/>
        </w:rPr>
        <w:t xml:space="preserve"> We provide more detail</w:t>
      </w:r>
      <w:r w:rsidR="00C96475" w:rsidRPr="00982FEC">
        <w:rPr>
          <w:rFonts w:ascii="Times New Roman" w:hAnsi="Times New Roman" w:cs="Times New Roman"/>
        </w:rPr>
        <w:t>ed numbers</w:t>
      </w:r>
      <w:r w:rsidR="005F5172" w:rsidRPr="00982FEC">
        <w:rPr>
          <w:rFonts w:ascii="Times New Roman" w:hAnsi="Times New Roman" w:cs="Times New Roman"/>
        </w:rPr>
        <w:t xml:space="preserve"> in Appendix A, </w:t>
      </w:r>
      <w:r w:rsidR="00EF59A2" w:rsidRPr="00982FEC">
        <w:rPr>
          <w:rFonts w:ascii="Times New Roman" w:hAnsi="Times New Roman" w:cs="Times New Roman"/>
        </w:rPr>
        <w:t>Table S</w:t>
      </w:r>
      <w:r w:rsidR="005F5172" w:rsidRPr="00982FEC">
        <w:rPr>
          <w:rFonts w:ascii="Times New Roman" w:hAnsi="Times New Roman" w:cs="Times New Roman"/>
        </w:rPr>
        <w:t>6.</w:t>
      </w:r>
      <w:r w:rsidR="00F35AEB" w:rsidRPr="00982FEC">
        <w:rPr>
          <w:rFonts w:ascii="Times New Roman" w:hAnsi="Times New Roman" w:cs="Times New Roman"/>
        </w:rPr>
        <w:t xml:space="preserve"> </w:t>
      </w:r>
      <w:r w:rsidR="00C33602" w:rsidRPr="00982FEC">
        <w:rPr>
          <w:rFonts w:ascii="Times New Roman" w:hAnsi="Times New Roman" w:cs="Times New Roman"/>
        </w:rPr>
        <w:t>The SPI s</w:t>
      </w:r>
      <w:r w:rsidR="00701F55" w:rsidRPr="00982FEC">
        <w:rPr>
          <w:rFonts w:ascii="Times New Roman" w:hAnsi="Times New Roman" w:cs="Times New Roman"/>
        </w:rPr>
        <w:t>hows</w:t>
      </w:r>
      <w:r w:rsidR="00C33602" w:rsidRPr="00982FEC">
        <w:rPr>
          <w:rFonts w:ascii="Times New Roman" w:hAnsi="Times New Roman" w:cs="Times New Roman"/>
        </w:rPr>
        <w:t xml:space="preserve"> the strongest correlation with</w:t>
      </w:r>
      <w:r w:rsidR="00966D6F" w:rsidRPr="00982FEC">
        <w:rPr>
          <w:rFonts w:ascii="Times New Roman" w:hAnsi="Times New Roman" w:cs="Times New Roman"/>
        </w:rPr>
        <w:t xml:space="preserve"> most indicators (</w:t>
      </w:r>
      <w:r w:rsidR="00CC0981" w:rsidRPr="00982FEC">
        <w:rPr>
          <w:rFonts w:ascii="Times New Roman" w:hAnsi="Times New Roman" w:cs="Times New Roman"/>
        </w:rPr>
        <w:t xml:space="preserve">leading or tied in 10 </w:t>
      </w:r>
      <w:r w:rsidR="00D34933" w:rsidRPr="00982FEC">
        <w:rPr>
          <w:rFonts w:ascii="Times New Roman" w:hAnsi="Times New Roman" w:cs="Times New Roman"/>
        </w:rPr>
        <w:t>out of 17 indicators</w:t>
      </w:r>
      <w:r w:rsidR="00966D6F" w:rsidRPr="00982FEC">
        <w:rPr>
          <w:rFonts w:ascii="Times New Roman" w:hAnsi="Times New Roman" w:cs="Times New Roman"/>
        </w:rPr>
        <w:t>)</w:t>
      </w:r>
      <w:r w:rsidR="00D34933" w:rsidRPr="00982FEC">
        <w:rPr>
          <w:rFonts w:ascii="Times New Roman" w:hAnsi="Times New Roman" w:cs="Times New Roman"/>
        </w:rPr>
        <w:t>, which is then followed by the GDB</w:t>
      </w:r>
      <w:r w:rsidR="00966D6F" w:rsidRPr="00982FEC">
        <w:rPr>
          <w:rFonts w:ascii="Times New Roman" w:hAnsi="Times New Roman" w:cs="Times New Roman"/>
        </w:rPr>
        <w:t xml:space="preserve"> </w:t>
      </w:r>
      <w:r w:rsidR="00770551" w:rsidRPr="00982FEC">
        <w:rPr>
          <w:rFonts w:ascii="Times New Roman" w:hAnsi="Times New Roman" w:cs="Times New Roman"/>
        </w:rPr>
        <w:t xml:space="preserve">and the ODB </w:t>
      </w:r>
      <w:r w:rsidR="00966D6F" w:rsidRPr="00982FEC">
        <w:rPr>
          <w:rFonts w:ascii="Times New Roman" w:hAnsi="Times New Roman" w:cs="Times New Roman"/>
        </w:rPr>
        <w:t>(</w:t>
      </w:r>
      <w:r w:rsidR="000E0FD0" w:rsidRPr="00982FEC">
        <w:rPr>
          <w:rFonts w:ascii="Times New Roman" w:hAnsi="Times New Roman" w:cs="Times New Roman"/>
        </w:rPr>
        <w:t>four</w:t>
      </w:r>
      <w:r w:rsidR="008335C4" w:rsidRPr="00982FEC">
        <w:rPr>
          <w:rFonts w:ascii="Times New Roman" w:hAnsi="Times New Roman" w:cs="Times New Roman"/>
        </w:rPr>
        <w:t xml:space="preserve"> indicators</w:t>
      </w:r>
      <w:r w:rsidR="00770551" w:rsidRPr="00982FEC">
        <w:rPr>
          <w:rFonts w:ascii="Times New Roman" w:hAnsi="Times New Roman" w:cs="Times New Roman"/>
        </w:rPr>
        <w:t xml:space="preserve"> for each</w:t>
      </w:r>
      <w:r w:rsidR="000961BE" w:rsidRPr="00982FEC">
        <w:rPr>
          <w:rFonts w:ascii="Times New Roman" w:hAnsi="Times New Roman" w:cs="Times New Roman"/>
        </w:rPr>
        <w:t xml:space="preserve">). The </w:t>
      </w:r>
      <w:r w:rsidR="001A4B21" w:rsidRPr="00982FEC">
        <w:rPr>
          <w:rFonts w:ascii="Times New Roman" w:hAnsi="Times New Roman" w:cs="Times New Roman"/>
        </w:rPr>
        <w:t xml:space="preserve">ODIN and the SCI </w:t>
      </w:r>
      <w:r w:rsidR="00172DA5" w:rsidRPr="00982FEC">
        <w:rPr>
          <w:rFonts w:ascii="Times New Roman" w:hAnsi="Times New Roman" w:cs="Times New Roman"/>
        </w:rPr>
        <w:t xml:space="preserve">each </w:t>
      </w:r>
      <w:r w:rsidR="001A4B21" w:rsidRPr="00982FEC">
        <w:rPr>
          <w:rFonts w:ascii="Times New Roman" w:hAnsi="Times New Roman" w:cs="Times New Roman"/>
        </w:rPr>
        <w:t xml:space="preserve">lead on one </w:t>
      </w:r>
      <w:r w:rsidR="008335C4" w:rsidRPr="00982FEC">
        <w:rPr>
          <w:rFonts w:ascii="Times New Roman" w:hAnsi="Times New Roman" w:cs="Times New Roman"/>
        </w:rPr>
        <w:t>indicator</w:t>
      </w:r>
      <w:r w:rsidR="00BB530B" w:rsidRPr="00982FEC">
        <w:rPr>
          <w:rFonts w:ascii="Times New Roman" w:hAnsi="Times New Roman" w:cs="Times New Roman"/>
        </w:rPr>
        <w:t xml:space="preserve"> only. </w:t>
      </w:r>
      <w:r w:rsidR="00483035" w:rsidRPr="00982FEC">
        <w:rPr>
          <w:rFonts w:ascii="Times New Roman" w:hAnsi="Times New Roman" w:cs="Times New Roman"/>
        </w:rPr>
        <w:t xml:space="preserve">For the overall SDG index, the SPI also shows the strongest correlation (0.82), to be followed by </w:t>
      </w:r>
      <w:r w:rsidR="00A71183" w:rsidRPr="00982FEC">
        <w:rPr>
          <w:rFonts w:ascii="Times New Roman" w:hAnsi="Times New Roman" w:cs="Times New Roman"/>
        </w:rPr>
        <w:t>the GDB (0.74), the ODIN (0.7</w:t>
      </w:r>
      <w:r w:rsidR="00937169" w:rsidRPr="00982FEC">
        <w:rPr>
          <w:rFonts w:ascii="Times New Roman" w:hAnsi="Times New Roman" w:cs="Times New Roman"/>
        </w:rPr>
        <w:t>2</w:t>
      </w:r>
      <w:r w:rsidR="00A71183" w:rsidRPr="00982FEC">
        <w:rPr>
          <w:rFonts w:ascii="Times New Roman" w:hAnsi="Times New Roman" w:cs="Times New Roman"/>
        </w:rPr>
        <w:t>), the ODB (0.6</w:t>
      </w:r>
      <w:r w:rsidR="00937169" w:rsidRPr="00982FEC">
        <w:rPr>
          <w:rFonts w:ascii="Times New Roman" w:hAnsi="Times New Roman" w:cs="Times New Roman"/>
        </w:rPr>
        <w:t>9</w:t>
      </w:r>
      <w:r w:rsidR="00A71183" w:rsidRPr="00982FEC">
        <w:rPr>
          <w:rFonts w:ascii="Times New Roman" w:hAnsi="Times New Roman" w:cs="Times New Roman"/>
        </w:rPr>
        <w:t xml:space="preserve">), and the </w:t>
      </w:r>
      <w:r w:rsidR="0082642A" w:rsidRPr="00982FEC">
        <w:rPr>
          <w:rFonts w:ascii="Times New Roman" w:hAnsi="Times New Roman" w:cs="Times New Roman"/>
        </w:rPr>
        <w:t>SCI (0.6</w:t>
      </w:r>
      <w:r w:rsidR="00937169" w:rsidRPr="00982FEC">
        <w:rPr>
          <w:rFonts w:ascii="Times New Roman" w:hAnsi="Times New Roman" w:cs="Times New Roman"/>
        </w:rPr>
        <w:t>5</w:t>
      </w:r>
      <w:r w:rsidR="0082642A" w:rsidRPr="00982FEC">
        <w:rPr>
          <w:rFonts w:ascii="Times New Roman" w:hAnsi="Times New Roman" w:cs="Times New Roman"/>
        </w:rPr>
        <w:t xml:space="preserve">). </w:t>
      </w:r>
      <w:r w:rsidR="000A3550" w:rsidRPr="00982FEC">
        <w:rPr>
          <w:rFonts w:ascii="Times New Roman" w:hAnsi="Times New Roman" w:cs="Times New Roman"/>
        </w:rPr>
        <w:t>M</w:t>
      </w:r>
      <w:r w:rsidR="003A2565" w:rsidRPr="00982FEC">
        <w:rPr>
          <w:rFonts w:ascii="Times New Roman" w:hAnsi="Times New Roman" w:cs="Times New Roman"/>
        </w:rPr>
        <w:t xml:space="preserve">ore careful tests of the correlations against each other </w:t>
      </w:r>
      <w:r w:rsidR="00B82421">
        <w:rPr>
          <w:rFonts w:ascii="Times New Roman" w:hAnsi="Times New Roman" w:cs="Times New Roman"/>
        </w:rPr>
        <w:t>are</w:t>
      </w:r>
      <w:r w:rsidR="003A2565" w:rsidRPr="00982FEC">
        <w:rPr>
          <w:rFonts w:ascii="Times New Roman" w:hAnsi="Times New Roman" w:cs="Times New Roman"/>
        </w:rPr>
        <w:t xml:space="preserve"> useful</w:t>
      </w:r>
      <w:r w:rsidR="004879F8" w:rsidRPr="00982FEC">
        <w:rPr>
          <w:rFonts w:ascii="Times New Roman" w:hAnsi="Times New Roman" w:cs="Times New Roman"/>
        </w:rPr>
        <w:t>, and we show the t-tests to compare the</w:t>
      </w:r>
      <w:r w:rsidR="00433814" w:rsidRPr="00982FEC">
        <w:rPr>
          <w:rFonts w:ascii="Times New Roman" w:hAnsi="Times New Roman" w:cs="Times New Roman"/>
        </w:rPr>
        <w:t xml:space="preserve"> correlations</w:t>
      </w:r>
      <w:r w:rsidR="009C3872" w:rsidRPr="00982FEC">
        <w:rPr>
          <w:rFonts w:ascii="Times New Roman" w:hAnsi="Times New Roman" w:cs="Times New Roman"/>
        </w:rPr>
        <w:t xml:space="preserve"> (i.e., the</w:t>
      </w:r>
      <w:r w:rsidR="004879F8" w:rsidRPr="00982FEC">
        <w:rPr>
          <w:rFonts w:ascii="Times New Roman" w:hAnsi="Times New Roman" w:cs="Times New Roman"/>
        </w:rPr>
        <w:t xml:space="preserve"> indexes </w:t>
      </w:r>
      <w:r w:rsidR="00840DC5" w:rsidRPr="00982FEC">
        <w:rPr>
          <w:rFonts w:ascii="Times New Roman" w:hAnsi="Times New Roman" w:cs="Times New Roman"/>
        </w:rPr>
        <w:t xml:space="preserve">shown in the smaller font </w:t>
      </w:r>
      <w:r w:rsidR="00B276AB" w:rsidRPr="00982FEC">
        <w:rPr>
          <w:rFonts w:ascii="Times New Roman" w:hAnsi="Times New Roman" w:cs="Times New Roman"/>
        </w:rPr>
        <w:t>in the right column under each index heading</w:t>
      </w:r>
      <w:r w:rsidR="009C3872" w:rsidRPr="00982FEC">
        <w:rPr>
          <w:rFonts w:ascii="Times New Roman" w:hAnsi="Times New Roman" w:cs="Times New Roman"/>
        </w:rPr>
        <w:t xml:space="preserve"> are not statistically significantly</w:t>
      </w:r>
      <w:r w:rsidR="00946213" w:rsidRPr="00982FEC">
        <w:rPr>
          <w:rFonts w:ascii="Times New Roman" w:hAnsi="Times New Roman" w:cs="Times New Roman"/>
        </w:rPr>
        <w:t>)</w:t>
      </w:r>
      <w:r w:rsidR="00B276AB" w:rsidRPr="00982FEC">
        <w:rPr>
          <w:rFonts w:ascii="Times New Roman" w:hAnsi="Times New Roman" w:cs="Times New Roman"/>
        </w:rPr>
        <w:t xml:space="preserve">. For example, </w:t>
      </w:r>
      <w:r w:rsidR="009E12F0" w:rsidRPr="00982FEC">
        <w:rPr>
          <w:rFonts w:ascii="Times New Roman" w:hAnsi="Times New Roman" w:cs="Times New Roman"/>
        </w:rPr>
        <w:t xml:space="preserve">the SPI’s correlation with the overall SDG index is statistically different </w:t>
      </w:r>
      <w:r w:rsidR="007F5489" w:rsidRPr="00982FEC">
        <w:rPr>
          <w:rFonts w:ascii="Times New Roman" w:hAnsi="Times New Roman" w:cs="Times New Roman"/>
        </w:rPr>
        <w:t xml:space="preserve">from </w:t>
      </w:r>
      <w:r w:rsidR="00946213" w:rsidRPr="00982FEC">
        <w:rPr>
          <w:rFonts w:ascii="Times New Roman" w:hAnsi="Times New Roman" w:cs="Times New Roman"/>
        </w:rPr>
        <w:t>those of the other tools</w:t>
      </w:r>
      <w:r w:rsidR="007F5489" w:rsidRPr="00982FEC">
        <w:rPr>
          <w:rFonts w:ascii="Times New Roman" w:hAnsi="Times New Roman" w:cs="Times New Roman"/>
        </w:rPr>
        <w:t>.</w:t>
      </w:r>
      <w:r w:rsidR="007F5489" w:rsidRPr="00982FEC">
        <w:rPr>
          <w:rFonts w:ascii="Times New Roman" w:hAnsi="Times New Roman" w:cs="Times New Roman"/>
          <w:color w:val="FF0000"/>
        </w:rPr>
        <w:t xml:space="preserve"> </w:t>
      </w:r>
      <w:r w:rsidR="00992DEE" w:rsidRPr="00982FEC">
        <w:rPr>
          <w:rFonts w:ascii="Times New Roman" w:hAnsi="Times New Roman" w:cs="Times New Roman"/>
        </w:rPr>
        <w:t>This is</w:t>
      </w:r>
      <w:r w:rsidR="00B72143" w:rsidRPr="00982FEC">
        <w:rPr>
          <w:rFonts w:ascii="Times New Roman" w:hAnsi="Times New Roman" w:cs="Times New Roman"/>
        </w:rPr>
        <w:t xml:space="preserve"> f</w:t>
      </w:r>
      <w:r w:rsidR="009D7B12" w:rsidRPr="00982FEC">
        <w:rPr>
          <w:rFonts w:ascii="Times New Roman" w:hAnsi="Times New Roman" w:cs="Times New Roman"/>
        </w:rPr>
        <w:t xml:space="preserve">urther </w:t>
      </w:r>
      <w:r w:rsidR="00992DEE" w:rsidRPr="00982FEC">
        <w:rPr>
          <w:rFonts w:ascii="Times New Roman" w:hAnsi="Times New Roman" w:cs="Times New Roman"/>
        </w:rPr>
        <w:t xml:space="preserve">supported with similar </w:t>
      </w:r>
      <w:r w:rsidR="00B72143" w:rsidRPr="00982FEC">
        <w:rPr>
          <w:rFonts w:ascii="Times New Roman" w:hAnsi="Times New Roman" w:cs="Times New Roman"/>
        </w:rPr>
        <w:t>multivariate regression results show</w:t>
      </w:r>
      <w:r w:rsidR="00992DEE" w:rsidRPr="00982FEC">
        <w:rPr>
          <w:rFonts w:ascii="Times New Roman" w:hAnsi="Times New Roman" w:cs="Times New Roman"/>
        </w:rPr>
        <w:t xml:space="preserve">n in </w:t>
      </w:r>
      <w:r w:rsidR="003274DB" w:rsidRPr="00982FEC">
        <w:rPr>
          <w:rFonts w:ascii="Times New Roman" w:hAnsi="Times New Roman" w:cs="Times New Roman"/>
        </w:rPr>
        <w:t xml:space="preserve">Appendix A, Tables </w:t>
      </w:r>
      <w:r w:rsidR="00210F17" w:rsidRPr="00982FEC">
        <w:rPr>
          <w:rFonts w:ascii="Times New Roman" w:hAnsi="Times New Roman" w:cs="Times New Roman"/>
        </w:rPr>
        <w:t>S</w:t>
      </w:r>
      <w:r w:rsidR="00D85809" w:rsidRPr="00982FEC">
        <w:rPr>
          <w:rFonts w:ascii="Times New Roman" w:hAnsi="Times New Roman" w:cs="Times New Roman"/>
        </w:rPr>
        <w:t>8</w:t>
      </w:r>
      <w:r w:rsidR="00374127" w:rsidRPr="00982FEC">
        <w:rPr>
          <w:rFonts w:ascii="Times New Roman" w:hAnsi="Times New Roman" w:cs="Times New Roman"/>
        </w:rPr>
        <w:t xml:space="preserve"> and</w:t>
      </w:r>
      <w:r w:rsidR="003274DB" w:rsidRPr="00982FEC">
        <w:rPr>
          <w:rFonts w:ascii="Times New Roman" w:hAnsi="Times New Roman" w:cs="Times New Roman"/>
        </w:rPr>
        <w:t xml:space="preserve"> </w:t>
      </w:r>
      <w:r w:rsidR="00210F17" w:rsidRPr="00982FEC">
        <w:rPr>
          <w:rFonts w:ascii="Times New Roman" w:hAnsi="Times New Roman" w:cs="Times New Roman"/>
        </w:rPr>
        <w:t>S</w:t>
      </w:r>
      <w:r w:rsidR="00D95302" w:rsidRPr="00982FEC">
        <w:rPr>
          <w:rFonts w:ascii="Times New Roman" w:hAnsi="Times New Roman" w:cs="Times New Roman"/>
        </w:rPr>
        <w:t>9</w:t>
      </w:r>
      <w:r w:rsidR="003274DB" w:rsidRPr="00982FEC">
        <w:rPr>
          <w:rFonts w:ascii="Times New Roman" w:hAnsi="Times New Roman" w:cs="Times New Roman"/>
        </w:rPr>
        <w:t>.</w:t>
      </w:r>
    </w:p>
    <w:p w14:paraId="5BE40002" w14:textId="174FD916" w:rsidR="00F57E80" w:rsidRDefault="007E0ACB" w:rsidP="00146098">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Figure 5 similarly plots the </w:t>
      </w:r>
      <w:r w:rsidR="0030001D" w:rsidRPr="00982FEC">
        <w:rPr>
          <w:rFonts w:ascii="Times New Roman" w:hAnsi="Times New Roman" w:cs="Times New Roman"/>
        </w:rPr>
        <w:t xml:space="preserve">correlations for the tools and </w:t>
      </w:r>
      <w:r w:rsidR="00D05805" w:rsidRPr="00982FEC">
        <w:rPr>
          <w:rFonts w:ascii="Times New Roman" w:hAnsi="Times New Roman" w:cs="Times New Roman"/>
        </w:rPr>
        <w:t xml:space="preserve">six </w:t>
      </w:r>
      <w:r w:rsidR="0030001D" w:rsidRPr="00982FEC">
        <w:rPr>
          <w:rFonts w:ascii="Times New Roman" w:hAnsi="Times New Roman" w:cs="Times New Roman"/>
        </w:rPr>
        <w:t xml:space="preserve">other commonly used development indexes, which include the </w:t>
      </w:r>
      <w:r w:rsidR="00FC6D91" w:rsidRPr="00982FEC">
        <w:rPr>
          <w:rFonts w:ascii="Times New Roman" w:hAnsi="Times New Roman" w:cs="Times New Roman"/>
        </w:rPr>
        <w:t xml:space="preserve">Economics Complexity Index (Hartmann </w:t>
      </w:r>
      <w:r w:rsidR="00FC6D91" w:rsidRPr="00982FEC">
        <w:rPr>
          <w:rFonts w:ascii="Times New Roman" w:hAnsi="Times New Roman" w:cs="Times New Roman"/>
          <w:i/>
          <w:iCs/>
        </w:rPr>
        <w:t>et al.</w:t>
      </w:r>
      <w:r w:rsidR="00FC6D91" w:rsidRPr="00982FEC">
        <w:rPr>
          <w:rFonts w:ascii="Times New Roman" w:hAnsi="Times New Roman" w:cs="Times New Roman"/>
        </w:rPr>
        <w:t xml:space="preserve">, 2017), the Environmental Performance Index (Wolf </w:t>
      </w:r>
      <w:r w:rsidR="00FC6D91" w:rsidRPr="00982FEC">
        <w:rPr>
          <w:rFonts w:ascii="Times New Roman" w:hAnsi="Times New Roman" w:cs="Times New Roman"/>
          <w:i/>
          <w:iCs/>
        </w:rPr>
        <w:t>et al.</w:t>
      </w:r>
      <w:r w:rsidR="00FC6D91" w:rsidRPr="00982FEC">
        <w:rPr>
          <w:rFonts w:ascii="Times New Roman" w:hAnsi="Times New Roman" w:cs="Times New Roman"/>
        </w:rPr>
        <w:t>, 2022), the OECD Better Life Index (Durand, 2015)</w:t>
      </w:r>
      <w:r w:rsidR="0062697D" w:rsidRPr="00982FEC">
        <w:rPr>
          <w:rFonts w:ascii="Times New Roman" w:hAnsi="Times New Roman" w:cs="Times New Roman"/>
        </w:rPr>
        <w:t xml:space="preserve">, the United Nations Human Development Index (UN, 2022), the </w:t>
      </w:r>
      <w:r w:rsidR="00010AD6" w:rsidRPr="00982FEC">
        <w:rPr>
          <w:rFonts w:ascii="Times New Roman" w:hAnsi="Times New Roman" w:cs="Times New Roman"/>
        </w:rPr>
        <w:t>World Bank Human Capital Index (</w:t>
      </w:r>
      <w:r w:rsidR="00922F6B" w:rsidRPr="00982FEC">
        <w:rPr>
          <w:rFonts w:ascii="Times New Roman" w:hAnsi="Times New Roman" w:cs="Times New Roman"/>
        </w:rPr>
        <w:t>Kraay, 2019</w:t>
      </w:r>
      <w:r w:rsidR="00010AD6" w:rsidRPr="00982FEC">
        <w:rPr>
          <w:rFonts w:ascii="Times New Roman" w:hAnsi="Times New Roman" w:cs="Times New Roman"/>
        </w:rPr>
        <w:t xml:space="preserve">), </w:t>
      </w:r>
      <w:r w:rsidR="0062697D" w:rsidRPr="00982FEC">
        <w:rPr>
          <w:rFonts w:ascii="Times New Roman" w:hAnsi="Times New Roman" w:cs="Times New Roman"/>
        </w:rPr>
        <w:t xml:space="preserve">and </w:t>
      </w:r>
      <w:r w:rsidR="00AE541C" w:rsidRPr="00982FEC">
        <w:rPr>
          <w:rFonts w:ascii="Times New Roman" w:hAnsi="Times New Roman" w:cs="Times New Roman"/>
        </w:rPr>
        <w:t>the World Press Freedom Index (</w:t>
      </w:r>
      <w:r w:rsidR="005B1C98" w:rsidRPr="00982FEC">
        <w:rPr>
          <w:rFonts w:ascii="Times New Roman" w:hAnsi="Times New Roman" w:cs="Times New Roman"/>
        </w:rPr>
        <w:t>Reporters without Borders, 2023</w:t>
      </w:r>
      <w:r w:rsidR="00AE541C" w:rsidRPr="00982FEC">
        <w:rPr>
          <w:rFonts w:ascii="Times New Roman" w:hAnsi="Times New Roman" w:cs="Times New Roman"/>
        </w:rPr>
        <w:t xml:space="preserve">). </w:t>
      </w:r>
      <w:r w:rsidR="00127010" w:rsidRPr="00982FEC">
        <w:rPr>
          <w:rFonts w:ascii="Times New Roman" w:hAnsi="Times New Roman" w:cs="Times New Roman"/>
        </w:rPr>
        <w:t>The SPI</w:t>
      </w:r>
      <w:r w:rsidR="008F5F00" w:rsidRPr="00982FEC">
        <w:rPr>
          <w:rFonts w:ascii="Times New Roman" w:hAnsi="Times New Roman" w:cs="Times New Roman"/>
        </w:rPr>
        <w:t xml:space="preserve"> has strongest correlation with three out of the six indexes, followed by the </w:t>
      </w:r>
      <w:r w:rsidR="00127010" w:rsidRPr="00982FEC">
        <w:rPr>
          <w:rFonts w:ascii="Times New Roman" w:hAnsi="Times New Roman" w:cs="Times New Roman"/>
        </w:rPr>
        <w:t xml:space="preserve">ODB </w:t>
      </w:r>
      <w:r w:rsidR="008F5F00" w:rsidRPr="00982FEC">
        <w:rPr>
          <w:rFonts w:ascii="Times New Roman" w:hAnsi="Times New Roman" w:cs="Times New Roman"/>
        </w:rPr>
        <w:t xml:space="preserve">(two indexes), and the ODB (one index). However, </w:t>
      </w:r>
      <w:r w:rsidR="00636712" w:rsidRPr="00982FEC">
        <w:rPr>
          <w:rFonts w:ascii="Times New Roman" w:hAnsi="Times New Roman" w:cs="Times New Roman"/>
        </w:rPr>
        <w:t>most of these correlation coefficients are not statistically significant</w:t>
      </w:r>
      <w:r w:rsidR="003A2011">
        <w:rPr>
          <w:rFonts w:ascii="Times New Roman" w:hAnsi="Times New Roman" w:cs="Times New Roman"/>
        </w:rPr>
        <w:t>ly different</w:t>
      </w:r>
      <w:r w:rsidR="00636712" w:rsidRPr="00982FEC">
        <w:rPr>
          <w:rFonts w:ascii="Times New Roman" w:hAnsi="Times New Roman" w:cs="Times New Roman"/>
        </w:rPr>
        <w:t xml:space="preserve"> from each other</w:t>
      </w:r>
      <w:r w:rsidR="00724E3F" w:rsidRPr="00982FEC">
        <w:rPr>
          <w:rFonts w:ascii="Times New Roman" w:hAnsi="Times New Roman" w:cs="Times New Roman"/>
        </w:rPr>
        <w:t xml:space="preserve"> as shown by statistical tests and further multivariate regression results (Appendix A, </w:t>
      </w:r>
      <w:r w:rsidR="00EF59A2" w:rsidRPr="00982FEC">
        <w:rPr>
          <w:rFonts w:ascii="Times New Roman" w:hAnsi="Times New Roman" w:cs="Times New Roman"/>
        </w:rPr>
        <w:t>Table S</w:t>
      </w:r>
      <w:r w:rsidR="00724E3F" w:rsidRPr="00982FEC">
        <w:rPr>
          <w:rFonts w:ascii="Times New Roman" w:hAnsi="Times New Roman" w:cs="Times New Roman"/>
        </w:rPr>
        <w:t xml:space="preserve">7 and Tables </w:t>
      </w:r>
      <w:r w:rsidR="00210F17" w:rsidRPr="00982FEC">
        <w:rPr>
          <w:rFonts w:ascii="Times New Roman" w:hAnsi="Times New Roman" w:cs="Times New Roman"/>
        </w:rPr>
        <w:t>S</w:t>
      </w:r>
      <w:r w:rsidR="00724E3F" w:rsidRPr="00982FEC">
        <w:rPr>
          <w:rFonts w:ascii="Times New Roman" w:hAnsi="Times New Roman" w:cs="Times New Roman"/>
        </w:rPr>
        <w:t xml:space="preserve">10 to </w:t>
      </w:r>
      <w:r w:rsidR="00210F17" w:rsidRPr="00982FEC">
        <w:rPr>
          <w:rFonts w:ascii="Times New Roman" w:hAnsi="Times New Roman" w:cs="Times New Roman"/>
        </w:rPr>
        <w:t>S</w:t>
      </w:r>
      <w:r w:rsidR="00724E3F" w:rsidRPr="00982FEC">
        <w:rPr>
          <w:rFonts w:ascii="Times New Roman" w:hAnsi="Times New Roman" w:cs="Times New Roman"/>
        </w:rPr>
        <w:t>21)</w:t>
      </w:r>
      <w:r w:rsidR="00636712" w:rsidRPr="00982FEC">
        <w:rPr>
          <w:rFonts w:ascii="Times New Roman" w:hAnsi="Times New Roman" w:cs="Times New Roman"/>
        </w:rPr>
        <w:t xml:space="preserve">, suggesting the tools </w:t>
      </w:r>
      <w:r w:rsidR="0097228C" w:rsidRPr="00982FEC">
        <w:rPr>
          <w:rFonts w:ascii="Times New Roman" w:hAnsi="Times New Roman" w:cs="Times New Roman"/>
        </w:rPr>
        <w:t>having rather similar relationships with the</w:t>
      </w:r>
      <w:r w:rsidR="00100C07" w:rsidRPr="00982FEC">
        <w:rPr>
          <w:rFonts w:ascii="Times New Roman" w:hAnsi="Times New Roman" w:cs="Times New Roman"/>
        </w:rPr>
        <w:t>se six development indexes.</w:t>
      </w:r>
      <w:r w:rsidR="00100C07">
        <w:rPr>
          <w:rFonts w:ascii="Times New Roman" w:hAnsi="Times New Roman" w:cs="Times New Roman"/>
        </w:rPr>
        <w:t xml:space="preserve"> </w:t>
      </w:r>
    </w:p>
    <w:p w14:paraId="3D21A7D3" w14:textId="39519892" w:rsidR="00C85C89" w:rsidRDefault="00C85C89" w:rsidP="00104B43"/>
    <w:p w14:paraId="64566270" w14:textId="2FC1ADB6" w:rsidR="00735CBD" w:rsidRPr="00D2407A" w:rsidRDefault="003711FF" w:rsidP="001F2D61">
      <w:pPr>
        <w:pStyle w:val="Heading1"/>
        <w:spacing w:line="360" w:lineRule="auto"/>
      </w:pPr>
      <w:r>
        <w:t>Discussion</w:t>
      </w:r>
      <w:r w:rsidR="00984A3D">
        <w:t xml:space="preserve"> </w:t>
      </w:r>
    </w:p>
    <w:p w14:paraId="11BFB3B8" w14:textId="150C9B52" w:rsidR="00B35EA3" w:rsidRDefault="00482EDA" w:rsidP="00B35EA3">
      <w:pPr>
        <w:spacing w:after="0" w:line="360" w:lineRule="auto"/>
        <w:ind w:firstLine="360"/>
        <w:jc w:val="both"/>
        <w:rPr>
          <w:rFonts w:ascii="Times New Roman" w:hAnsi="Times New Roman"/>
          <w:sz w:val="24"/>
          <w:szCs w:val="24"/>
        </w:rPr>
      </w:pPr>
      <w:r w:rsidRPr="00982FEC">
        <w:rPr>
          <w:rFonts w:ascii="Times New Roman" w:hAnsi="Times New Roman" w:cs="Times New Roman"/>
          <w:sz w:val="24"/>
          <w:szCs w:val="24"/>
        </w:rPr>
        <w:t>We offer the first rigorous assessment of the various tools</w:t>
      </w:r>
      <w:r w:rsidR="005C2DB5" w:rsidRPr="00982FEC">
        <w:rPr>
          <w:rFonts w:ascii="Times New Roman" w:hAnsi="Times New Roman" w:cs="Times New Roman"/>
          <w:sz w:val="24"/>
          <w:szCs w:val="24"/>
        </w:rPr>
        <w:t xml:space="preserve"> that are commonly used to assess country statistical capacity.</w:t>
      </w:r>
      <w:r w:rsidR="005C2DB5">
        <w:rPr>
          <w:rFonts w:ascii="Times New Roman" w:hAnsi="Times New Roman" w:cs="Times New Roman"/>
          <w:sz w:val="24"/>
          <w:szCs w:val="24"/>
        </w:rPr>
        <w:t xml:space="preserve"> These </w:t>
      </w:r>
      <w:r w:rsidRPr="00271A27">
        <w:rPr>
          <w:rFonts w:ascii="Times New Roman" w:hAnsi="Times New Roman" w:cs="Times New Roman"/>
          <w:sz w:val="24"/>
          <w:szCs w:val="24"/>
        </w:rPr>
        <w:t>includ</w:t>
      </w:r>
      <w:r w:rsidR="005C2DB5">
        <w:rPr>
          <w:rFonts w:ascii="Times New Roman" w:hAnsi="Times New Roman" w:cs="Times New Roman"/>
          <w:sz w:val="24"/>
          <w:szCs w:val="24"/>
        </w:rPr>
        <w:t>e</w:t>
      </w:r>
      <w:r w:rsidRPr="00271A27">
        <w:rPr>
          <w:rFonts w:ascii="Times New Roman" w:hAnsi="Times New Roman" w:cs="Times New Roman"/>
          <w:sz w:val="24"/>
          <w:szCs w:val="24"/>
        </w:rPr>
        <w:t xml:space="preserve"> the </w:t>
      </w:r>
      <w:r w:rsidR="00A6504B" w:rsidRPr="00CF303B">
        <w:rPr>
          <w:rFonts w:ascii="Times New Roman" w:hAnsi="Times New Roman"/>
          <w:sz w:val="24"/>
          <w:szCs w:val="24"/>
        </w:rPr>
        <w:t>Global Data Barometer</w:t>
      </w:r>
      <w:r w:rsidR="00A6504B">
        <w:rPr>
          <w:rFonts w:ascii="Times New Roman" w:hAnsi="Times New Roman"/>
          <w:sz w:val="24"/>
          <w:szCs w:val="24"/>
        </w:rPr>
        <w:t xml:space="preserve"> index (GDB)</w:t>
      </w:r>
      <w:r w:rsidRPr="00271A27">
        <w:rPr>
          <w:rFonts w:ascii="Times New Roman" w:hAnsi="Times New Roman" w:cs="Times New Roman"/>
          <w:sz w:val="24"/>
          <w:szCs w:val="24"/>
        </w:rPr>
        <w:t>,</w:t>
      </w:r>
      <w:r w:rsidR="00907E34">
        <w:rPr>
          <w:rFonts w:ascii="Times New Roman" w:hAnsi="Times New Roman" w:cs="Times New Roman"/>
          <w:sz w:val="24"/>
          <w:szCs w:val="24"/>
        </w:rPr>
        <w:t xml:space="preserve"> the </w:t>
      </w:r>
      <w:r w:rsidR="00907E34" w:rsidRPr="00CF303B">
        <w:rPr>
          <w:rFonts w:ascii="Times New Roman" w:hAnsi="Times New Roman"/>
          <w:sz w:val="24"/>
          <w:szCs w:val="24"/>
        </w:rPr>
        <w:t>Open Data Inventory</w:t>
      </w:r>
      <w:r w:rsidR="00907E34">
        <w:rPr>
          <w:rFonts w:ascii="Times New Roman" w:hAnsi="Times New Roman"/>
          <w:sz w:val="24"/>
          <w:szCs w:val="24"/>
        </w:rPr>
        <w:t xml:space="preserve"> index</w:t>
      </w:r>
      <w:r w:rsidR="00907E34" w:rsidRPr="00CF303B">
        <w:rPr>
          <w:rFonts w:ascii="Times New Roman" w:hAnsi="Times New Roman"/>
          <w:sz w:val="24"/>
          <w:szCs w:val="24"/>
        </w:rPr>
        <w:t xml:space="preserve"> (ODIN)</w:t>
      </w:r>
      <w:r w:rsidR="00907E34">
        <w:rPr>
          <w:rFonts w:ascii="Times New Roman" w:hAnsi="Times New Roman"/>
          <w:sz w:val="24"/>
          <w:szCs w:val="24"/>
        </w:rPr>
        <w:t xml:space="preserve">, the </w:t>
      </w:r>
      <w:r w:rsidR="00907E34" w:rsidRPr="00C2694A">
        <w:rPr>
          <w:rFonts w:ascii="Times New Roman" w:hAnsi="Times New Roman"/>
          <w:sz w:val="24"/>
          <w:szCs w:val="24"/>
        </w:rPr>
        <w:t>Statistical Performance Indicators and Index (SPI)</w:t>
      </w:r>
      <w:r w:rsidR="00DB19D6">
        <w:rPr>
          <w:rFonts w:ascii="Times New Roman" w:hAnsi="Times New Roman"/>
          <w:sz w:val="24"/>
          <w:szCs w:val="24"/>
        </w:rPr>
        <w:t xml:space="preserve">, their </w:t>
      </w:r>
      <w:r w:rsidR="00907E34">
        <w:rPr>
          <w:rFonts w:ascii="Times New Roman" w:hAnsi="Times New Roman"/>
          <w:sz w:val="24"/>
          <w:szCs w:val="24"/>
        </w:rPr>
        <w:t>predecessor</w:t>
      </w:r>
      <w:r w:rsidR="00DB19D6">
        <w:rPr>
          <w:rFonts w:ascii="Times New Roman" w:hAnsi="Times New Roman"/>
          <w:sz w:val="24"/>
          <w:szCs w:val="24"/>
        </w:rPr>
        <w:t>s (</w:t>
      </w:r>
      <w:r w:rsidRPr="00271A27">
        <w:rPr>
          <w:rFonts w:ascii="Times New Roman" w:hAnsi="Times New Roman" w:cs="Times New Roman"/>
          <w:sz w:val="24"/>
          <w:szCs w:val="24"/>
        </w:rPr>
        <w:t>the ODB</w:t>
      </w:r>
      <w:r w:rsidR="00DB19D6">
        <w:rPr>
          <w:rFonts w:ascii="Times New Roman" w:hAnsi="Times New Roman" w:cs="Times New Roman"/>
          <w:sz w:val="24"/>
          <w:szCs w:val="24"/>
        </w:rPr>
        <w:t xml:space="preserve"> and </w:t>
      </w:r>
      <w:r w:rsidRPr="00271A27">
        <w:rPr>
          <w:rFonts w:ascii="Times New Roman" w:hAnsi="Times New Roman" w:cs="Times New Roman"/>
          <w:sz w:val="24"/>
          <w:szCs w:val="24"/>
        </w:rPr>
        <w:t>the SCI</w:t>
      </w:r>
      <w:r w:rsidR="00DB19D6">
        <w:rPr>
          <w:rFonts w:ascii="Times New Roman" w:hAnsi="Times New Roman" w:cs="Times New Roman"/>
          <w:sz w:val="24"/>
          <w:szCs w:val="24"/>
        </w:rPr>
        <w:t>),</w:t>
      </w:r>
      <w:r w:rsidR="001108F7" w:rsidRPr="00271A27">
        <w:rPr>
          <w:rFonts w:ascii="Times New Roman" w:hAnsi="Times New Roman" w:cs="Times New Roman"/>
          <w:sz w:val="24"/>
          <w:szCs w:val="24"/>
        </w:rPr>
        <w:t xml:space="preserve"> and some</w:t>
      </w:r>
      <w:r w:rsidR="00DB19D6">
        <w:rPr>
          <w:rFonts w:ascii="Times New Roman" w:hAnsi="Times New Roman" w:cs="Times New Roman"/>
          <w:sz w:val="24"/>
          <w:szCs w:val="24"/>
        </w:rPr>
        <w:t xml:space="preserve"> regional and</w:t>
      </w:r>
      <w:r w:rsidR="001108F7" w:rsidRPr="00271A27">
        <w:rPr>
          <w:rFonts w:ascii="Times New Roman" w:hAnsi="Times New Roman" w:cs="Times New Roman"/>
          <w:sz w:val="24"/>
          <w:szCs w:val="24"/>
        </w:rPr>
        <w:t xml:space="preserve"> self-assessment tools</w:t>
      </w:r>
      <w:r w:rsidR="005C2DB5">
        <w:rPr>
          <w:rFonts w:ascii="Times New Roman" w:hAnsi="Times New Roman" w:cs="Times New Roman"/>
          <w:sz w:val="24"/>
          <w:szCs w:val="24"/>
        </w:rPr>
        <w:t xml:space="preserve"> (including the </w:t>
      </w:r>
      <w:r w:rsidR="005C2DB5">
        <w:rPr>
          <w:rFonts w:ascii="Times New Roman" w:hAnsi="Times New Roman"/>
          <w:sz w:val="24"/>
          <w:szCs w:val="24"/>
        </w:rPr>
        <w:t>IIAG</w:t>
      </w:r>
      <w:r w:rsidR="005C2DB5">
        <w:rPr>
          <w:rFonts w:ascii="Times New Roman" w:hAnsi="Times New Roman" w:cs="Times New Roman"/>
          <w:sz w:val="24"/>
          <w:szCs w:val="24"/>
        </w:rPr>
        <w:t xml:space="preserve">). </w:t>
      </w:r>
      <w:r w:rsidR="00A522DA">
        <w:rPr>
          <w:rFonts w:ascii="Times New Roman" w:hAnsi="Times New Roman" w:cs="Times New Roman"/>
          <w:sz w:val="24"/>
          <w:szCs w:val="24"/>
        </w:rPr>
        <w:t>E</w:t>
      </w:r>
      <w:r w:rsidRPr="00271A27">
        <w:rPr>
          <w:rFonts w:ascii="Times New Roman" w:hAnsi="Times New Roman" w:cs="Times New Roman"/>
          <w:sz w:val="24"/>
          <w:szCs w:val="24"/>
        </w:rPr>
        <w:t>ach tool follows its own guiding princ</w:t>
      </w:r>
      <w:r w:rsidR="00FF221A" w:rsidRPr="00271A27">
        <w:rPr>
          <w:rFonts w:ascii="Times New Roman" w:hAnsi="Times New Roman" w:cs="Times New Roman"/>
          <w:sz w:val="24"/>
          <w:szCs w:val="24"/>
        </w:rPr>
        <w:t>i</w:t>
      </w:r>
      <w:r w:rsidRPr="00271A27">
        <w:rPr>
          <w:rFonts w:ascii="Times New Roman" w:hAnsi="Times New Roman" w:cs="Times New Roman"/>
          <w:sz w:val="24"/>
          <w:szCs w:val="24"/>
        </w:rPr>
        <w:t xml:space="preserve">ples in </w:t>
      </w:r>
      <w:r w:rsidR="00B35EA3" w:rsidRPr="00271A27">
        <w:rPr>
          <w:rFonts w:ascii="Times New Roman" w:hAnsi="Times New Roman" w:cs="Times New Roman"/>
          <w:sz w:val="24"/>
          <w:szCs w:val="24"/>
        </w:rPr>
        <w:t xml:space="preserve">collecting data and generating its metrics. </w:t>
      </w:r>
      <w:r w:rsidR="001102FA">
        <w:rPr>
          <w:rFonts w:ascii="Times New Roman" w:hAnsi="Times New Roman"/>
          <w:sz w:val="24"/>
          <w:szCs w:val="24"/>
        </w:rPr>
        <w:t xml:space="preserve">Compared to the SPI framework, the ODIN and the ODB focus more on data services and products, the IIAG and the SCI focus more on data products and infrastructure, and the GDB and all the three self-assessment tools focus more on data infrastructure. </w:t>
      </w:r>
      <w:r w:rsidR="00B35EA3">
        <w:rPr>
          <w:rFonts w:ascii="Times New Roman" w:hAnsi="Times New Roman" w:cs="Times New Roman"/>
          <w:sz w:val="24"/>
          <w:szCs w:val="24"/>
        </w:rPr>
        <w:t>While the SPI</w:t>
      </w:r>
      <w:r w:rsidR="00503A08">
        <w:rPr>
          <w:rFonts w:ascii="Times New Roman" w:hAnsi="Times New Roman" w:cs="Times New Roman"/>
          <w:sz w:val="24"/>
          <w:szCs w:val="24"/>
        </w:rPr>
        <w:t xml:space="preserve"> (and SCI)</w:t>
      </w:r>
      <w:r w:rsidR="00B35EA3">
        <w:rPr>
          <w:rFonts w:ascii="Times New Roman" w:hAnsi="Times New Roman" w:cs="Times New Roman"/>
          <w:sz w:val="24"/>
          <w:szCs w:val="24"/>
        </w:rPr>
        <w:t xml:space="preserve"> obtain most of the data from curated international databases, the ODIN exclusively from NSO websites, the GDB</w:t>
      </w:r>
      <w:r w:rsidR="00503A08">
        <w:rPr>
          <w:rFonts w:ascii="Times New Roman" w:hAnsi="Times New Roman" w:cs="Times New Roman"/>
          <w:sz w:val="24"/>
          <w:szCs w:val="24"/>
        </w:rPr>
        <w:t xml:space="preserve"> (and ODB)</w:t>
      </w:r>
      <w:r w:rsidR="00B35EA3">
        <w:rPr>
          <w:rFonts w:ascii="Times New Roman" w:hAnsi="Times New Roman" w:cs="Times New Roman"/>
          <w:sz w:val="24"/>
          <w:szCs w:val="24"/>
        </w:rPr>
        <w:t xml:space="preserve"> mostly from expert surveys, the IIAG from a mix of different sources, and the </w:t>
      </w:r>
      <w:r w:rsidR="00B35EA3">
        <w:rPr>
          <w:rFonts w:ascii="Times New Roman" w:hAnsi="Times New Roman"/>
          <w:sz w:val="24"/>
          <w:szCs w:val="24"/>
        </w:rPr>
        <w:t>three self-assessment tools from expert self-assessment tools. These different methods could offer their own strengths and weaknesses.</w:t>
      </w:r>
    </w:p>
    <w:p w14:paraId="7AF257BE" w14:textId="76092F5B" w:rsidR="00076D78" w:rsidRDefault="00E42294" w:rsidP="00B35EA3">
      <w:pPr>
        <w:spacing w:after="0" w:line="360" w:lineRule="auto"/>
        <w:ind w:firstLine="360"/>
        <w:jc w:val="both"/>
        <w:rPr>
          <w:rFonts w:ascii="Times New Roman" w:hAnsi="Times New Roman"/>
          <w:sz w:val="24"/>
          <w:szCs w:val="24"/>
        </w:rPr>
      </w:pPr>
      <w:r>
        <w:rPr>
          <w:rFonts w:ascii="Times New Roman" w:hAnsi="Times New Roman"/>
          <w:sz w:val="24"/>
          <w:szCs w:val="24"/>
        </w:rPr>
        <w:t>Except for the IIAG</w:t>
      </w:r>
      <w:r w:rsidRPr="00CF303B">
        <w:rPr>
          <w:rFonts w:ascii="Times New Roman" w:hAnsi="Times New Roman"/>
          <w:sz w:val="24"/>
          <w:szCs w:val="24"/>
        </w:rPr>
        <w:t xml:space="preserve"> </w:t>
      </w:r>
      <w:r>
        <w:rPr>
          <w:rFonts w:ascii="Times New Roman" w:hAnsi="Times New Roman"/>
          <w:sz w:val="24"/>
          <w:szCs w:val="24"/>
        </w:rPr>
        <w:t>that focuses on Africa, all the remaining tools are global. T</w:t>
      </w:r>
      <w:r w:rsidR="003F4B02">
        <w:rPr>
          <w:rFonts w:ascii="Times New Roman" w:hAnsi="Times New Roman"/>
          <w:sz w:val="24"/>
          <w:szCs w:val="24"/>
        </w:rPr>
        <w:t xml:space="preserve">he ODIN </w:t>
      </w:r>
      <w:r>
        <w:rPr>
          <w:rFonts w:ascii="Times New Roman" w:hAnsi="Times New Roman"/>
          <w:sz w:val="24"/>
          <w:szCs w:val="24"/>
        </w:rPr>
        <w:t>covers</w:t>
      </w:r>
      <w:r w:rsidR="003A2011">
        <w:rPr>
          <w:rFonts w:ascii="Times New Roman" w:hAnsi="Times New Roman"/>
          <w:sz w:val="24"/>
          <w:szCs w:val="24"/>
        </w:rPr>
        <w:t xml:space="preserve"> the</w:t>
      </w:r>
      <w:r>
        <w:rPr>
          <w:rFonts w:ascii="Times New Roman" w:hAnsi="Times New Roman"/>
          <w:sz w:val="24"/>
          <w:szCs w:val="24"/>
        </w:rPr>
        <w:t xml:space="preserve"> most countries, </w:t>
      </w:r>
      <w:r w:rsidR="003F4B02">
        <w:rPr>
          <w:rFonts w:ascii="Times New Roman" w:hAnsi="Times New Roman"/>
          <w:sz w:val="24"/>
          <w:szCs w:val="24"/>
        </w:rPr>
        <w:t>to be followed by the SPI</w:t>
      </w:r>
      <w:r>
        <w:rPr>
          <w:rFonts w:ascii="Times New Roman" w:hAnsi="Times New Roman"/>
          <w:sz w:val="24"/>
          <w:szCs w:val="24"/>
        </w:rPr>
        <w:t xml:space="preserve"> (and </w:t>
      </w:r>
      <w:r w:rsidR="003F4B02">
        <w:rPr>
          <w:rFonts w:ascii="Times New Roman" w:hAnsi="Times New Roman"/>
          <w:sz w:val="24"/>
          <w:szCs w:val="24"/>
        </w:rPr>
        <w:t xml:space="preserve">the SCI), </w:t>
      </w:r>
      <w:r w:rsidR="003F4B02" w:rsidRPr="00CF303B">
        <w:rPr>
          <w:rFonts w:ascii="Times New Roman" w:hAnsi="Times New Roman"/>
          <w:sz w:val="24"/>
          <w:szCs w:val="24"/>
        </w:rPr>
        <w:t xml:space="preserve">the </w:t>
      </w:r>
      <w:r w:rsidR="003F4B02">
        <w:rPr>
          <w:rFonts w:ascii="Times New Roman" w:hAnsi="Times New Roman"/>
          <w:sz w:val="24"/>
          <w:szCs w:val="24"/>
        </w:rPr>
        <w:t>GDB</w:t>
      </w:r>
      <w:r>
        <w:rPr>
          <w:rFonts w:ascii="Times New Roman" w:hAnsi="Times New Roman"/>
          <w:sz w:val="24"/>
          <w:szCs w:val="24"/>
        </w:rPr>
        <w:t xml:space="preserve"> (and the ODB), </w:t>
      </w:r>
      <w:r w:rsidR="003F4B02">
        <w:rPr>
          <w:rFonts w:ascii="Times New Roman" w:hAnsi="Times New Roman"/>
          <w:sz w:val="24"/>
          <w:szCs w:val="24"/>
        </w:rPr>
        <w:t xml:space="preserve">and </w:t>
      </w:r>
      <w:r w:rsidR="003F4B02" w:rsidRPr="00CF303B">
        <w:rPr>
          <w:rFonts w:ascii="Times New Roman" w:hAnsi="Times New Roman"/>
          <w:sz w:val="24"/>
          <w:szCs w:val="24"/>
        </w:rPr>
        <w:t xml:space="preserve">the </w:t>
      </w:r>
      <w:r w:rsidR="003F4B02">
        <w:rPr>
          <w:rFonts w:ascii="Times New Roman" w:hAnsi="Times New Roman"/>
          <w:sz w:val="24"/>
          <w:szCs w:val="24"/>
        </w:rPr>
        <w:t xml:space="preserve">IIAG (54 countries during 2010-2019). </w:t>
      </w:r>
      <w:r w:rsidR="00FB2D0B" w:rsidRPr="00982FEC">
        <w:rPr>
          <w:rFonts w:ascii="Times New Roman" w:hAnsi="Times New Roman"/>
          <w:sz w:val="24"/>
          <w:szCs w:val="24"/>
        </w:rPr>
        <w:t xml:space="preserve">Regarding measuring recent country progress over time, the ODIN and SPI are </w:t>
      </w:r>
      <w:r w:rsidR="00A35BD2" w:rsidRPr="00982FEC">
        <w:rPr>
          <w:rFonts w:ascii="Times New Roman" w:hAnsi="Times New Roman"/>
          <w:sz w:val="24"/>
          <w:szCs w:val="24"/>
        </w:rPr>
        <w:t xml:space="preserve">the </w:t>
      </w:r>
      <w:r w:rsidR="00FB2D0B" w:rsidRPr="00982FEC">
        <w:rPr>
          <w:rFonts w:ascii="Times New Roman" w:hAnsi="Times New Roman"/>
          <w:sz w:val="24"/>
          <w:szCs w:val="24"/>
        </w:rPr>
        <w:t>two available choices</w:t>
      </w:r>
      <w:r w:rsidR="00A35BD2" w:rsidRPr="00982FEC">
        <w:rPr>
          <w:rFonts w:ascii="Times New Roman" w:hAnsi="Times New Roman"/>
          <w:sz w:val="24"/>
          <w:szCs w:val="24"/>
        </w:rPr>
        <w:t>,</w:t>
      </w:r>
      <w:r w:rsidR="00AC4554" w:rsidRPr="00982FEC">
        <w:rPr>
          <w:rFonts w:ascii="Times New Roman" w:hAnsi="Times New Roman"/>
          <w:sz w:val="24"/>
          <w:szCs w:val="24"/>
        </w:rPr>
        <w:t xml:space="preserve"> </w:t>
      </w:r>
      <w:r w:rsidR="00FB2D0B" w:rsidRPr="00982FEC">
        <w:rPr>
          <w:rFonts w:ascii="Times New Roman" w:hAnsi="Times New Roman"/>
          <w:sz w:val="24"/>
          <w:szCs w:val="24"/>
        </w:rPr>
        <w:t>with the SPI showing somewhat less volatility</w:t>
      </w:r>
      <w:r w:rsidR="00FB2D0B" w:rsidRPr="000559D0">
        <w:rPr>
          <w:rFonts w:ascii="Times New Roman" w:hAnsi="Times New Roman"/>
          <w:sz w:val="24"/>
          <w:szCs w:val="24"/>
        </w:rPr>
        <w:t>.</w:t>
      </w:r>
      <w:r w:rsidR="00666323" w:rsidRPr="000559D0">
        <w:rPr>
          <w:rFonts w:ascii="Times New Roman" w:hAnsi="Times New Roman"/>
          <w:sz w:val="24"/>
          <w:szCs w:val="24"/>
        </w:rPr>
        <w:t xml:space="preserve"> </w:t>
      </w:r>
    </w:p>
    <w:p w14:paraId="68F847EA" w14:textId="11702A62" w:rsidR="009B4DEB" w:rsidRPr="00477B97" w:rsidRDefault="00666323" w:rsidP="00B35EA3">
      <w:pPr>
        <w:spacing w:after="0" w:line="360" w:lineRule="auto"/>
        <w:ind w:firstLine="360"/>
        <w:jc w:val="both"/>
        <w:rPr>
          <w:rFonts w:ascii="Times New Roman" w:hAnsi="Times New Roman"/>
          <w:color w:val="FF0000"/>
          <w:sz w:val="24"/>
          <w:szCs w:val="24"/>
        </w:rPr>
      </w:pPr>
      <w:r w:rsidRPr="00982FEC">
        <w:rPr>
          <w:rFonts w:ascii="Times New Roman" w:hAnsi="Times New Roman"/>
          <w:sz w:val="24"/>
          <w:szCs w:val="24"/>
        </w:rPr>
        <w:t xml:space="preserve">Since strong statistical capacity is crucial </w:t>
      </w:r>
      <w:r w:rsidR="00BC7AE2" w:rsidRPr="00982FEC">
        <w:rPr>
          <w:rFonts w:ascii="Times New Roman" w:hAnsi="Times New Roman"/>
          <w:sz w:val="24"/>
          <w:szCs w:val="24"/>
        </w:rPr>
        <w:t>for monitoring SDG progress and other key development outcomes, we examine the</w:t>
      </w:r>
      <w:r w:rsidR="007017D6" w:rsidRPr="00982FEC">
        <w:rPr>
          <w:rFonts w:ascii="Times New Roman" w:hAnsi="Times New Roman"/>
          <w:sz w:val="24"/>
          <w:szCs w:val="24"/>
        </w:rPr>
        <w:t>ir</w:t>
      </w:r>
      <w:r w:rsidR="00BC7AE2" w:rsidRPr="00982FEC">
        <w:rPr>
          <w:rFonts w:ascii="Times New Roman" w:hAnsi="Times New Roman"/>
          <w:sz w:val="24"/>
          <w:szCs w:val="24"/>
        </w:rPr>
        <w:t xml:space="preserve"> relationships </w:t>
      </w:r>
      <w:r w:rsidR="007017D6" w:rsidRPr="00982FEC">
        <w:rPr>
          <w:rFonts w:ascii="Times New Roman" w:hAnsi="Times New Roman"/>
          <w:sz w:val="24"/>
          <w:szCs w:val="24"/>
        </w:rPr>
        <w:t xml:space="preserve">with </w:t>
      </w:r>
      <w:r w:rsidR="008E6F94" w:rsidRPr="004537C7">
        <w:rPr>
          <w:rFonts w:ascii="Times New Roman" w:hAnsi="Times New Roman"/>
          <w:sz w:val="24"/>
          <w:szCs w:val="24"/>
        </w:rPr>
        <w:t xml:space="preserve">all </w:t>
      </w:r>
      <w:r w:rsidR="007017D6" w:rsidRPr="00982FEC">
        <w:rPr>
          <w:rFonts w:ascii="Times New Roman" w:hAnsi="Times New Roman"/>
          <w:sz w:val="24"/>
          <w:szCs w:val="24"/>
        </w:rPr>
        <w:t xml:space="preserve">the </w:t>
      </w:r>
      <w:r w:rsidR="00BC7AE2" w:rsidRPr="00982FEC">
        <w:rPr>
          <w:rFonts w:ascii="Times New Roman" w:hAnsi="Times New Roman"/>
          <w:sz w:val="24"/>
          <w:szCs w:val="24"/>
        </w:rPr>
        <w:t xml:space="preserve">tools.  </w:t>
      </w:r>
      <w:r w:rsidR="00FB2D0B" w:rsidRPr="00982FEC">
        <w:rPr>
          <w:rFonts w:ascii="Times New Roman" w:hAnsi="Times New Roman"/>
          <w:sz w:val="24"/>
          <w:szCs w:val="24"/>
        </w:rPr>
        <w:t xml:space="preserve"> </w:t>
      </w:r>
      <w:r w:rsidR="002F19AC" w:rsidRPr="00982FEC">
        <w:rPr>
          <w:rFonts w:ascii="Times New Roman" w:hAnsi="Times New Roman"/>
          <w:sz w:val="24"/>
          <w:szCs w:val="24"/>
        </w:rPr>
        <w:t>For the overall SDG index, the SPI  shows the strongest correlation.</w:t>
      </w:r>
      <w:r w:rsidR="009B4DEB" w:rsidRPr="00982FEC">
        <w:rPr>
          <w:rFonts w:ascii="Times New Roman" w:hAnsi="Times New Roman"/>
          <w:sz w:val="24"/>
          <w:szCs w:val="24"/>
        </w:rPr>
        <w:t xml:space="preserve"> The SPI </w:t>
      </w:r>
      <w:r w:rsidR="002D69CC" w:rsidRPr="004537C7">
        <w:rPr>
          <w:rFonts w:ascii="Times New Roman" w:hAnsi="Times New Roman"/>
          <w:sz w:val="24"/>
          <w:szCs w:val="24"/>
        </w:rPr>
        <w:t xml:space="preserve">also exhibits </w:t>
      </w:r>
      <w:r w:rsidR="009B4DEB" w:rsidRPr="00982FEC">
        <w:rPr>
          <w:rFonts w:ascii="Times New Roman" w:hAnsi="Times New Roman"/>
          <w:sz w:val="24"/>
          <w:szCs w:val="24"/>
        </w:rPr>
        <w:t xml:space="preserve">stronger correlations with other popular development indexes such as </w:t>
      </w:r>
      <w:r w:rsidR="00DE52FD" w:rsidRPr="00982FEC">
        <w:rPr>
          <w:rFonts w:ascii="Times New Roman" w:hAnsi="Times New Roman"/>
          <w:sz w:val="24"/>
          <w:szCs w:val="24"/>
        </w:rPr>
        <w:t xml:space="preserve">the Economics Complexity Index, the OECD Better Life Index, the United Nations Human Development Index, </w:t>
      </w:r>
      <w:r w:rsidR="009B4DEB" w:rsidRPr="00982FEC">
        <w:rPr>
          <w:rFonts w:ascii="Times New Roman" w:hAnsi="Times New Roman"/>
          <w:sz w:val="24"/>
          <w:szCs w:val="24"/>
        </w:rPr>
        <w:t>the World Bank Human Capital Index, the World Press Freedom Index, and</w:t>
      </w:r>
      <w:r w:rsidR="00DE52FD" w:rsidRPr="00982FEC">
        <w:rPr>
          <w:rFonts w:ascii="Times New Roman" w:hAnsi="Times New Roman"/>
          <w:sz w:val="24"/>
          <w:szCs w:val="24"/>
        </w:rPr>
        <w:t xml:space="preserve"> Yale University’s Environmental Performance Index</w:t>
      </w:r>
      <w:r w:rsidR="009B4DEB" w:rsidRPr="00982FEC">
        <w:rPr>
          <w:rFonts w:ascii="Times New Roman" w:hAnsi="Times New Roman"/>
          <w:sz w:val="24"/>
          <w:szCs w:val="24"/>
        </w:rPr>
        <w:t xml:space="preserve">. </w:t>
      </w:r>
    </w:p>
    <w:p w14:paraId="68DA26FD" w14:textId="39434D64" w:rsidR="00DF451A" w:rsidRDefault="00DF451A" w:rsidP="001F2D61">
      <w:pPr>
        <w:spacing w:after="0" w:line="360" w:lineRule="auto"/>
        <w:ind w:firstLine="360"/>
        <w:jc w:val="both"/>
        <w:rPr>
          <w:rFonts w:ascii="Times New Roman" w:hAnsi="Times New Roman"/>
          <w:sz w:val="24"/>
          <w:szCs w:val="24"/>
        </w:rPr>
      </w:pPr>
    </w:p>
    <w:p w14:paraId="62DAC356" w14:textId="17763781" w:rsidR="00DF451A" w:rsidRDefault="00DF451A" w:rsidP="00DF451A">
      <w:pPr>
        <w:pStyle w:val="Heading2"/>
      </w:pPr>
      <w:r>
        <w:t>Potential mechanism</w:t>
      </w:r>
      <w:r w:rsidR="00BB2E40">
        <w:t>s</w:t>
      </w:r>
    </w:p>
    <w:p w14:paraId="448E3A22" w14:textId="43BF3256" w:rsidR="00DF451A" w:rsidRPr="000E5540" w:rsidRDefault="00891E8C" w:rsidP="00DC478F">
      <w:pPr>
        <w:pStyle w:val="BodyText"/>
        <w:spacing w:before="0" w:after="0" w:line="360" w:lineRule="auto"/>
        <w:ind w:firstLine="360"/>
        <w:jc w:val="both"/>
        <w:rPr>
          <w:rFonts w:ascii="Times New Roman" w:hAnsi="Times New Roman" w:cs="Times New Roman"/>
        </w:rPr>
      </w:pPr>
      <w:r>
        <w:rPr>
          <w:rFonts w:ascii="Times New Roman" w:hAnsi="Times New Roman"/>
        </w:rPr>
        <w:t>While the different components of each tool form an integral whole, t</w:t>
      </w:r>
      <w:r w:rsidR="00416738">
        <w:rPr>
          <w:rFonts w:ascii="Times New Roman" w:hAnsi="Times New Roman"/>
        </w:rPr>
        <w:t xml:space="preserve">he self-reinforcing </w:t>
      </w:r>
      <w:r w:rsidR="00416738" w:rsidRPr="0033279B">
        <w:rPr>
          <w:rFonts w:ascii="Times New Roman" w:hAnsi="Times New Roman"/>
        </w:rPr>
        <w:t xml:space="preserve">five SPI pillars </w:t>
      </w:r>
      <w:r w:rsidR="005E2A95">
        <w:rPr>
          <w:rFonts w:ascii="Times New Roman" w:hAnsi="Times New Roman"/>
        </w:rPr>
        <w:t>help showcase a</w:t>
      </w:r>
      <w:r w:rsidR="00416738">
        <w:rPr>
          <w:rFonts w:ascii="Times New Roman" w:hAnsi="Times New Roman"/>
        </w:rPr>
        <w:t xml:space="preserve"> virtuous data cycle (</w:t>
      </w:r>
      <w:r w:rsidR="00EF59A2">
        <w:rPr>
          <w:rFonts w:ascii="Times New Roman" w:hAnsi="Times New Roman"/>
        </w:rPr>
        <w:t xml:space="preserve">Figure </w:t>
      </w:r>
      <w:r w:rsidR="00AD141B">
        <w:rPr>
          <w:rFonts w:ascii="Times New Roman" w:hAnsi="Times New Roman"/>
        </w:rPr>
        <w:t>A.</w:t>
      </w:r>
      <w:r w:rsidR="00416738">
        <w:rPr>
          <w:rFonts w:ascii="Times New Roman" w:hAnsi="Times New Roman"/>
        </w:rPr>
        <w:t>1</w:t>
      </w:r>
      <w:r w:rsidR="00AD141B">
        <w:rPr>
          <w:rFonts w:ascii="Times New Roman" w:hAnsi="Times New Roman"/>
        </w:rPr>
        <w:t xml:space="preserve"> in Dang </w:t>
      </w:r>
      <w:r w:rsidR="00AD141B" w:rsidRPr="00AD141B">
        <w:rPr>
          <w:rFonts w:ascii="Times New Roman" w:hAnsi="Times New Roman"/>
          <w:i/>
        </w:rPr>
        <w:t>et al.</w:t>
      </w:r>
      <w:r w:rsidR="00AD141B">
        <w:rPr>
          <w:rFonts w:ascii="Times New Roman" w:hAnsi="Times New Roman"/>
        </w:rPr>
        <w:t xml:space="preserve"> (2023)</w:t>
      </w:r>
      <w:r w:rsidR="00416738">
        <w:rPr>
          <w:rFonts w:ascii="Times New Roman" w:hAnsi="Times New Roman"/>
        </w:rPr>
        <w:t>).</w:t>
      </w:r>
      <w:r w:rsidR="00BD54CE">
        <w:rPr>
          <w:rFonts w:ascii="Times New Roman" w:hAnsi="Times New Roman"/>
        </w:rPr>
        <w:t xml:space="preserve"> </w:t>
      </w:r>
      <w:r w:rsidR="003F1C63">
        <w:rPr>
          <w:rFonts w:ascii="Times New Roman" w:hAnsi="Times New Roman"/>
        </w:rPr>
        <w:t xml:space="preserve">For specific illustration, </w:t>
      </w:r>
      <w:r w:rsidR="000826F7">
        <w:rPr>
          <w:rFonts w:ascii="Times New Roman" w:hAnsi="Times New Roman" w:cs="Times New Roman"/>
        </w:rPr>
        <w:t>Figure 6</w:t>
      </w:r>
      <w:r w:rsidR="00E17999">
        <w:rPr>
          <w:rFonts w:ascii="Times New Roman" w:hAnsi="Times New Roman" w:cs="Times New Roman"/>
        </w:rPr>
        <w:t xml:space="preserve"> suggests a theory of change, where </w:t>
      </w:r>
      <w:r w:rsidR="00DF451A">
        <w:rPr>
          <w:rFonts w:ascii="Times New Roman" w:hAnsi="Times New Roman" w:cs="Times New Roman"/>
        </w:rPr>
        <w:t>the five SPI</w:t>
      </w:r>
      <w:r w:rsidR="00E17999">
        <w:rPr>
          <w:rFonts w:ascii="Times New Roman" w:hAnsi="Times New Roman" w:cs="Times New Roman"/>
        </w:rPr>
        <w:t xml:space="preserve"> pillars</w:t>
      </w:r>
      <w:r w:rsidR="00DF451A">
        <w:rPr>
          <w:rFonts w:ascii="Times New Roman" w:hAnsi="Times New Roman" w:cs="Times New Roman"/>
        </w:rPr>
        <w:t xml:space="preserve"> </w:t>
      </w:r>
      <w:r w:rsidR="00011126">
        <w:rPr>
          <w:rFonts w:ascii="Times New Roman" w:hAnsi="Times New Roman" w:cs="Times New Roman"/>
        </w:rPr>
        <w:t>together</w:t>
      </w:r>
      <w:r w:rsidR="00DF451A">
        <w:rPr>
          <w:rFonts w:ascii="Times New Roman" w:hAnsi="Times New Roman" w:cs="Times New Roman"/>
        </w:rPr>
        <w:t xml:space="preserve"> result in greater data production transparency that enables more data investment and analysis capability and facilitates data flows to key users. The key users—which consist of the government, international organizations, civil society, academia, and the private sector—ensure greater data accountability, provide better policy making and service delivery, and obtain more business efficiency. A better functioning economy, in turns, can contribute more resources to strengthen the country’s statistical capacity. This whole process leads to better development outcomes.</w:t>
      </w:r>
      <w:r w:rsidR="003614DD">
        <w:rPr>
          <w:rFonts w:ascii="Times New Roman" w:hAnsi="Times New Roman" w:cs="Times New Roman"/>
        </w:rPr>
        <w:t xml:space="preserve"> </w:t>
      </w:r>
      <w:r w:rsidR="00E17999">
        <w:rPr>
          <w:rFonts w:ascii="Times New Roman" w:hAnsi="Times New Roman" w:cs="Times New Roman"/>
        </w:rPr>
        <w:t>Conceptually, t</w:t>
      </w:r>
      <w:r w:rsidR="003614DD">
        <w:rPr>
          <w:rFonts w:ascii="Times New Roman" w:hAnsi="Times New Roman" w:cs="Times New Roman"/>
        </w:rPr>
        <w:t>his process applies not just to the SPI, but other assessment tools as well.</w:t>
      </w:r>
      <w:r w:rsidR="00DF451A">
        <w:rPr>
          <w:rFonts w:ascii="Times New Roman" w:hAnsi="Times New Roman" w:cs="Times New Roman"/>
        </w:rPr>
        <w:t xml:space="preserve"> More generally, this theory of change is consistent with the economic theory of asymmetric information</w:t>
      </w:r>
      <w:r w:rsidR="00C81D3A">
        <w:rPr>
          <w:rFonts w:ascii="Times New Roman" w:hAnsi="Times New Roman" w:cs="Times New Roman"/>
        </w:rPr>
        <w:t xml:space="preserve"> (information economics)</w:t>
      </w:r>
      <w:r w:rsidR="00DF451A">
        <w:rPr>
          <w:rFonts w:ascii="Times New Roman" w:hAnsi="Times New Roman" w:cs="Times New Roman"/>
        </w:rPr>
        <w:t>, whereby better information flows among different stakeholders in the economy (including firms, workers, investors, and traders) produce more economic benefits and enable the economy to operate more smoothly (</w:t>
      </w:r>
      <w:r w:rsidR="009F0CE1" w:rsidRPr="000E5540">
        <w:rPr>
          <w:rFonts w:ascii="Times New Roman" w:hAnsi="Times New Roman" w:cs="Times New Roman"/>
        </w:rPr>
        <w:t>Stiglitz, 2002</w:t>
      </w:r>
      <w:r w:rsidR="000E5540" w:rsidRPr="000E5540">
        <w:rPr>
          <w:rFonts w:ascii="Times New Roman" w:hAnsi="Times New Roman" w:cs="Times New Roman"/>
        </w:rPr>
        <w:t>).</w:t>
      </w:r>
    </w:p>
    <w:p w14:paraId="52A11D3A" w14:textId="16F90BE7" w:rsidR="00E74A08" w:rsidRPr="00E74A08" w:rsidRDefault="001644C4" w:rsidP="001F2D61">
      <w:pPr>
        <w:spacing w:after="0" w:line="360" w:lineRule="auto"/>
        <w:ind w:firstLine="360"/>
        <w:jc w:val="both"/>
        <w:rPr>
          <w:rFonts w:ascii="Times New Roman" w:hAnsi="Times New Roman"/>
          <w:sz w:val="24"/>
          <w:szCs w:val="24"/>
        </w:rPr>
      </w:pPr>
      <w:r>
        <w:rPr>
          <w:rFonts w:ascii="Times New Roman" w:hAnsi="Times New Roman"/>
          <w:sz w:val="24"/>
          <w:szCs w:val="24"/>
        </w:rPr>
        <w:t>This process is</w:t>
      </w:r>
      <w:r w:rsidR="00173572">
        <w:rPr>
          <w:rFonts w:ascii="Times New Roman" w:hAnsi="Times New Roman"/>
          <w:sz w:val="24"/>
          <w:szCs w:val="24"/>
        </w:rPr>
        <w:t xml:space="preserve"> broadly consistent with </w:t>
      </w:r>
      <w:r w:rsidR="006725E4">
        <w:rPr>
          <w:rFonts w:ascii="Times New Roman" w:hAnsi="Times New Roman"/>
          <w:sz w:val="24"/>
          <w:szCs w:val="24"/>
        </w:rPr>
        <w:t>the</w:t>
      </w:r>
      <w:r w:rsidR="004D4F21">
        <w:rPr>
          <w:rFonts w:ascii="Times New Roman" w:hAnsi="Times New Roman"/>
          <w:sz w:val="24"/>
          <w:szCs w:val="24"/>
        </w:rPr>
        <w:t xml:space="preserve"> cumulating</w:t>
      </w:r>
      <w:r w:rsidR="006725E4">
        <w:rPr>
          <w:rFonts w:ascii="Times New Roman" w:hAnsi="Times New Roman"/>
          <w:sz w:val="24"/>
          <w:szCs w:val="24"/>
        </w:rPr>
        <w:t xml:space="preserve"> </w:t>
      </w:r>
      <w:r w:rsidR="004D4F21">
        <w:rPr>
          <w:rFonts w:ascii="Times New Roman" w:hAnsi="Times New Roman"/>
          <w:sz w:val="24"/>
          <w:szCs w:val="24"/>
        </w:rPr>
        <w:t>evidence from</w:t>
      </w:r>
      <w:r w:rsidR="006725E4">
        <w:rPr>
          <w:rFonts w:ascii="Times New Roman" w:hAnsi="Times New Roman"/>
          <w:sz w:val="24"/>
          <w:szCs w:val="24"/>
        </w:rPr>
        <w:t xml:space="preserve"> </w:t>
      </w:r>
      <w:r w:rsidR="003D19A6">
        <w:rPr>
          <w:rFonts w:ascii="Times New Roman" w:hAnsi="Times New Roman"/>
          <w:sz w:val="24"/>
          <w:szCs w:val="24"/>
        </w:rPr>
        <w:t xml:space="preserve">a </w:t>
      </w:r>
      <w:r w:rsidR="003D3E97">
        <w:rPr>
          <w:rFonts w:ascii="Times New Roman" w:hAnsi="Times New Roman"/>
          <w:sz w:val="24"/>
          <w:szCs w:val="24"/>
        </w:rPr>
        <w:t>growing</w:t>
      </w:r>
      <w:r w:rsidR="003D19A6">
        <w:rPr>
          <w:rFonts w:ascii="Times New Roman" w:hAnsi="Times New Roman"/>
          <w:sz w:val="24"/>
          <w:szCs w:val="24"/>
        </w:rPr>
        <w:t xml:space="preserve"> literature </w:t>
      </w:r>
      <w:r w:rsidR="00E74A08">
        <w:rPr>
          <w:rFonts w:ascii="Times New Roman" w:hAnsi="Times New Roman"/>
          <w:sz w:val="24"/>
          <w:szCs w:val="24"/>
        </w:rPr>
        <w:t xml:space="preserve">in economics </w:t>
      </w:r>
      <w:r w:rsidR="003D19A6">
        <w:rPr>
          <w:rFonts w:ascii="Times New Roman" w:hAnsi="Times New Roman"/>
          <w:sz w:val="24"/>
          <w:szCs w:val="24"/>
        </w:rPr>
        <w:t xml:space="preserve">that investigates </w:t>
      </w:r>
      <w:r w:rsidR="00173572">
        <w:rPr>
          <w:rFonts w:ascii="Times New Roman" w:hAnsi="Times New Roman"/>
          <w:sz w:val="24"/>
          <w:szCs w:val="24"/>
        </w:rPr>
        <w:t xml:space="preserve">related </w:t>
      </w:r>
      <w:r w:rsidR="003D19A6">
        <w:rPr>
          <w:rFonts w:ascii="Times New Roman" w:hAnsi="Times New Roman"/>
          <w:sz w:val="24"/>
          <w:szCs w:val="24"/>
        </w:rPr>
        <w:t xml:space="preserve">data </w:t>
      </w:r>
      <w:r w:rsidR="00173572">
        <w:rPr>
          <w:rFonts w:ascii="Times New Roman" w:hAnsi="Times New Roman"/>
          <w:sz w:val="24"/>
          <w:szCs w:val="24"/>
        </w:rPr>
        <w:t>topics</w:t>
      </w:r>
      <w:r w:rsidR="00DF4F6D">
        <w:rPr>
          <w:rFonts w:ascii="Times New Roman" w:hAnsi="Times New Roman"/>
          <w:sz w:val="24"/>
          <w:szCs w:val="24"/>
        </w:rPr>
        <w:t>. These include the studies that analyze the SCI (</w:t>
      </w:r>
      <w:r w:rsidR="0067473B">
        <w:rPr>
          <w:rFonts w:ascii="Times New Roman" w:hAnsi="Times New Roman"/>
          <w:sz w:val="24"/>
          <w:szCs w:val="24"/>
        </w:rPr>
        <w:t xml:space="preserve">Appendix A, </w:t>
      </w:r>
      <w:r w:rsidR="00EF59A2">
        <w:rPr>
          <w:rFonts w:ascii="Times New Roman" w:hAnsi="Times New Roman"/>
          <w:sz w:val="24"/>
          <w:szCs w:val="24"/>
        </w:rPr>
        <w:t>Table S</w:t>
      </w:r>
      <w:r w:rsidR="00DF4F6D">
        <w:rPr>
          <w:rFonts w:ascii="Times New Roman" w:hAnsi="Times New Roman"/>
          <w:sz w:val="24"/>
          <w:szCs w:val="24"/>
        </w:rPr>
        <w:t>1)</w:t>
      </w:r>
      <w:r w:rsidR="00E455C3">
        <w:rPr>
          <w:rFonts w:ascii="Times New Roman" w:hAnsi="Times New Roman"/>
          <w:sz w:val="24"/>
          <w:szCs w:val="24"/>
        </w:rPr>
        <w:t>. O</w:t>
      </w:r>
      <w:r w:rsidR="00DF4F6D">
        <w:rPr>
          <w:rFonts w:ascii="Times New Roman" w:hAnsi="Times New Roman"/>
          <w:sz w:val="24"/>
          <w:szCs w:val="24"/>
        </w:rPr>
        <w:t xml:space="preserve">ther </w:t>
      </w:r>
      <w:r w:rsidR="00FE1A5A">
        <w:rPr>
          <w:rFonts w:ascii="Times New Roman" w:hAnsi="Times New Roman"/>
          <w:sz w:val="24"/>
          <w:szCs w:val="24"/>
        </w:rPr>
        <w:t xml:space="preserve">recent </w:t>
      </w:r>
      <w:r w:rsidR="00DF4F6D">
        <w:rPr>
          <w:rFonts w:ascii="Times New Roman" w:hAnsi="Times New Roman"/>
          <w:sz w:val="24"/>
          <w:szCs w:val="24"/>
        </w:rPr>
        <w:t>studies</w:t>
      </w:r>
      <w:r w:rsidR="00E455C3">
        <w:rPr>
          <w:rFonts w:ascii="Times New Roman" w:hAnsi="Times New Roman"/>
          <w:sz w:val="24"/>
          <w:szCs w:val="24"/>
        </w:rPr>
        <w:t xml:space="preserve"> suggest that</w:t>
      </w:r>
      <w:r w:rsidR="00173572">
        <w:rPr>
          <w:rFonts w:ascii="Times New Roman" w:hAnsi="Times New Roman"/>
          <w:sz w:val="24"/>
          <w:szCs w:val="24"/>
        </w:rPr>
        <w:t xml:space="preserve"> </w:t>
      </w:r>
      <w:r w:rsidR="003D19A6">
        <w:rPr>
          <w:rFonts w:ascii="Times New Roman" w:hAnsi="Times New Roman"/>
          <w:sz w:val="24"/>
          <w:szCs w:val="24"/>
        </w:rPr>
        <w:t>increased data transparency</w:t>
      </w:r>
      <w:r w:rsidR="00173572">
        <w:rPr>
          <w:rFonts w:ascii="Times New Roman" w:hAnsi="Times New Roman"/>
          <w:sz w:val="24"/>
          <w:szCs w:val="24"/>
        </w:rPr>
        <w:t xml:space="preserve"> is found to have beneficial effects on GDP and economic growth (</w:t>
      </w:r>
      <w:r w:rsidR="0014302C">
        <w:rPr>
          <w:rFonts w:ascii="Times New Roman" w:hAnsi="Times New Roman"/>
          <w:sz w:val="24"/>
          <w:szCs w:val="24"/>
        </w:rPr>
        <w:t xml:space="preserve">Arezki </w:t>
      </w:r>
      <w:r w:rsidR="0014302C" w:rsidRPr="0033279B">
        <w:rPr>
          <w:rFonts w:ascii="Times New Roman" w:hAnsi="Times New Roman"/>
          <w:i/>
          <w:sz w:val="24"/>
          <w:szCs w:val="24"/>
        </w:rPr>
        <w:t>et al.</w:t>
      </w:r>
      <w:r w:rsidR="0014302C">
        <w:rPr>
          <w:rFonts w:ascii="Times New Roman" w:hAnsi="Times New Roman"/>
          <w:sz w:val="24"/>
          <w:szCs w:val="24"/>
        </w:rPr>
        <w:t xml:space="preserve">, </w:t>
      </w:r>
      <w:r w:rsidR="0014302C" w:rsidRPr="00F8029D">
        <w:rPr>
          <w:rFonts w:ascii="Times New Roman" w:hAnsi="Times New Roman"/>
          <w:sz w:val="24"/>
          <w:szCs w:val="24"/>
        </w:rPr>
        <w:t>2020</w:t>
      </w:r>
      <w:r w:rsidR="0014302C">
        <w:rPr>
          <w:rFonts w:ascii="Times New Roman" w:hAnsi="Times New Roman"/>
          <w:sz w:val="24"/>
          <w:szCs w:val="24"/>
        </w:rPr>
        <w:t xml:space="preserve">; </w:t>
      </w:r>
      <w:r w:rsidR="00173572">
        <w:rPr>
          <w:rFonts w:ascii="Times New Roman" w:hAnsi="Times New Roman"/>
          <w:sz w:val="24"/>
          <w:szCs w:val="24"/>
        </w:rPr>
        <w:t>Islam and Lederman, 2020</w:t>
      </w:r>
      <w:r w:rsidR="00173572" w:rsidRPr="0033279B">
        <w:rPr>
          <w:rFonts w:ascii="Times New Roman" w:hAnsi="Times New Roman"/>
          <w:sz w:val="24"/>
          <w:szCs w:val="24"/>
        </w:rPr>
        <w:t>)</w:t>
      </w:r>
      <w:r w:rsidR="00E171B1">
        <w:rPr>
          <w:rFonts w:ascii="Times New Roman" w:hAnsi="Times New Roman"/>
          <w:sz w:val="24"/>
          <w:szCs w:val="24"/>
        </w:rPr>
        <w:t>,</w:t>
      </w:r>
      <w:r w:rsidR="003D19A6">
        <w:rPr>
          <w:rFonts w:ascii="Times New Roman" w:hAnsi="Times New Roman"/>
          <w:sz w:val="24"/>
          <w:szCs w:val="24"/>
        </w:rPr>
        <w:t xml:space="preserve"> external borrowing costs (</w:t>
      </w:r>
      <w:r w:rsidR="003D19A6" w:rsidRPr="00F8029D">
        <w:rPr>
          <w:rFonts w:ascii="Times New Roman" w:hAnsi="Times New Roman"/>
          <w:sz w:val="24"/>
          <w:szCs w:val="24"/>
        </w:rPr>
        <w:t>Kubota and Zeufack</w:t>
      </w:r>
      <w:r w:rsidR="003D19A6">
        <w:rPr>
          <w:rFonts w:ascii="Times New Roman" w:hAnsi="Times New Roman"/>
          <w:sz w:val="24"/>
          <w:szCs w:val="24"/>
        </w:rPr>
        <w:t>,</w:t>
      </w:r>
      <w:r w:rsidR="003D19A6" w:rsidRPr="00F8029D">
        <w:rPr>
          <w:rFonts w:ascii="Times New Roman" w:hAnsi="Times New Roman"/>
          <w:sz w:val="24"/>
          <w:szCs w:val="24"/>
        </w:rPr>
        <w:t xml:space="preserve"> 2020)</w:t>
      </w:r>
      <w:r w:rsidR="00E171B1">
        <w:rPr>
          <w:rFonts w:ascii="Times New Roman" w:hAnsi="Times New Roman"/>
          <w:sz w:val="24"/>
          <w:szCs w:val="24"/>
        </w:rPr>
        <w:t xml:space="preserve"> as well as</w:t>
      </w:r>
      <w:r w:rsidR="003D19A6">
        <w:rPr>
          <w:rFonts w:ascii="Times New Roman" w:hAnsi="Times New Roman"/>
          <w:sz w:val="24"/>
          <w:szCs w:val="24"/>
        </w:rPr>
        <w:t xml:space="preserve"> </w:t>
      </w:r>
      <w:r w:rsidR="00A5726A">
        <w:rPr>
          <w:rFonts w:ascii="Times New Roman" w:hAnsi="Times New Roman"/>
          <w:sz w:val="24"/>
          <w:szCs w:val="24"/>
        </w:rPr>
        <w:t>a positive relationship with more democracy</w:t>
      </w:r>
      <w:r w:rsidR="003D19A6">
        <w:rPr>
          <w:rFonts w:ascii="Times New Roman" w:hAnsi="Times New Roman"/>
          <w:sz w:val="24"/>
          <w:szCs w:val="24"/>
        </w:rPr>
        <w:t xml:space="preserve"> (</w:t>
      </w:r>
      <w:r w:rsidR="00AC75F0">
        <w:rPr>
          <w:rFonts w:ascii="Times New Roman" w:eastAsia="Times New Roman" w:hAnsi="Times New Roman" w:cs="Times New Roman"/>
          <w:color w:val="000000"/>
          <w:sz w:val="24"/>
          <w:szCs w:val="24"/>
        </w:rPr>
        <w:t>Jan</w:t>
      </w:r>
      <w:r w:rsidR="00A5726A">
        <w:rPr>
          <w:rFonts w:ascii="Times New Roman" w:eastAsia="Times New Roman" w:hAnsi="Times New Roman" w:cs="Times New Roman"/>
          <w:color w:val="000000"/>
          <w:sz w:val="24"/>
          <w:szCs w:val="24"/>
        </w:rPr>
        <w:t>us, 2022</w:t>
      </w:r>
      <w:r w:rsidR="003D19A6">
        <w:rPr>
          <w:rFonts w:ascii="Times New Roman" w:hAnsi="Times New Roman"/>
          <w:sz w:val="24"/>
          <w:szCs w:val="24"/>
        </w:rPr>
        <w:t xml:space="preserve">). More data dissemination, as measured by the amount of data that countries reported to the World Development Indicators (WDI) database maintained by the World Bank, could </w:t>
      </w:r>
      <w:r w:rsidR="003D19A6" w:rsidRPr="00E74A08">
        <w:rPr>
          <w:rFonts w:ascii="Times New Roman" w:hAnsi="Times New Roman"/>
          <w:sz w:val="24"/>
          <w:szCs w:val="24"/>
        </w:rPr>
        <w:t>also help raise economic growth (Hodelin, 2022).</w:t>
      </w:r>
      <w:r w:rsidR="0086179D" w:rsidRPr="00E74A08">
        <w:rPr>
          <w:rFonts w:ascii="Times New Roman" w:hAnsi="Times New Roman"/>
          <w:sz w:val="24"/>
          <w:szCs w:val="24"/>
        </w:rPr>
        <w:t xml:space="preserve"> </w:t>
      </w:r>
      <w:r w:rsidR="00E74A08" w:rsidRPr="00E74A08">
        <w:rPr>
          <w:rFonts w:ascii="Times New Roman" w:hAnsi="Times New Roman" w:cs="Times New Roman"/>
          <w:sz w:val="24"/>
          <w:szCs w:val="24"/>
        </w:rPr>
        <w:t>The beneficial impacts of improved data transparency are also well-documented in other disciplines such as political science (e.g., Kelly and Simmons</w:t>
      </w:r>
      <w:r w:rsidR="00F9738B">
        <w:rPr>
          <w:rFonts w:ascii="Times New Roman" w:hAnsi="Times New Roman" w:cs="Times New Roman"/>
          <w:sz w:val="24"/>
          <w:szCs w:val="24"/>
        </w:rPr>
        <w:t xml:space="preserve"> (</w:t>
      </w:r>
      <w:r w:rsidR="00E74A08" w:rsidRPr="00E74A08">
        <w:rPr>
          <w:rFonts w:ascii="Times New Roman" w:hAnsi="Times New Roman" w:cs="Times New Roman"/>
          <w:sz w:val="24"/>
          <w:szCs w:val="24"/>
        </w:rPr>
        <w:t>2014)</w:t>
      </w:r>
      <w:r w:rsidR="00F9738B">
        <w:rPr>
          <w:rFonts w:ascii="Times New Roman" w:hAnsi="Times New Roman" w:cs="Times New Roman"/>
          <w:sz w:val="24"/>
          <w:szCs w:val="24"/>
        </w:rPr>
        <w:t>)</w:t>
      </w:r>
      <w:r w:rsidR="00E74A08" w:rsidRPr="00E74A08">
        <w:rPr>
          <w:rFonts w:ascii="Times New Roman" w:hAnsi="Times New Roman" w:cs="Times New Roman"/>
          <w:sz w:val="24"/>
          <w:szCs w:val="24"/>
        </w:rPr>
        <w:t xml:space="preserve"> and natural sciences (e.g., Nagaraj </w:t>
      </w:r>
      <w:r w:rsidR="00E74A08" w:rsidRPr="00E74A08">
        <w:rPr>
          <w:rFonts w:ascii="Times New Roman" w:hAnsi="Times New Roman" w:cs="Times New Roman"/>
          <w:i/>
          <w:sz w:val="24"/>
          <w:szCs w:val="24"/>
        </w:rPr>
        <w:t>et al.</w:t>
      </w:r>
      <w:r w:rsidR="00E74A08" w:rsidRPr="00E74A08">
        <w:rPr>
          <w:rFonts w:ascii="Times New Roman" w:hAnsi="Times New Roman" w:cs="Times New Roman"/>
          <w:sz w:val="24"/>
          <w:szCs w:val="24"/>
        </w:rPr>
        <w:t xml:space="preserve"> </w:t>
      </w:r>
      <w:r w:rsidR="00F9738B">
        <w:rPr>
          <w:rFonts w:ascii="Times New Roman" w:hAnsi="Times New Roman" w:cs="Times New Roman"/>
          <w:sz w:val="24"/>
          <w:szCs w:val="24"/>
        </w:rPr>
        <w:t>(</w:t>
      </w:r>
      <w:r w:rsidR="00E74A08" w:rsidRPr="00E74A08">
        <w:rPr>
          <w:rFonts w:ascii="Times New Roman" w:hAnsi="Times New Roman" w:cs="Times New Roman"/>
          <w:sz w:val="24"/>
          <w:szCs w:val="24"/>
        </w:rPr>
        <w:t>2020)</w:t>
      </w:r>
      <w:r w:rsidR="00F9738B">
        <w:rPr>
          <w:rFonts w:ascii="Times New Roman" w:hAnsi="Times New Roman" w:cs="Times New Roman"/>
          <w:sz w:val="24"/>
          <w:szCs w:val="24"/>
        </w:rPr>
        <w:t>)</w:t>
      </w:r>
      <w:r w:rsidR="00E74A08" w:rsidRPr="00E74A08">
        <w:rPr>
          <w:rFonts w:ascii="Times New Roman" w:hAnsi="Times New Roman" w:cs="Times New Roman"/>
          <w:sz w:val="24"/>
          <w:szCs w:val="24"/>
        </w:rPr>
        <w:t xml:space="preserve">. </w:t>
      </w:r>
      <w:r w:rsidR="008E015E">
        <w:rPr>
          <w:rFonts w:ascii="Times New Roman" w:hAnsi="Times New Roman" w:cs="Times New Roman"/>
          <w:sz w:val="24"/>
          <w:szCs w:val="24"/>
        </w:rPr>
        <w:t>As a recent example</w:t>
      </w:r>
      <w:r w:rsidR="00E74A08" w:rsidRPr="00E74A08">
        <w:rPr>
          <w:rFonts w:ascii="Times New Roman" w:hAnsi="Times New Roman" w:cs="Times New Roman"/>
          <w:sz w:val="24"/>
          <w:szCs w:val="24"/>
        </w:rPr>
        <w:t xml:space="preserve">, </w:t>
      </w:r>
      <w:r w:rsidR="008E015E" w:rsidRPr="00E74A08">
        <w:rPr>
          <w:rFonts w:ascii="Times New Roman" w:eastAsia="Times New Roman" w:hAnsi="Times New Roman" w:cs="Times New Roman"/>
          <w:color w:val="000000"/>
          <w:sz w:val="24"/>
          <w:szCs w:val="24"/>
        </w:rPr>
        <w:t xml:space="preserve">Canergie </w:t>
      </w:r>
      <w:r w:rsidR="008E015E" w:rsidRPr="00E74A08">
        <w:rPr>
          <w:rFonts w:ascii="Times New Roman" w:eastAsia="Times New Roman" w:hAnsi="Times New Roman" w:cs="Times New Roman"/>
          <w:i/>
          <w:color w:val="000000"/>
          <w:sz w:val="24"/>
          <w:szCs w:val="24"/>
        </w:rPr>
        <w:t>et al.</w:t>
      </w:r>
      <w:r w:rsidR="008E015E" w:rsidRPr="00E74A08">
        <w:rPr>
          <w:rFonts w:ascii="Times New Roman" w:eastAsia="Times New Roman" w:hAnsi="Times New Roman" w:cs="Times New Roman"/>
          <w:color w:val="000000"/>
          <w:sz w:val="24"/>
          <w:szCs w:val="24"/>
        </w:rPr>
        <w:t xml:space="preserve"> </w:t>
      </w:r>
      <w:r w:rsidR="008E015E">
        <w:rPr>
          <w:rFonts w:ascii="Times New Roman" w:eastAsia="Times New Roman" w:hAnsi="Times New Roman" w:cs="Times New Roman"/>
          <w:color w:val="000000"/>
          <w:sz w:val="24"/>
          <w:szCs w:val="24"/>
        </w:rPr>
        <w:t>(</w:t>
      </w:r>
      <w:r w:rsidR="008E015E" w:rsidRPr="00E74A08">
        <w:rPr>
          <w:rFonts w:ascii="Times New Roman" w:eastAsia="Times New Roman" w:hAnsi="Times New Roman" w:cs="Times New Roman"/>
          <w:color w:val="000000"/>
          <w:sz w:val="24"/>
          <w:szCs w:val="24"/>
        </w:rPr>
        <w:t>2021)</w:t>
      </w:r>
      <w:r w:rsidR="00E74A08" w:rsidRPr="00E74A08">
        <w:rPr>
          <w:rFonts w:ascii="Times New Roman" w:hAnsi="Times New Roman" w:cs="Times New Roman"/>
          <w:sz w:val="24"/>
          <w:szCs w:val="24"/>
        </w:rPr>
        <w:t xml:space="preserve"> observe that p</w:t>
      </w:r>
      <w:r w:rsidR="00E74A08" w:rsidRPr="00E74A08">
        <w:rPr>
          <w:rFonts w:ascii="Times New Roman" w:eastAsia="Times New Roman" w:hAnsi="Times New Roman" w:cs="Times New Roman"/>
          <w:color w:val="000000"/>
          <w:sz w:val="24"/>
          <w:szCs w:val="24"/>
        </w:rPr>
        <w:t>opulist governments report less data to the WDI compared to non-populist governments.</w:t>
      </w:r>
    </w:p>
    <w:p w14:paraId="7B5172B7" w14:textId="77777777" w:rsidR="00A86729" w:rsidRDefault="00A86729" w:rsidP="001F2D61">
      <w:pPr>
        <w:spacing w:after="0" w:line="360" w:lineRule="auto"/>
        <w:ind w:firstLine="360"/>
        <w:jc w:val="both"/>
        <w:rPr>
          <w:rFonts w:ascii="Times New Roman" w:hAnsi="Times New Roman"/>
          <w:sz w:val="24"/>
          <w:szCs w:val="24"/>
        </w:rPr>
      </w:pPr>
    </w:p>
    <w:p w14:paraId="7ABB8C2A" w14:textId="38F5F303" w:rsidR="00A86729" w:rsidRPr="007A12F9" w:rsidRDefault="00F92E01" w:rsidP="002A5C5C">
      <w:pPr>
        <w:pStyle w:val="Heading2"/>
      </w:pPr>
      <w:r>
        <w:t>P</w:t>
      </w:r>
      <w:r w:rsidR="002A5C5C">
        <w:t>olitical economy</w:t>
      </w:r>
      <w:r>
        <w:t xml:space="preserve"> concerns</w:t>
      </w:r>
    </w:p>
    <w:p w14:paraId="34394EFE" w14:textId="7FCC5BDD" w:rsidR="00855FA1" w:rsidRDefault="0047144C" w:rsidP="001F2D61">
      <w:pPr>
        <w:spacing w:after="0" w:line="360" w:lineRule="auto"/>
        <w:ind w:firstLine="360"/>
        <w:jc w:val="both"/>
        <w:rPr>
          <w:rFonts w:ascii="Times New Roman" w:eastAsia="Times New Roman" w:hAnsi="Times New Roman" w:cs="Times New Roman"/>
          <w:color w:val="000000"/>
          <w:sz w:val="24"/>
          <w:szCs w:val="24"/>
        </w:rPr>
      </w:pPr>
      <w:r>
        <w:rPr>
          <w:rFonts w:ascii="Times New Roman" w:hAnsi="Times New Roman"/>
          <w:sz w:val="24"/>
          <w:szCs w:val="24"/>
        </w:rPr>
        <w:t>However, a note of caution can be useful. Better statistics may work</w:t>
      </w:r>
      <w:r w:rsidR="00855FA1">
        <w:rPr>
          <w:rFonts w:ascii="Times New Roman" w:hAnsi="Times New Roman"/>
          <w:sz w:val="24"/>
          <w:szCs w:val="24"/>
        </w:rPr>
        <w:t xml:space="preserve"> (more effectively)</w:t>
      </w:r>
      <w:r>
        <w:rPr>
          <w:rFonts w:ascii="Times New Roman" w:hAnsi="Times New Roman"/>
          <w:sz w:val="24"/>
          <w:szCs w:val="24"/>
        </w:rPr>
        <w:t xml:space="preserve"> under certain conditions. </w:t>
      </w:r>
      <w:r w:rsidR="00855FA1">
        <w:rPr>
          <w:rFonts w:ascii="Times New Roman" w:hAnsi="Times New Roman"/>
          <w:sz w:val="24"/>
          <w:szCs w:val="24"/>
        </w:rPr>
        <w:t>Improving a country’s statistical capacity equips this country with a better tool, but perhaps wh</w:t>
      </w:r>
      <w:r>
        <w:rPr>
          <w:rFonts w:ascii="Times New Roman" w:hAnsi="Times New Roman"/>
          <w:sz w:val="24"/>
          <w:szCs w:val="24"/>
        </w:rPr>
        <w:t xml:space="preserve">at is more important is how these tools are used for the public good and ensuring that these tools are not misused. Put differently, </w:t>
      </w:r>
      <w:r w:rsidR="00855FA1">
        <w:rPr>
          <w:rFonts w:ascii="Times New Roman" w:hAnsi="Times New Roman"/>
          <w:sz w:val="24"/>
          <w:szCs w:val="24"/>
        </w:rPr>
        <w:t xml:space="preserve">improving </w:t>
      </w:r>
      <w:r>
        <w:rPr>
          <w:rFonts w:ascii="Times New Roman" w:hAnsi="Times New Roman"/>
          <w:sz w:val="24"/>
          <w:szCs w:val="24"/>
        </w:rPr>
        <w:t xml:space="preserve">a country’s statistical capacity should not be considered separately </w:t>
      </w:r>
      <w:r w:rsidR="00855FA1">
        <w:rPr>
          <w:rFonts w:ascii="Times New Roman" w:hAnsi="Times New Roman"/>
          <w:sz w:val="24"/>
          <w:szCs w:val="24"/>
        </w:rPr>
        <w:t>as an end by itself</w:t>
      </w:r>
      <w:r>
        <w:rPr>
          <w:rFonts w:ascii="Times New Roman" w:hAnsi="Times New Roman"/>
          <w:sz w:val="24"/>
          <w:szCs w:val="24"/>
        </w:rPr>
        <w:t>, but should be examined toge</w:t>
      </w:r>
      <w:r w:rsidR="00855FA1">
        <w:rPr>
          <w:rFonts w:ascii="Times New Roman" w:hAnsi="Times New Roman"/>
          <w:sz w:val="24"/>
          <w:szCs w:val="24"/>
        </w:rPr>
        <w:t xml:space="preserve">ther with other political economy factors such as governance (including </w:t>
      </w:r>
      <w:r>
        <w:rPr>
          <w:rFonts w:ascii="Times New Roman" w:hAnsi="Times New Roman"/>
          <w:sz w:val="24"/>
          <w:szCs w:val="24"/>
        </w:rPr>
        <w:t>government incentives</w:t>
      </w:r>
      <w:r w:rsidR="00855FA1">
        <w:rPr>
          <w:rFonts w:ascii="Times New Roman" w:hAnsi="Times New Roman"/>
          <w:sz w:val="24"/>
          <w:szCs w:val="24"/>
        </w:rPr>
        <w:t>) to maximize its beneficial impacts</w:t>
      </w:r>
      <w:r>
        <w:rPr>
          <w:rFonts w:ascii="Times New Roman" w:hAnsi="Times New Roman"/>
          <w:sz w:val="24"/>
          <w:szCs w:val="24"/>
        </w:rPr>
        <w:t xml:space="preserve">. Indeed, some recent theoretical evidence suggests that </w:t>
      </w:r>
      <w:r w:rsidRPr="00F8029D">
        <w:rPr>
          <w:rFonts w:ascii="Times New Roman" w:hAnsi="Times New Roman"/>
          <w:sz w:val="24"/>
          <w:szCs w:val="24"/>
        </w:rPr>
        <w:t>improve</w:t>
      </w:r>
      <w:r>
        <w:rPr>
          <w:rFonts w:ascii="Times New Roman" w:hAnsi="Times New Roman"/>
          <w:sz w:val="24"/>
          <w:szCs w:val="24"/>
        </w:rPr>
        <w:t>d</w:t>
      </w:r>
      <w:r w:rsidRPr="00F8029D">
        <w:rPr>
          <w:rFonts w:ascii="Times New Roman" w:hAnsi="Times New Roman"/>
          <w:sz w:val="24"/>
          <w:szCs w:val="24"/>
        </w:rPr>
        <w:t xml:space="preserve"> economic statistics </w:t>
      </w:r>
      <w:r>
        <w:rPr>
          <w:rFonts w:ascii="Times New Roman" w:hAnsi="Times New Roman"/>
          <w:sz w:val="24"/>
          <w:szCs w:val="24"/>
        </w:rPr>
        <w:t xml:space="preserve">may even </w:t>
      </w:r>
      <w:r w:rsidRPr="00F8029D">
        <w:rPr>
          <w:rFonts w:ascii="Times New Roman" w:hAnsi="Times New Roman"/>
          <w:sz w:val="24"/>
          <w:szCs w:val="24"/>
        </w:rPr>
        <w:t>inhibit</w:t>
      </w:r>
      <w:r>
        <w:rPr>
          <w:rFonts w:ascii="Times New Roman" w:hAnsi="Times New Roman"/>
          <w:sz w:val="24"/>
          <w:szCs w:val="24"/>
        </w:rPr>
        <w:t xml:space="preserve"> government </w:t>
      </w:r>
      <w:r w:rsidRPr="00F8029D">
        <w:rPr>
          <w:rFonts w:ascii="Times New Roman" w:hAnsi="Times New Roman"/>
          <w:sz w:val="24"/>
          <w:szCs w:val="24"/>
        </w:rPr>
        <w:t xml:space="preserve">reform attempts, </w:t>
      </w:r>
      <w:r>
        <w:rPr>
          <w:rFonts w:ascii="Times New Roman" w:hAnsi="Times New Roman"/>
          <w:sz w:val="24"/>
          <w:szCs w:val="24"/>
        </w:rPr>
        <w:t xml:space="preserve">since with better statistics, </w:t>
      </w:r>
      <w:r w:rsidR="00CA08EB">
        <w:rPr>
          <w:rFonts w:ascii="Times New Roman" w:hAnsi="Times New Roman"/>
          <w:sz w:val="24"/>
          <w:szCs w:val="24"/>
        </w:rPr>
        <w:t>politicians</w:t>
      </w:r>
      <w:r>
        <w:rPr>
          <w:rFonts w:ascii="Times New Roman" w:hAnsi="Times New Roman"/>
          <w:sz w:val="24"/>
          <w:szCs w:val="24"/>
        </w:rPr>
        <w:t xml:space="preserve"> no longer can hide if their</w:t>
      </w:r>
      <w:r w:rsidRPr="00136F13">
        <w:rPr>
          <w:rFonts w:ascii="Times New Roman" w:hAnsi="Times New Roman"/>
          <w:sz w:val="24"/>
          <w:szCs w:val="24"/>
        </w:rPr>
        <w:t xml:space="preserve"> </w:t>
      </w:r>
      <w:r w:rsidRPr="00F8029D">
        <w:rPr>
          <w:rFonts w:ascii="Times New Roman" w:hAnsi="Times New Roman"/>
          <w:sz w:val="24"/>
          <w:szCs w:val="24"/>
        </w:rPr>
        <w:t>reform</w:t>
      </w:r>
      <w:r w:rsidR="00E105B7">
        <w:rPr>
          <w:rFonts w:ascii="Times New Roman" w:hAnsi="Times New Roman"/>
          <w:sz w:val="24"/>
          <w:szCs w:val="24"/>
        </w:rPr>
        <w:t xml:space="preserve"> effort</w:t>
      </w:r>
      <w:r w:rsidRPr="00F8029D">
        <w:rPr>
          <w:rFonts w:ascii="Times New Roman" w:hAnsi="Times New Roman"/>
          <w:sz w:val="24"/>
          <w:szCs w:val="24"/>
        </w:rPr>
        <w:t>s are failing</w:t>
      </w:r>
      <w:r>
        <w:rPr>
          <w:rFonts w:ascii="Times New Roman" w:hAnsi="Times New Roman"/>
          <w:sz w:val="24"/>
          <w:szCs w:val="24"/>
        </w:rPr>
        <w:t xml:space="preserve"> and thus face </w:t>
      </w:r>
      <w:r w:rsidRPr="00F8029D">
        <w:rPr>
          <w:rFonts w:ascii="Times New Roman" w:hAnsi="Times New Roman"/>
          <w:sz w:val="24"/>
          <w:szCs w:val="24"/>
        </w:rPr>
        <w:t>a higher risk of electoral losses</w:t>
      </w:r>
      <w:r>
        <w:rPr>
          <w:rFonts w:ascii="Times New Roman" w:hAnsi="Times New Roman"/>
          <w:sz w:val="24"/>
          <w:szCs w:val="24"/>
        </w:rPr>
        <w:t xml:space="preserve"> (</w:t>
      </w:r>
      <w:r w:rsidRPr="00F8029D">
        <w:rPr>
          <w:rFonts w:ascii="Times New Roman" w:eastAsia="Times New Roman" w:hAnsi="Times New Roman" w:cs="Times New Roman"/>
          <w:color w:val="000000"/>
          <w:sz w:val="24"/>
          <w:szCs w:val="24"/>
        </w:rPr>
        <w:t xml:space="preserve">Binswanger </w:t>
      </w:r>
      <w:r>
        <w:rPr>
          <w:rFonts w:ascii="Times New Roman" w:eastAsia="Times New Roman" w:hAnsi="Times New Roman" w:cs="Times New Roman"/>
          <w:color w:val="000000"/>
          <w:sz w:val="24"/>
          <w:szCs w:val="24"/>
        </w:rPr>
        <w:t>and</w:t>
      </w:r>
      <w:r w:rsidRPr="00F8029D">
        <w:rPr>
          <w:rFonts w:ascii="Times New Roman" w:eastAsia="Times New Roman" w:hAnsi="Times New Roman" w:cs="Times New Roman"/>
          <w:color w:val="000000"/>
          <w:sz w:val="24"/>
          <w:szCs w:val="24"/>
        </w:rPr>
        <w:t xml:space="preserve"> Oechslin</w:t>
      </w:r>
      <w:r>
        <w:rPr>
          <w:rFonts w:ascii="Times New Roman" w:eastAsia="Times New Roman" w:hAnsi="Times New Roman" w:cs="Times New Roman"/>
          <w:color w:val="000000"/>
          <w:sz w:val="24"/>
          <w:szCs w:val="24"/>
        </w:rPr>
        <w:t>,</w:t>
      </w:r>
      <w:r w:rsidRPr="00F8029D">
        <w:rPr>
          <w:rFonts w:ascii="Times New Roman" w:eastAsia="Times New Roman" w:hAnsi="Times New Roman" w:cs="Times New Roman"/>
          <w:color w:val="000000"/>
          <w:sz w:val="24"/>
          <w:szCs w:val="24"/>
        </w:rPr>
        <w:t xml:space="preserve"> 2020)</w:t>
      </w:r>
      <w:r>
        <w:rPr>
          <w:rFonts w:ascii="Times New Roman" w:eastAsia="Times New Roman" w:hAnsi="Times New Roman" w:cs="Times New Roman"/>
          <w:color w:val="000000"/>
          <w:sz w:val="24"/>
          <w:szCs w:val="24"/>
        </w:rPr>
        <w:t xml:space="preserve">. </w:t>
      </w:r>
    </w:p>
    <w:p w14:paraId="50291404" w14:textId="27887D94" w:rsidR="008220FE" w:rsidRDefault="00CA08EB" w:rsidP="001F2D61">
      <w:pP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Alternatively, p</w:t>
      </w:r>
      <w:r w:rsidRPr="00CA08EB">
        <w:rPr>
          <w:rFonts w:ascii="Times New Roman" w:eastAsia="Times New Roman" w:hAnsi="Times New Roman" w:cs="Times New Roman"/>
          <w:color w:val="000000"/>
          <w:sz w:val="24"/>
          <w:szCs w:val="24"/>
        </w:rPr>
        <w:t>olicy</w:t>
      </w:r>
      <w:r w:rsidR="00820EF9">
        <w:rPr>
          <w:rFonts w:ascii="Times New Roman" w:eastAsia="Times New Roman" w:hAnsi="Times New Roman" w:cs="Times New Roman"/>
          <w:color w:val="000000"/>
          <w:sz w:val="24"/>
          <w:szCs w:val="24"/>
        </w:rPr>
        <w:t xml:space="preserve"> </w:t>
      </w:r>
      <w:r w:rsidRPr="00CA08EB">
        <w:rPr>
          <w:rFonts w:ascii="Times New Roman" w:eastAsia="Times New Roman" w:hAnsi="Times New Roman" w:cs="Times New Roman"/>
          <w:color w:val="000000"/>
          <w:sz w:val="24"/>
          <w:szCs w:val="24"/>
        </w:rPr>
        <w:t xml:space="preserve">makers and  politicians  may  fear  </w:t>
      </w:r>
      <w:r>
        <w:rPr>
          <w:rFonts w:ascii="Times New Roman" w:eastAsia="Times New Roman" w:hAnsi="Times New Roman" w:cs="Times New Roman"/>
          <w:color w:val="000000"/>
          <w:sz w:val="24"/>
          <w:szCs w:val="24"/>
        </w:rPr>
        <w:t xml:space="preserve">public or timely </w:t>
      </w:r>
      <w:r w:rsidRPr="00CA08EB">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dissemination</w:t>
      </w:r>
      <w:r w:rsidRPr="00CA08EB">
        <w:rPr>
          <w:rFonts w:ascii="Times New Roman" w:eastAsia="Times New Roman" w:hAnsi="Times New Roman" w:cs="Times New Roman"/>
          <w:color w:val="000000"/>
          <w:sz w:val="24"/>
          <w:szCs w:val="24"/>
        </w:rPr>
        <w:t xml:space="preserve">  for  a  variety  of  reasons</w:t>
      </w:r>
      <w:r>
        <w:rPr>
          <w:rFonts w:ascii="Times New Roman" w:eastAsia="Times New Roman" w:hAnsi="Times New Roman" w:cs="Times New Roman"/>
          <w:color w:val="000000"/>
          <w:sz w:val="24"/>
          <w:szCs w:val="24"/>
        </w:rPr>
        <w:t>, such as</w:t>
      </w:r>
      <w:r w:rsidR="00503DF7">
        <w:rPr>
          <w:rFonts w:ascii="Times New Roman" w:eastAsia="Times New Roman" w:hAnsi="Times New Roman" w:cs="Times New Roman"/>
          <w:color w:val="000000"/>
          <w:sz w:val="24"/>
          <w:szCs w:val="24"/>
        </w:rPr>
        <w:t xml:space="preserve"> more accountability,</w:t>
      </w:r>
      <w:r w:rsidR="000925D4">
        <w:rPr>
          <w:rFonts w:ascii="Times New Roman" w:eastAsia="Times New Roman" w:hAnsi="Times New Roman" w:cs="Times New Roman"/>
          <w:color w:val="000000"/>
          <w:sz w:val="24"/>
          <w:szCs w:val="24"/>
        </w:rPr>
        <w:t xml:space="preserve"> increased public scrutiny (e.g., </w:t>
      </w:r>
      <w:r w:rsidRPr="00CA08EB">
        <w:rPr>
          <w:rFonts w:ascii="Times New Roman" w:eastAsia="Times New Roman" w:hAnsi="Times New Roman" w:cs="Times New Roman"/>
          <w:color w:val="000000"/>
          <w:sz w:val="24"/>
          <w:szCs w:val="24"/>
        </w:rPr>
        <w:t xml:space="preserve">the  data  </w:t>
      </w:r>
      <w:r w:rsidR="000925D4">
        <w:rPr>
          <w:rFonts w:ascii="Times New Roman" w:eastAsia="Times New Roman" w:hAnsi="Times New Roman" w:cs="Times New Roman"/>
          <w:color w:val="000000"/>
          <w:sz w:val="24"/>
          <w:szCs w:val="24"/>
        </w:rPr>
        <w:t xml:space="preserve">may </w:t>
      </w:r>
      <w:r w:rsidRPr="00CA08EB">
        <w:rPr>
          <w:rFonts w:ascii="Times New Roman" w:eastAsia="Times New Roman" w:hAnsi="Times New Roman" w:cs="Times New Roman"/>
          <w:color w:val="000000"/>
          <w:sz w:val="24"/>
          <w:szCs w:val="24"/>
        </w:rPr>
        <w:t xml:space="preserve">present  a  </w:t>
      </w:r>
      <w:r w:rsidR="000925D4" w:rsidRPr="00CA08EB">
        <w:rPr>
          <w:rFonts w:ascii="Times New Roman" w:eastAsia="Times New Roman" w:hAnsi="Times New Roman" w:cs="Times New Roman"/>
          <w:color w:val="000000"/>
          <w:sz w:val="24"/>
          <w:szCs w:val="24"/>
        </w:rPr>
        <w:t xml:space="preserve">simplistic </w:t>
      </w:r>
      <w:r w:rsidRPr="00CA08EB">
        <w:rPr>
          <w:rFonts w:ascii="Times New Roman" w:eastAsia="Times New Roman" w:hAnsi="Times New Roman" w:cs="Times New Roman"/>
          <w:color w:val="000000"/>
          <w:sz w:val="24"/>
          <w:szCs w:val="24"/>
        </w:rPr>
        <w:t>perspective</w:t>
      </w:r>
      <w:r>
        <w:rPr>
          <w:rFonts w:ascii="Times New Roman" w:eastAsia="Times New Roman" w:hAnsi="Times New Roman" w:cs="Times New Roman"/>
          <w:color w:val="000000"/>
          <w:sz w:val="24"/>
          <w:szCs w:val="24"/>
        </w:rPr>
        <w:t xml:space="preserve"> that does not </w:t>
      </w:r>
      <w:r w:rsidR="00866217">
        <w:rPr>
          <w:rFonts w:ascii="Times New Roman" w:eastAsia="Times New Roman" w:hAnsi="Times New Roman" w:cs="Times New Roman"/>
          <w:color w:val="000000"/>
          <w:sz w:val="24"/>
          <w:szCs w:val="24"/>
        </w:rPr>
        <w:t>do</w:t>
      </w:r>
      <w:r w:rsidR="00A03A7E">
        <w:rPr>
          <w:rFonts w:ascii="Times New Roman" w:eastAsia="Times New Roman" w:hAnsi="Times New Roman" w:cs="Times New Roman"/>
          <w:color w:val="000000"/>
          <w:sz w:val="24"/>
          <w:szCs w:val="24"/>
        </w:rPr>
        <w:t xml:space="preserve"> full</w:t>
      </w:r>
      <w:r w:rsidR="00866217">
        <w:rPr>
          <w:rFonts w:ascii="Times New Roman" w:eastAsia="Times New Roman" w:hAnsi="Times New Roman" w:cs="Times New Roman"/>
          <w:color w:val="000000"/>
          <w:sz w:val="24"/>
          <w:szCs w:val="24"/>
        </w:rPr>
        <w:t xml:space="preserve"> credit to</w:t>
      </w:r>
      <w:r>
        <w:rPr>
          <w:rFonts w:ascii="Times New Roman" w:eastAsia="Times New Roman" w:hAnsi="Times New Roman" w:cs="Times New Roman"/>
          <w:color w:val="000000"/>
          <w:sz w:val="24"/>
          <w:szCs w:val="24"/>
        </w:rPr>
        <w:t xml:space="preserve"> the</w:t>
      </w:r>
      <w:r w:rsidR="000925D4">
        <w:rPr>
          <w:rFonts w:ascii="Times New Roman" w:eastAsia="Times New Roman" w:hAnsi="Times New Roman" w:cs="Times New Roman"/>
          <w:color w:val="000000"/>
          <w:sz w:val="24"/>
          <w:szCs w:val="24"/>
        </w:rPr>
        <w:t xml:space="preserve"> complex</w:t>
      </w:r>
      <w:r>
        <w:rPr>
          <w:rFonts w:ascii="Times New Roman" w:eastAsia="Times New Roman" w:hAnsi="Times New Roman" w:cs="Times New Roman"/>
          <w:color w:val="000000"/>
          <w:sz w:val="24"/>
          <w:szCs w:val="24"/>
        </w:rPr>
        <w:t xml:space="preserve"> policy-making process</w:t>
      </w:r>
      <w:r w:rsidR="000925D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or</w:t>
      </w:r>
      <w:r w:rsidR="000925D4">
        <w:rPr>
          <w:rFonts w:ascii="Times New Roman" w:eastAsia="Times New Roman" w:hAnsi="Times New Roman" w:cs="Times New Roman"/>
          <w:color w:val="000000"/>
          <w:sz w:val="24"/>
          <w:szCs w:val="24"/>
        </w:rPr>
        <w:t xml:space="preserve"> potential loss of </w:t>
      </w:r>
      <w:r w:rsidR="00DA0520">
        <w:rPr>
          <w:rFonts w:ascii="Times New Roman" w:eastAsia="Times New Roman" w:hAnsi="Times New Roman" w:cs="Times New Roman"/>
          <w:color w:val="000000"/>
          <w:sz w:val="24"/>
          <w:szCs w:val="24"/>
        </w:rPr>
        <w:t xml:space="preserve">immediate </w:t>
      </w:r>
      <w:r w:rsidR="000925D4">
        <w:rPr>
          <w:rFonts w:ascii="Times New Roman" w:eastAsia="Times New Roman" w:hAnsi="Times New Roman" w:cs="Times New Roman"/>
          <w:color w:val="000000"/>
          <w:sz w:val="24"/>
          <w:szCs w:val="24"/>
        </w:rPr>
        <w:t xml:space="preserve">public support (e.g., </w:t>
      </w:r>
      <w:r w:rsidRPr="00CA08EB">
        <w:rPr>
          <w:rFonts w:ascii="Times New Roman" w:eastAsia="Times New Roman" w:hAnsi="Times New Roman" w:cs="Times New Roman"/>
          <w:color w:val="000000"/>
          <w:sz w:val="24"/>
          <w:szCs w:val="24"/>
        </w:rPr>
        <w:t xml:space="preserve">policies </w:t>
      </w:r>
      <w:r w:rsidR="000925D4">
        <w:rPr>
          <w:rFonts w:ascii="Times New Roman" w:eastAsia="Times New Roman" w:hAnsi="Times New Roman" w:cs="Times New Roman"/>
          <w:color w:val="000000"/>
          <w:sz w:val="24"/>
          <w:szCs w:val="24"/>
        </w:rPr>
        <w:t>may</w:t>
      </w:r>
      <w:r w:rsidRPr="00CA08EB">
        <w:rPr>
          <w:rFonts w:ascii="Times New Roman" w:eastAsia="Times New Roman" w:hAnsi="Times New Roman" w:cs="Times New Roman"/>
          <w:color w:val="000000"/>
          <w:sz w:val="24"/>
          <w:szCs w:val="24"/>
        </w:rPr>
        <w:t xml:space="preserve"> </w:t>
      </w:r>
      <w:r w:rsidR="00DA0520">
        <w:rPr>
          <w:rFonts w:ascii="Times New Roman" w:eastAsia="Times New Roman" w:hAnsi="Times New Roman" w:cs="Times New Roman"/>
          <w:color w:val="000000"/>
          <w:sz w:val="24"/>
          <w:szCs w:val="24"/>
        </w:rPr>
        <w:t>take more</w:t>
      </w:r>
      <w:r>
        <w:rPr>
          <w:rFonts w:ascii="Times New Roman" w:eastAsia="Times New Roman" w:hAnsi="Times New Roman" w:cs="Times New Roman"/>
          <w:color w:val="000000"/>
          <w:sz w:val="24"/>
          <w:szCs w:val="24"/>
        </w:rPr>
        <w:t xml:space="preserve"> time</w:t>
      </w:r>
      <w:r w:rsidR="00DA0520">
        <w:rPr>
          <w:rFonts w:ascii="Times New Roman" w:eastAsia="Times New Roman" w:hAnsi="Times New Roman" w:cs="Times New Roman"/>
          <w:color w:val="000000"/>
          <w:sz w:val="24"/>
          <w:szCs w:val="24"/>
        </w:rPr>
        <w:t xml:space="preserve"> than expected to work</w:t>
      </w:r>
      <w:r w:rsidR="000925D4">
        <w:rPr>
          <w:rFonts w:ascii="Times New Roman" w:eastAsia="Times New Roman" w:hAnsi="Times New Roman" w:cs="Times New Roman"/>
          <w:color w:val="000000"/>
          <w:sz w:val="24"/>
          <w:szCs w:val="24"/>
        </w:rPr>
        <w:t>)</w:t>
      </w:r>
      <w:r w:rsidR="00BF453F">
        <w:rPr>
          <w:rFonts w:ascii="Times New Roman" w:eastAsia="Times New Roman" w:hAnsi="Times New Roman" w:cs="Times New Roman"/>
          <w:color w:val="000000"/>
          <w:sz w:val="24"/>
          <w:szCs w:val="24"/>
        </w:rPr>
        <w:t xml:space="preserve"> </w:t>
      </w:r>
      <w:r w:rsidR="004D3C86">
        <w:rPr>
          <w:rFonts w:ascii="Times New Roman" w:eastAsia="Times New Roman" w:hAnsi="Times New Roman" w:cs="Times New Roman"/>
          <w:color w:val="000000"/>
          <w:sz w:val="24"/>
          <w:szCs w:val="24"/>
        </w:rPr>
        <w:t xml:space="preserve">(Taylor, 2016; Dargent </w:t>
      </w:r>
      <w:r w:rsidR="004D3C86" w:rsidRPr="0033279B">
        <w:rPr>
          <w:rFonts w:ascii="Times New Roman" w:eastAsia="Times New Roman" w:hAnsi="Times New Roman" w:cs="Times New Roman"/>
          <w:i/>
          <w:color w:val="000000"/>
          <w:sz w:val="24"/>
          <w:szCs w:val="24"/>
        </w:rPr>
        <w:t>et al.</w:t>
      </w:r>
      <w:r w:rsidR="004D3C86">
        <w:rPr>
          <w:rFonts w:ascii="Times New Roman" w:eastAsia="Times New Roman" w:hAnsi="Times New Roman" w:cs="Times New Roman"/>
          <w:color w:val="000000"/>
          <w:sz w:val="24"/>
          <w:szCs w:val="24"/>
        </w:rPr>
        <w:t xml:space="preserve">, 2018; Agrawal and Kumar, 2020) </w:t>
      </w:r>
      <w:r w:rsidR="00BF453F">
        <w:rPr>
          <w:rFonts w:ascii="Times New Roman" w:eastAsia="Times New Roman" w:hAnsi="Times New Roman" w:cs="Times New Roman"/>
          <w:color w:val="000000"/>
          <w:sz w:val="24"/>
          <w:szCs w:val="24"/>
        </w:rPr>
        <w:t xml:space="preserve">or not being able to </w:t>
      </w:r>
      <w:r w:rsidR="00B33C0E">
        <w:rPr>
          <w:rFonts w:ascii="Times New Roman" w:eastAsia="Times New Roman" w:hAnsi="Times New Roman" w:cs="Times New Roman"/>
          <w:color w:val="000000"/>
          <w:sz w:val="24"/>
          <w:szCs w:val="24"/>
        </w:rPr>
        <w:t>secure</w:t>
      </w:r>
      <w:r w:rsidR="00BF453F">
        <w:rPr>
          <w:rFonts w:ascii="Times New Roman" w:eastAsia="Times New Roman" w:hAnsi="Times New Roman" w:cs="Times New Roman"/>
          <w:color w:val="000000"/>
          <w:sz w:val="24"/>
          <w:szCs w:val="24"/>
        </w:rPr>
        <w:t xml:space="preserve"> more loans</w:t>
      </w:r>
      <w:r>
        <w:rPr>
          <w:rFonts w:ascii="Times New Roman" w:eastAsia="Times New Roman" w:hAnsi="Times New Roman" w:cs="Times New Roman"/>
          <w:color w:val="000000"/>
          <w:sz w:val="24"/>
          <w:szCs w:val="24"/>
        </w:rPr>
        <w:t xml:space="preserve"> (</w:t>
      </w:r>
      <w:r w:rsidR="00BF453F">
        <w:rPr>
          <w:rFonts w:ascii="Times New Roman" w:eastAsia="Times New Roman" w:hAnsi="Times New Roman" w:cs="Times New Roman"/>
          <w:color w:val="000000"/>
          <w:sz w:val="24"/>
          <w:szCs w:val="24"/>
        </w:rPr>
        <w:t>Coyle, 2015</w:t>
      </w:r>
      <w:r w:rsidR="004D3C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AC41E7">
        <w:rPr>
          <w:rFonts w:ascii="Times New Roman" w:eastAsia="Times New Roman" w:hAnsi="Times New Roman" w:cs="Times New Roman"/>
          <w:color w:val="000000"/>
          <w:sz w:val="24"/>
          <w:szCs w:val="24"/>
        </w:rPr>
        <w:t xml:space="preserve"> </w:t>
      </w:r>
      <w:r w:rsidR="0047144C">
        <w:rPr>
          <w:rFonts w:ascii="Times New Roman" w:eastAsia="Times New Roman" w:hAnsi="Times New Roman" w:cs="Times New Roman"/>
          <w:color w:val="000000"/>
          <w:sz w:val="24"/>
          <w:szCs w:val="24"/>
        </w:rPr>
        <w:t xml:space="preserve">Similarly, </w:t>
      </w:r>
      <w:r w:rsidR="00A03A7E">
        <w:rPr>
          <w:rFonts w:ascii="Times New Roman" w:eastAsia="Times New Roman" w:hAnsi="Times New Roman" w:cs="Times New Roman"/>
          <w:color w:val="000000"/>
          <w:sz w:val="24"/>
          <w:szCs w:val="24"/>
        </w:rPr>
        <w:t xml:space="preserve">for sustainable solutions, </w:t>
      </w:r>
      <w:r w:rsidR="0047144C">
        <w:rPr>
          <w:rFonts w:ascii="Times New Roman" w:eastAsia="Times New Roman" w:hAnsi="Times New Roman" w:cs="Times New Roman"/>
          <w:color w:val="000000"/>
          <w:sz w:val="24"/>
          <w:szCs w:val="24"/>
        </w:rPr>
        <w:t xml:space="preserve">improving statistical capacity may not just </w:t>
      </w:r>
      <w:r w:rsidR="00A03A7E">
        <w:rPr>
          <w:rFonts w:ascii="Times New Roman" w:eastAsia="Times New Roman" w:hAnsi="Times New Roman" w:cs="Times New Roman"/>
          <w:color w:val="000000"/>
          <w:sz w:val="24"/>
          <w:szCs w:val="24"/>
        </w:rPr>
        <w:t xml:space="preserve">include </w:t>
      </w:r>
      <w:r w:rsidR="0047144C">
        <w:rPr>
          <w:rFonts w:ascii="Times New Roman" w:eastAsia="Times New Roman" w:hAnsi="Times New Roman" w:cs="Times New Roman"/>
          <w:color w:val="000000"/>
          <w:sz w:val="24"/>
          <w:szCs w:val="24"/>
        </w:rPr>
        <w:t>setting things right</w:t>
      </w:r>
      <w:r w:rsidR="00A03A7E">
        <w:rPr>
          <w:rFonts w:ascii="Times New Roman" w:eastAsia="Times New Roman" w:hAnsi="Times New Roman" w:cs="Times New Roman"/>
          <w:color w:val="000000"/>
          <w:sz w:val="24"/>
          <w:szCs w:val="24"/>
        </w:rPr>
        <w:t xml:space="preserve"> in the short term</w:t>
      </w:r>
      <w:r w:rsidR="0047144C">
        <w:rPr>
          <w:rFonts w:ascii="Times New Roman" w:eastAsia="Times New Roman" w:hAnsi="Times New Roman" w:cs="Times New Roman"/>
          <w:color w:val="000000"/>
          <w:sz w:val="24"/>
          <w:szCs w:val="24"/>
        </w:rPr>
        <w:t>, but may also require more nuanced thinking about the varying degrees that official economic indicators can be manipulated</w:t>
      </w:r>
      <w:r w:rsidR="00A0403E">
        <w:rPr>
          <w:rFonts w:ascii="Times New Roman" w:eastAsia="Times New Roman" w:hAnsi="Times New Roman" w:cs="Times New Roman"/>
          <w:color w:val="000000"/>
          <w:sz w:val="24"/>
          <w:szCs w:val="24"/>
        </w:rPr>
        <w:t xml:space="preserve"> in specific contexts,</w:t>
      </w:r>
      <w:r w:rsidR="0047144C">
        <w:rPr>
          <w:rFonts w:ascii="Times New Roman" w:eastAsia="Times New Roman" w:hAnsi="Times New Roman" w:cs="Times New Roman"/>
          <w:color w:val="000000"/>
          <w:sz w:val="24"/>
          <w:szCs w:val="24"/>
        </w:rPr>
        <w:t xml:space="preserve"> and how solutions can be tailor-made to address </w:t>
      </w:r>
      <w:r w:rsidR="00A0403E">
        <w:rPr>
          <w:rFonts w:ascii="Times New Roman" w:eastAsia="Times New Roman" w:hAnsi="Times New Roman" w:cs="Times New Roman"/>
          <w:color w:val="000000"/>
          <w:sz w:val="24"/>
          <w:szCs w:val="24"/>
        </w:rPr>
        <w:t>these</w:t>
      </w:r>
      <w:r w:rsidR="0047144C">
        <w:rPr>
          <w:rFonts w:ascii="Times New Roman" w:eastAsia="Times New Roman" w:hAnsi="Times New Roman" w:cs="Times New Roman"/>
          <w:color w:val="000000"/>
          <w:sz w:val="24"/>
          <w:szCs w:val="24"/>
        </w:rPr>
        <w:t xml:space="preserve"> challenges</w:t>
      </w:r>
      <w:r w:rsidR="00A0403E">
        <w:rPr>
          <w:rFonts w:ascii="Times New Roman" w:eastAsia="Times New Roman" w:hAnsi="Times New Roman" w:cs="Times New Roman"/>
          <w:color w:val="000000"/>
          <w:sz w:val="24"/>
          <w:szCs w:val="24"/>
        </w:rPr>
        <w:t xml:space="preserve"> on a long-term basis</w:t>
      </w:r>
      <w:r w:rsidR="00A03A7E">
        <w:rPr>
          <w:rFonts w:ascii="Times New Roman" w:eastAsia="Times New Roman" w:hAnsi="Times New Roman" w:cs="Times New Roman"/>
          <w:color w:val="000000"/>
          <w:sz w:val="24"/>
          <w:szCs w:val="24"/>
        </w:rPr>
        <w:t xml:space="preserve">. This process </w:t>
      </w:r>
      <w:r w:rsidR="0047144C">
        <w:rPr>
          <w:rFonts w:ascii="Times New Roman" w:eastAsia="Times New Roman" w:hAnsi="Times New Roman" w:cs="Times New Roman"/>
          <w:color w:val="000000"/>
          <w:sz w:val="24"/>
          <w:szCs w:val="24"/>
        </w:rPr>
        <w:t>is appropriately named “many shades of wrong” by Arag</w:t>
      </w:r>
      <w:r w:rsidR="00D70C03">
        <w:rPr>
          <w:rFonts w:ascii="Times New Roman" w:eastAsia="Times New Roman" w:hAnsi="Times New Roman" w:cs="Times New Roman"/>
          <w:color w:val="000000"/>
          <w:sz w:val="24"/>
          <w:szCs w:val="24"/>
        </w:rPr>
        <w:t>a</w:t>
      </w:r>
      <w:r w:rsidR="0047144C">
        <w:rPr>
          <w:rFonts w:ascii="Times New Roman" w:eastAsia="Times New Roman" w:hAnsi="Times New Roman" w:cs="Times New Roman"/>
          <w:color w:val="000000"/>
          <w:sz w:val="24"/>
          <w:szCs w:val="24"/>
        </w:rPr>
        <w:t>o and Linsi (2022).</w:t>
      </w:r>
    </w:p>
    <w:p w14:paraId="7CA6D26E" w14:textId="77777777" w:rsidR="002A5C5C" w:rsidRDefault="002A5C5C" w:rsidP="001F2D61">
      <w:pPr>
        <w:spacing w:after="0" w:line="360" w:lineRule="auto"/>
        <w:ind w:firstLine="360"/>
        <w:jc w:val="both"/>
        <w:rPr>
          <w:rFonts w:ascii="Times New Roman" w:eastAsia="Times New Roman" w:hAnsi="Times New Roman" w:cs="Times New Roman"/>
          <w:color w:val="000000"/>
          <w:sz w:val="24"/>
          <w:szCs w:val="24"/>
        </w:rPr>
      </w:pPr>
    </w:p>
    <w:p w14:paraId="2C4DAEBD" w14:textId="214E0607" w:rsidR="002A5C5C" w:rsidRDefault="0001063E" w:rsidP="0001063E">
      <w:pPr>
        <w:pStyle w:val="Heading2"/>
      </w:pPr>
      <w:r>
        <w:t>Future directions</w:t>
      </w:r>
    </w:p>
    <w:p w14:paraId="2D0B2396" w14:textId="4BC6A576" w:rsidR="009D1D63" w:rsidRDefault="0001063E" w:rsidP="0001063E">
      <w:pPr>
        <w:spacing w:after="0" w:line="360" w:lineRule="auto"/>
        <w:ind w:firstLine="360"/>
        <w:jc w:val="both"/>
        <w:rPr>
          <w:rFonts w:ascii="Times New Roman" w:hAnsi="Times New Roman"/>
          <w:sz w:val="24"/>
          <w:szCs w:val="24"/>
        </w:rPr>
      </w:pPr>
      <w:r>
        <w:rPr>
          <w:rFonts w:ascii="Times New Roman" w:hAnsi="Times New Roman"/>
          <w:sz w:val="24"/>
          <w:szCs w:val="24"/>
        </w:rPr>
        <w:t>More optimistically, the world is</w:t>
      </w:r>
      <w:r w:rsidR="00755893">
        <w:rPr>
          <w:rFonts w:ascii="Times New Roman" w:hAnsi="Times New Roman"/>
          <w:sz w:val="24"/>
          <w:szCs w:val="24"/>
        </w:rPr>
        <w:t xml:space="preserve"> expected to be</w:t>
      </w:r>
      <w:r>
        <w:rPr>
          <w:rFonts w:ascii="Times New Roman" w:hAnsi="Times New Roman"/>
          <w:sz w:val="24"/>
          <w:szCs w:val="24"/>
        </w:rPr>
        <w:t xml:space="preserve"> moving toward an </w:t>
      </w:r>
      <w:r w:rsidRPr="001F1A09">
        <w:rPr>
          <w:rFonts w:ascii="Times New Roman" w:hAnsi="Times New Roman"/>
          <w:sz w:val="24"/>
          <w:szCs w:val="24"/>
        </w:rPr>
        <w:t>integrated national data system (INDS)</w:t>
      </w:r>
      <w:r>
        <w:rPr>
          <w:rFonts w:ascii="Times New Roman" w:hAnsi="Times New Roman"/>
          <w:sz w:val="24"/>
          <w:szCs w:val="24"/>
        </w:rPr>
        <w:t xml:space="preserve"> framework, which</w:t>
      </w:r>
      <w:r w:rsidRPr="001F1A09">
        <w:rPr>
          <w:rFonts w:ascii="Times New Roman" w:hAnsi="Times New Roman"/>
          <w:sz w:val="24"/>
          <w:szCs w:val="24"/>
        </w:rPr>
        <w:t xml:space="preserve"> enables the production of data relevant to development, and fosters the equitable and safe flow of data between government, individuals, civil society, academia, and the private sector</w:t>
      </w:r>
      <w:r>
        <w:rPr>
          <w:rFonts w:ascii="Times New Roman" w:hAnsi="Times New Roman"/>
          <w:sz w:val="24"/>
          <w:szCs w:val="24"/>
        </w:rPr>
        <w:t xml:space="preserve"> (World Bank, 2021).</w:t>
      </w:r>
      <w:r>
        <w:rPr>
          <w:rFonts w:ascii="Times New Roman" w:hAnsi="Times New Roman" w:cs="Times New Roman"/>
          <w:sz w:val="24"/>
          <w:szCs w:val="24"/>
        </w:rPr>
        <w:t xml:space="preserve"> In this process, countries at different levels of data (or resources) development can formulate their own best strategy to improve their statistical capacity. Specifically, </w:t>
      </w:r>
      <w:r>
        <w:rPr>
          <w:rFonts w:ascii="Times New Roman" w:hAnsi="Times New Roman"/>
          <w:sz w:val="24"/>
          <w:szCs w:val="24"/>
        </w:rPr>
        <w:t>at the basic level,</w:t>
      </w:r>
      <w:r w:rsidRPr="00CF36FC">
        <w:rPr>
          <w:rFonts w:ascii="Times New Roman" w:hAnsi="Times New Roman"/>
          <w:sz w:val="24"/>
          <w:szCs w:val="24"/>
        </w:rPr>
        <w:t xml:space="preserve"> </w:t>
      </w:r>
      <w:r w:rsidRPr="007A12F9">
        <w:rPr>
          <w:rFonts w:ascii="Times New Roman" w:hAnsi="Times New Roman"/>
          <w:sz w:val="24"/>
          <w:szCs w:val="24"/>
        </w:rPr>
        <w:t>countries can prioritize establishing the fundamentals of a national data system. Once the fundamentals are in place, countries can seek to initiate</w:t>
      </w:r>
      <w:r>
        <w:rPr>
          <w:rFonts w:ascii="Times New Roman" w:hAnsi="Times New Roman"/>
          <w:sz w:val="24"/>
          <w:szCs w:val="24"/>
        </w:rPr>
        <w:t xml:space="preserve"> better</w:t>
      </w:r>
      <w:r w:rsidRPr="007A12F9">
        <w:rPr>
          <w:rFonts w:ascii="Times New Roman" w:hAnsi="Times New Roman"/>
          <w:sz w:val="24"/>
          <w:szCs w:val="24"/>
        </w:rPr>
        <w:t xml:space="preserve"> data flows</w:t>
      </w:r>
      <w:r>
        <w:rPr>
          <w:rFonts w:ascii="Times New Roman" w:hAnsi="Times New Roman"/>
          <w:sz w:val="24"/>
          <w:szCs w:val="24"/>
        </w:rPr>
        <w:t xml:space="preserve"> among different stakeholders</w:t>
      </w:r>
      <w:r w:rsidRPr="007A12F9">
        <w:rPr>
          <w:rFonts w:ascii="Times New Roman" w:hAnsi="Times New Roman"/>
          <w:sz w:val="24"/>
          <w:szCs w:val="24"/>
        </w:rPr>
        <w:t>. At advanced levels of data maturity, the goal is to optimize the system</w:t>
      </w:r>
      <w:r>
        <w:rPr>
          <w:rFonts w:ascii="Times New Roman" w:hAnsi="Times New Roman"/>
          <w:sz w:val="24"/>
          <w:szCs w:val="24"/>
        </w:rPr>
        <w:t xml:space="preserve"> for the best possible outcomes. </w:t>
      </w:r>
    </w:p>
    <w:p w14:paraId="7B456449" w14:textId="3476B499" w:rsidR="0061142C" w:rsidRPr="007255D5" w:rsidRDefault="0001063E" w:rsidP="00BC59DF">
      <w:pPr>
        <w:spacing w:after="0" w:line="360" w:lineRule="auto"/>
        <w:ind w:firstLine="360"/>
        <w:jc w:val="both"/>
        <w:rPr>
          <w:rFonts w:ascii="Times New Roman" w:hAnsi="Times New Roman" w:cs="Times New Roman"/>
          <w:sz w:val="24"/>
          <w:szCs w:val="24"/>
        </w:rPr>
      </w:pPr>
      <w:r>
        <w:rPr>
          <w:rFonts w:ascii="Times New Roman" w:hAnsi="Times New Roman"/>
          <w:sz w:val="24"/>
          <w:szCs w:val="24"/>
        </w:rPr>
        <w:t xml:space="preserve">Kitzmueller </w:t>
      </w:r>
      <w:r w:rsidRPr="007A12F9">
        <w:rPr>
          <w:rFonts w:ascii="Times New Roman" w:hAnsi="Times New Roman"/>
          <w:i/>
          <w:sz w:val="24"/>
          <w:szCs w:val="24"/>
        </w:rPr>
        <w:t>et al.</w:t>
      </w:r>
      <w:r>
        <w:rPr>
          <w:rFonts w:ascii="Times New Roman" w:hAnsi="Times New Roman"/>
          <w:sz w:val="24"/>
          <w:szCs w:val="24"/>
        </w:rPr>
        <w:t xml:space="preserve"> (2021) offer a discussion of the data systems and efforts to improve them using three real-life country examples—Ghana, Mexico, and Estonia that correspond to the three levels of data development—and well illustrate each country’s current position regarding statistical capacity with their SPI score. </w:t>
      </w:r>
      <w:r w:rsidR="008170B1">
        <w:rPr>
          <w:rFonts w:ascii="Times New Roman" w:hAnsi="Times New Roman"/>
          <w:sz w:val="24"/>
          <w:szCs w:val="24"/>
        </w:rPr>
        <w:t xml:space="preserve">Jolliffe </w:t>
      </w:r>
      <w:r w:rsidR="008170B1" w:rsidRPr="008170B1">
        <w:rPr>
          <w:rFonts w:ascii="Times New Roman" w:hAnsi="Times New Roman"/>
          <w:i/>
          <w:sz w:val="24"/>
          <w:szCs w:val="24"/>
        </w:rPr>
        <w:t>et al.</w:t>
      </w:r>
      <w:r w:rsidR="008170B1">
        <w:rPr>
          <w:rFonts w:ascii="Times New Roman" w:hAnsi="Times New Roman"/>
          <w:sz w:val="24"/>
          <w:szCs w:val="24"/>
        </w:rPr>
        <w:t xml:space="preserve"> (2023) argue that d</w:t>
      </w:r>
      <w:r w:rsidR="008170B1" w:rsidRPr="008170B1">
        <w:rPr>
          <w:rFonts w:ascii="Times New Roman" w:hAnsi="Times New Roman"/>
          <w:sz w:val="24"/>
          <w:szCs w:val="24"/>
        </w:rPr>
        <w:t xml:space="preserve">ata produced by the public sector can have transformational impacts on development outcomes through better targeting of resources, improved service delivery, cost savings, increased accountability, and more. </w:t>
      </w:r>
      <w:r w:rsidR="007E2C04">
        <w:rPr>
          <w:rFonts w:ascii="Times New Roman" w:hAnsi="Times New Roman" w:cs="Times New Roman"/>
          <w:sz w:val="24"/>
          <w:szCs w:val="24"/>
        </w:rPr>
        <w:t xml:space="preserve">Carpenter </w:t>
      </w:r>
      <w:r w:rsidR="007E2C04" w:rsidRPr="005825B0">
        <w:rPr>
          <w:rFonts w:ascii="Times New Roman" w:hAnsi="Times New Roman" w:cs="Times New Roman"/>
          <w:i/>
          <w:iCs/>
          <w:sz w:val="24"/>
          <w:szCs w:val="24"/>
        </w:rPr>
        <w:t>et al.</w:t>
      </w:r>
      <w:r w:rsidR="007E2C04">
        <w:rPr>
          <w:rFonts w:ascii="Times New Roman" w:hAnsi="Times New Roman" w:cs="Times New Roman"/>
          <w:sz w:val="24"/>
          <w:szCs w:val="24"/>
        </w:rPr>
        <w:t xml:space="preserve"> (2022) and Reddy </w:t>
      </w:r>
      <w:r w:rsidR="007E2C04" w:rsidRPr="005C6927">
        <w:rPr>
          <w:rFonts w:ascii="Times New Roman" w:hAnsi="Times New Roman" w:cs="Times New Roman"/>
          <w:i/>
          <w:iCs/>
          <w:sz w:val="24"/>
          <w:szCs w:val="24"/>
        </w:rPr>
        <w:t>et al.</w:t>
      </w:r>
      <w:r w:rsidR="007E2C04">
        <w:rPr>
          <w:rFonts w:ascii="Times New Roman" w:hAnsi="Times New Roman" w:cs="Times New Roman"/>
          <w:sz w:val="24"/>
          <w:szCs w:val="24"/>
        </w:rPr>
        <w:t xml:space="preserve"> (2023) describe various South-South and North-South initiatives to improve local statistical capacity (in medical statistics), ranging from setting up joint graduate study programs and research projects to consulting consortiums for rapid response to the COVID-19 pandemic.</w:t>
      </w:r>
      <w:r w:rsidR="00C6238B">
        <w:rPr>
          <w:rFonts w:ascii="Times New Roman" w:hAnsi="Times New Roman" w:cs="Times New Roman"/>
          <w:sz w:val="24"/>
          <w:szCs w:val="24"/>
        </w:rPr>
        <w:t xml:space="preserve"> Using volunteer data </w:t>
      </w:r>
      <w:r w:rsidR="00C6238B" w:rsidRPr="007255D5">
        <w:rPr>
          <w:rFonts w:ascii="Times New Roman" w:hAnsi="Times New Roman" w:cs="Times New Roman"/>
          <w:sz w:val="24"/>
          <w:szCs w:val="24"/>
        </w:rPr>
        <w:t xml:space="preserve">collected by </w:t>
      </w:r>
      <w:r w:rsidR="005B7F5B" w:rsidRPr="007255D5">
        <w:rPr>
          <w:rFonts w:ascii="Times New Roman" w:hAnsi="Times New Roman" w:cs="Times New Roman"/>
          <w:sz w:val="24"/>
          <w:szCs w:val="24"/>
        </w:rPr>
        <w:t xml:space="preserve">other stakeholders, including </w:t>
      </w:r>
      <w:r w:rsidR="00C6238B" w:rsidRPr="008116A6">
        <w:rPr>
          <w:rFonts w:ascii="Times New Roman" w:hAnsi="Times New Roman" w:cs="Times New Roman"/>
          <w:sz w:val="24"/>
          <w:szCs w:val="24"/>
        </w:rPr>
        <w:t>citizen scientists, private sector companies</w:t>
      </w:r>
      <w:r w:rsidR="007255D5">
        <w:rPr>
          <w:rFonts w:ascii="Times New Roman" w:hAnsi="Times New Roman" w:cs="Times New Roman"/>
          <w:sz w:val="24"/>
          <w:szCs w:val="24"/>
        </w:rPr>
        <w:t>,</w:t>
      </w:r>
      <w:r w:rsidR="00C6238B" w:rsidRPr="008116A6">
        <w:rPr>
          <w:rFonts w:ascii="Times New Roman" w:hAnsi="Times New Roman" w:cs="Times New Roman"/>
          <w:sz w:val="24"/>
          <w:szCs w:val="24"/>
        </w:rPr>
        <w:t xml:space="preserve"> and </w:t>
      </w:r>
      <w:r w:rsidR="007255D5">
        <w:rPr>
          <w:rFonts w:ascii="Times New Roman" w:hAnsi="Times New Roman" w:cs="Times New Roman"/>
          <w:sz w:val="24"/>
          <w:szCs w:val="24"/>
        </w:rPr>
        <w:t>other</w:t>
      </w:r>
      <w:r w:rsidR="00C6238B" w:rsidRPr="008116A6">
        <w:rPr>
          <w:rFonts w:ascii="Times New Roman" w:hAnsi="Times New Roman" w:cs="Times New Roman"/>
          <w:sz w:val="24"/>
          <w:szCs w:val="24"/>
        </w:rPr>
        <w:t xml:space="preserve"> organizations</w:t>
      </w:r>
      <w:r w:rsidR="005B7F5B" w:rsidRPr="008116A6">
        <w:rPr>
          <w:rFonts w:ascii="Times New Roman" w:hAnsi="Times New Roman" w:cs="Times New Roman"/>
          <w:sz w:val="24"/>
          <w:szCs w:val="24"/>
        </w:rPr>
        <w:t xml:space="preserve">, could encourage the public to </w:t>
      </w:r>
      <w:r w:rsidR="00BE0576" w:rsidRPr="008116A6">
        <w:rPr>
          <w:rFonts w:ascii="Times New Roman" w:hAnsi="Times New Roman" w:cs="Times New Roman"/>
          <w:sz w:val="24"/>
          <w:szCs w:val="24"/>
        </w:rPr>
        <w:t>further participate in building up statistical capacity</w:t>
      </w:r>
      <w:r w:rsidR="00B01262">
        <w:rPr>
          <w:rFonts w:ascii="Times New Roman" w:hAnsi="Times New Roman" w:cs="Times New Roman"/>
          <w:sz w:val="24"/>
          <w:szCs w:val="24"/>
        </w:rPr>
        <w:t>, filling SDG data gaps,</w:t>
      </w:r>
      <w:r w:rsidR="00BE0576" w:rsidRPr="008116A6">
        <w:rPr>
          <w:rFonts w:ascii="Times New Roman" w:hAnsi="Times New Roman" w:cs="Times New Roman"/>
          <w:sz w:val="24"/>
          <w:szCs w:val="24"/>
        </w:rPr>
        <w:t xml:space="preserve"> and </w:t>
      </w:r>
      <w:r w:rsidR="00743B6A" w:rsidRPr="008116A6">
        <w:rPr>
          <w:rFonts w:ascii="Times New Roman" w:hAnsi="Times New Roman" w:cs="Times New Roman"/>
          <w:sz w:val="24"/>
          <w:szCs w:val="24"/>
        </w:rPr>
        <w:t>enhanc</w:t>
      </w:r>
      <w:r w:rsidR="00B01262">
        <w:rPr>
          <w:rFonts w:ascii="Times New Roman" w:hAnsi="Times New Roman" w:cs="Times New Roman"/>
          <w:sz w:val="24"/>
          <w:szCs w:val="24"/>
        </w:rPr>
        <w:t>ing</w:t>
      </w:r>
      <w:r w:rsidR="00743B6A" w:rsidRPr="008116A6">
        <w:rPr>
          <w:rFonts w:ascii="Times New Roman" w:hAnsi="Times New Roman" w:cs="Times New Roman"/>
          <w:sz w:val="24"/>
          <w:szCs w:val="24"/>
        </w:rPr>
        <w:t xml:space="preserve"> government</w:t>
      </w:r>
      <w:r w:rsidR="00B43B88">
        <w:rPr>
          <w:rFonts w:ascii="Times New Roman" w:hAnsi="Times New Roman" w:cs="Times New Roman"/>
          <w:sz w:val="24"/>
          <w:szCs w:val="24"/>
        </w:rPr>
        <w:t xml:space="preserve"> ability to monitor</w:t>
      </w:r>
      <w:r w:rsidR="00F971F7">
        <w:rPr>
          <w:rFonts w:ascii="Times New Roman" w:hAnsi="Times New Roman" w:cs="Times New Roman"/>
          <w:sz w:val="24"/>
          <w:szCs w:val="24"/>
        </w:rPr>
        <w:t xml:space="preserve"> public service delivery and better protect the environment</w:t>
      </w:r>
      <w:r w:rsidR="00743B6A" w:rsidRPr="008116A6">
        <w:rPr>
          <w:rFonts w:ascii="Times New Roman" w:hAnsi="Times New Roman" w:cs="Times New Roman"/>
          <w:sz w:val="24"/>
          <w:szCs w:val="24"/>
        </w:rPr>
        <w:t xml:space="preserve"> (</w:t>
      </w:r>
      <w:r w:rsidR="0061142C" w:rsidRPr="007255D5">
        <w:rPr>
          <w:rFonts w:ascii="Times New Roman" w:hAnsi="Times New Roman" w:cs="Times New Roman"/>
          <w:sz w:val="24"/>
          <w:szCs w:val="24"/>
        </w:rPr>
        <w:t>Conrad and Hilchey, 2011;</w:t>
      </w:r>
      <w:r w:rsidR="007255D5" w:rsidRPr="007255D5">
        <w:rPr>
          <w:rFonts w:ascii="Times New Roman" w:hAnsi="Times New Roman" w:cs="Times New Roman"/>
          <w:sz w:val="24"/>
          <w:szCs w:val="24"/>
        </w:rPr>
        <w:t xml:space="preserve"> </w:t>
      </w:r>
      <w:r w:rsidR="0061142C" w:rsidRPr="007255D5">
        <w:rPr>
          <w:rFonts w:ascii="Times New Roman" w:hAnsi="Times New Roman" w:cs="Times New Roman"/>
          <w:sz w:val="24"/>
          <w:szCs w:val="24"/>
        </w:rPr>
        <w:t>Meijer and Potjer, 2018</w:t>
      </w:r>
      <w:r w:rsidR="00F049B8">
        <w:rPr>
          <w:rFonts w:ascii="Times New Roman" w:hAnsi="Times New Roman" w:cs="Times New Roman"/>
          <w:sz w:val="24"/>
          <w:szCs w:val="24"/>
        </w:rPr>
        <w:t xml:space="preserve">; Fritz </w:t>
      </w:r>
      <w:r w:rsidR="00F049B8" w:rsidRPr="008116A6">
        <w:rPr>
          <w:rFonts w:ascii="Times New Roman" w:hAnsi="Times New Roman" w:cs="Times New Roman"/>
          <w:i/>
          <w:iCs/>
          <w:sz w:val="24"/>
          <w:szCs w:val="24"/>
        </w:rPr>
        <w:t>et al.</w:t>
      </w:r>
      <w:r w:rsidR="00F049B8">
        <w:rPr>
          <w:rFonts w:ascii="Times New Roman" w:hAnsi="Times New Roman" w:cs="Times New Roman"/>
          <w:sz w:val="24"/>
          <w:szCs w:val="24"/>
        </w:rPr>
        <w:t>, 2019</w:t>
      </w:r>
      <w:r w:rsidR="0061142C" w:rsidRPr="007255D5">
        <w:rPr>
          <w:rFonts w:ascii="Times New Roman" w:hAnsi="Times New Roman" w:cs="Times New Roman"/>
          <w:sz w:val="24"/>
          <w:szCs w:val="24"/>
        </w:rPr>
        <w:t>).</w:t>
      </w:r>
    </w:p>
    <w:p w14:paraId="362B9A85" w14:textId="74196B60" w:rsidR="00FF1AD5" w:rsidRPr="00BC59DF" w:rsidRDefault="008170B1" w:rsidP="00BC59DF">
      <w:pPr>
        <w:spacing w:after="0" w:line="360" w:lineRule="auto"/>
        <w:ind w:firstLine="360"/>
        <w:jc w:val="both"/>
        <w:rPr>
          <w:rFonts w:ascii="Times New Roman" w:hAnsi="Times New Roman"/>
          <w:sz w:val="24"/>
          <w:szCs w:val="24"/>
        </w:rPr>
      </w:pPr>
      <w:r w:rsidRPr="008170B1">
        <w:rPr>
          <w:rFonts w:ascii="Times New Roman" w:hAnsi="Times New Roman"/>
          <w:sz w:val="24"/>
          <w:szCs w:val="24"/>
        </w:rPr>
        <w:t xml:space="preserve">Yet, while the amount of data produced by the public sector is increasing rapidly, the full potential of data to improve development outcomes has not been realized yet because </w:t>
      </w:r>
      <w:r w:rsidR="007A0170">
        <w:rPr>
          <w:rFonts w:ascii="Times New Roman" w:hAnsi="Times New Roman"/>
          <w:sz w:val="24"/>
          <w:szCs w:val="24"/>
        </w:rPr>
        <w:t xml:space="preserve">of challenges of </w:t>
      </w:r>
      <w:r w:rsidRPr="008170B1">
        <w:rPr>
          <w:rFonts w:ascii="Times New Roman" w:hAnsi="Times New Roman"/>
          <w:sz w:val="24"/>
          <w:szCs w:val="24"/>
        </w:rPr>
        <w:t>suboptimal data quality</w:t>
      </w:r>
      <w:r w:rsidR="007A0170">
        <w:rPr>
          <w:rFonts w:ascii="Times New Roman" w:hAnsi="Times New Roman"/>
          <w:sz w:val="24"/>
          <w:szCs w:val="24"/>
        </w:rPr>
        <w:t xml:space="preserve"> or lack of data on vulnerable groups.</w:t>
      </w:r>
      <w:r w:rsidR="0097154B">
        <w:rPr>
          <w:rFonts w:ascii="Times New Roman" w:hAnsi="Times New Roman"/>
          <w:sz w:val="24"/>
          <w:szCs w:val="24"/>
        </w:rPr>
        <w:t xml:space="preserve"> This limitation is most highlighted during times of crises. For example, r</w:t>
      </w:r>
      <w:r w:rsidR="00651F6C">
        <w:rPr>
          <w:rFonts w:ascii="Times New Roman" w:hAnsi="Times New Roman"/>
          <w:sz w:val="24"/>
          <w:szCs w:val="24"/>
        </w:rPr>
        <w:t>ecent studies on the COVID-19 pandemic suggest that v</w:t>
      </w:r>
      <w:r w:rsidR="00AE6CCF" w:rsidRPr="00651F6C">
        <w:rPr>
          <w:rFonts w:ascii="Times New Roman" w:hAnsi="Times New Roman"/>
          <w:sz w:val="24"/>
          <w:szCs w:val="24"/>
        </w:rPr>
        <w:t>ulnerable groups, including</w:t>
      </w:r>
      <w:r w:rsidR="00651F6C">
        <w:rPr>
          <w:rFonts w:ascii="Times New Roman" w:hAnsi="Times New Roman"/>
          <w:sz w:val="24"/>
          <w:szCs w:val="24"/>
        </w:rPr>
        <w:t xml:space="preserve"> poorer households,</w:t>
      </w:r>
      <w:r w:rsidR="00AE6CCF" w:rsidRPr="00651F6C">
        <w:rPr>
          <w:rFonts w:ascii="Times New Roman" w:hAnsi="Times New Roman"/>
          <w:sz w:val="24"/>
          <w:szCs w:val="24"/>
        </w:rPr>
        <w:t xml:space="preserve"> </w:t>
      </w:r>
      <w:r w:rsidR="00D577BB" w:rsidRPr="00651F6C">
        <w:rPr>
          <w:rFonts w:ascii="Times New Roman" w:hAnsi="Times New Roman"/>
          <w:sz w:val="24"/>
          <w:szCs w:val="24"/>
        </w:rPr>
        <w:t>women</w:t>
      </w:r>
      <w:r w:rsidR="00651F6C" w:rsidRPr="00651F6C">
        <w:rPr>
          <w:rFonts w:ascii="Times New Roman" w:hAnsi="Times New Roman"/>
          <w:sz w:val="24"/>
          <w:szCs w:val="24"/>
        </w:rPr>
        <w:t xml:space="preserve">, children, and refugees, were most affected (Dang and Nguyen, 2021; </w:t>
      </w:r>
      <w:r w:rsidR="00024BE5">
        <w:rPr>
          <w:rFonts w:ascii="Times New Roman" w:hAnsi="Times New Roman"/>
          <w:sz w:val="24"/>
          <w:szCs w:val="24"/>
        </w:rPr>
        <w:t xml:space="preserve">Sumner et al., 2022; Li </w:t>
      </w:r>
      <w:r w:rsidR="00024BE5" w:rsidRPr="00024BE5">
        <w:rPr>
          <w:rFonts w:ascii="Times New Roman" w:hAnsi="Times New Roman"/>
          <w:i/>
          <w:sz w:val="24"/>
          <w:szCs w:val="24"/>
        </w:rPr>
        <w:t>et al.</w:t>
      </w:r>
      <w:r w:rsidR="00024BE5">
        <w:rPr>
          <w:rFonts w:ascii="Times New Roman" w:hAnsi="Times New Roman"/>
          <w:sz w:val="24"/>
          <w:szCs w:val="24"/>
        </w:rPr>
        <w:t>, 2023).</w:t>
      </w:r>
      <w:r w:rsidR="0097154B">
        <w:rPr>
          <w:rFonts w:ascii="Times New Roman" w:hAnsi="Times New Roman"/>
          <w:sz w:val="24"/>
          <w:szCs w:val="24"/>
        </w:rPr>
        <w:t xml:space="preserve"> In this regard, </w:t>
      </w:r>
      <w:r w:rsidR="004B77B0">
        <w:rPr>
          <w:rFonts w:ascii="Times New Roman" w:hAnsi="Times New Roman"/>
          <w:sz w:val="24"/>
          <w:szCs w:val="24"/>
        </w:rPr>
        <w:t>t</w:t>
      </w:r>
      <w:r w:rsidR="004B77B0" w:rsidRPr="001F1A09">
        <w:rPr>
          <w:rFonts w:ascii="Times New Roman" w:hAnsi="Times New Roman"/>
          <w:sz w:val="24"/>
          <w:szCs w:val="24"/>
        </w:rPr>
        <w:t>he importance of measurement of statistical capacity has been recognized in the SDG indicator framework</w:t>
      </w:r>
      <w:r w:rsidR="004B77B0">
        <w:rPr>
          <w:rFonts w:ascii="Times New Roman" w:hAnsi="Times New Roman"/>
          <w:sz w:val="24"/>
          <w:szCs w:val="24"/>
        </w:rPr>
        <w:t xml:space="preserve"> with </w:t>
      </w:r>
      <w:r w:rsidR="004D6097">
        <w:rPr>
          <w:rFonts w:ascii="Times New Roman" w:hAnsi="Times New Roman"/>
          <w:sz w:val="24"/>
          <w:szCs w:val="24"/>
        </w:rPr>
        <w:t xml:space="preserve">the recent formal population of </w:t>
      </w:r>
      <w:r w:rsidR="004D6097" w:rsidRPr="00DA5ED1">
        <w:rPr>
          <w:rFonts w:ascii="Times New Roman" w:hAnsi="Times New Roman"/>
          <w:sz w:val="24"/>
          <w:szCs w:val="24"/>
        </w:rPr>
        <w:t>SDG indicator 17.18.1</w:t>
      </w:r>
      <w:r w:rsidR="004D6097">
        <w:rPr>
          <w:rFonts w:ascii="Times New Roman" w:hAnsi="Times New Roman"/>
          <w:sz w:val="24"/>
          <w:szCs w:val="24"/>
        </w:rPr>
        <w:t xml:space="preserve"> with the SPI pillars 4 and </w:t>
      </w:r>
      <w:r w:rsidR="004D6097" w:rsidRPr="00BC59DF">
        <w:rPr>
          <w:rFonts w:ascii="Times New Roman" w:hAnsi="Times New Roman"/>
          <w:sz w:val="24"/>
          <w:szCs w:val="24"/>
        </w:rPr>
        <w:t>5 indicators and the ODIN data availability indicators is</w:t>
      </w:r>
      <w:r w:rsidR="004B77B0" w:rsidRPr="00BC59DF">
        <w:rPr>
          <w:rFonts w:ascii="Times New Roman" w:hAnsi="Times New Roman"/>
          <w:sz w:val="24"/>
          <w:szCs w:val="24"/>
        </w:rPr>
        <w:t xml:space="preserve"> a step in the right direction.</w:t>
      </w:r>
      <w:r w:rsidR="000559D0">
        <w:rPr>
          <w:rStyle w:val="FootnoteReference"/>
          <w:rFonts w:ascii="Times New Roman" w:hAnsi="Times New Roman"/>
          <w:sz w:val="24"/>
          <w:szCs w:val="24"/>
        </w:rPr>
        <w:footnoteReference w:id="4"/>
      </w:r>
      <w:r w:rsidR="004B77B0" w:rsidRPr="00BC59DF">
        <w:rPr>
          <w:rFonts w:ascii="Times New Roman" w:hAnsi="Times New Roman"/>
          <w:sz w:val="24"/>
          <w:szCs w:val="24"/>
        </w:rPr>
        <w:t xml:space="preserve"> </w:t>
      </w:r>
      <w:r w:rsidR="005C6185">
        <w:rPr>
          <w:rFonts w:ascii="Times New Roman" w:hAnsi="Times New Roman"/>
          <w:sz w:val="24"/>
          <w:szCs w:val="24"/>
        </w:rPr>
        <w:t>Since</w:t>
      </w:r>
      <w:r w:rsidR="005C6185" w:rsidRPr="00BC59DF">
        <w:rPr>
          <w:rFonts w:ascii="Times New Roman" w:hAnsi="Times New Roman"/>
          <w:sz w:val="24"/>
          <w:szCs w:val="24"/>
        </w:rPr>
        <w:t xml:space="preserve"> </w:t>
      </w:r>
      <w:r w:rsidR="00BC59DF" w:rsidRPr="00BC59DF">
        <w:rPr>
          <w:rFonts w:ascii="Times New Roman" w:hAnsi="Times New Roman"/>
          <w:sz w:val="24"/>
          <w:szCs w:val="24"/>
        </w:rPr>
        <w:t>better statistical capacity could help collect more</w:t>
      </w:r>
      <w:r w:rsidR="009E3B69">
        <w:rPr>
          <w:rFonts w:ascii="Times New Roman" w:hAnsi="Times New Roman"/>
          <w:sz w:val="24"/>
          <w:szCs w:val="24"/>
        </w:rPr>
        <w:t xml:space="preserve"> data, such as on</w:t>
      </w:r>
      <w:r w:rsidR="00BC59DF" w:rsidRPr="00BC59DF">
        <w:rPr>
          <w:rFonts w:ascii="Times New Roman" w:hAnsi="Times New Roman"/>
          <w:sz w:val="24"/>
          <w:szCs w:val="24"/>
        </w:rPr>
        <w:t xml:space="preserve"> </w:t>
      </w:r>
      <w:r w:rsidR="00D577BB" w:rsidRPr="00BC59DF">
        <w:rPr>
          <w:rFonts w:ascii="Times New Roman" w:hAnsi="Times New Roman" w:cs="Times New Roman"/>
          <w:sz w:val="24"/>
          <w:szCs w:val="24"/>
        </w:rPr>
        <w:t>gender-disaggregated data</w:t>
      </w:r>
      <w:r w:rsidR="00AE6CCF" w:rsidRPr="00BC59DF">
        <w:rPr>
          <w:rFonts w:ascii="Times New Roman" w:hAnsi="Times New Roman" w:cs="Times New Roman"/>
          <w:sz w:val="24"/>
          <w:szCs w:val="24"/>
        </w:rPr>
        <w:t xml:space="preserve"> and climate change</w:t>
      </w:r>
      <w:r w:rsidR="00BC59DF" w:rsidRPr="00BC59DF">
        <w:rPr>
          <w:rFonts w:ascii="Times New Roman" w:hAnsi="Times New Roman" w:cs="Times New Roman"/>
          <w:sz w:val="24"/>
          <w:szCs w:val="24"/>
        </w:rPr>
        <w:t xml:space="preserve">, </w:t>
      </w:r>
      <w:r w:rsidR="000C040C" w:rsidRPr="00BC59DF">
        <w:rPr>
          <w:rFonts w:ascii="Times New Roman" w:hAnsi="Times New Roman" w:cs="Times New Roman"/>
          <w:sz w:val="24"/>
          <w:szCs w:val="24"/>
        </w:rPr>
        <w:t>Tichenor</w:t>
      </w:r>
      <w:r w:rsidR="000C040C">
        <w:rPr>
          <w:rFonts w:ascii="Times New Roman" w:hAnsi="Times New Roman" w:cs="Times New Roman"/>
          <w:sz w:val="24"/>
          <w:szCs w:val="24"/>
        </w:rPr>
        <w:t xml:space="preserve"> (</w:t>
      </w:r>
      <w:r w:rsidR="000C040C" w:rsidRPr="00BC59DF">
        <w:rPr>
          <w:rFonts w:ascii="Times New Roman" w:hAnsi="Times New Roman" w:cs="Times New Roman"/>
          <w:sz w:val="24"/>
          <w:szCs w:val="24"/>
        </w:rPr>
        <w:t>2022</w:t>
      </w:r>
      <w:r w:rsidR="000C040C">
        <w:rPr>
          <w:rFonts w:ascii="Times New Roman" w:hAnsi="Times New Roman" w:cs="Times New Roman"/>
          <w:sz w:val="24"/>
          <w:szCs w:val="24"/>
        </w:rPr>
        <w:t xml:space="preserve">) argues that </w:t>
      </w:r>
      <w:r w:rsidR="00BC59DF" w:rsidRPr="00BC59DF">
        <w:rPr>
          <w:rFonts w:ascii="Times New Roman" w:hAnsi="Times New Roman" w:cs="Times New Roman"/>
          <w:sz w:val="24"/>
          <w:szCs w:val="24"/>
        </w:rPr>
        <w:t xml:space="preserve">assessment tools such as </w:t>
      </w:r>
      <w:r w:rsidR="00BC59DF" w:rsidRPr="00982FEC">
        <w:rPr>
          <w:rFonts w:ascii="Times New Roman" w:hAnsi="Times New Roman"/>
          <w:sz w:val="24"/>
          <w:szCs w:val="24"/>
        </w:rPr>
        <w:t>the SPI can</w:t>
      </w:r>
      <w:r w:rsidR="00BC59DF" w:rsidRPr="000C040C">
        <w:rPr>
          <w:rFonts w:ascii="Times New Roman" w:hAnsi="Times New Roman"/>
          <w:sz w:val="24"/>
          <w:szCs w:val="24"/>
        </w:rPr>
        <w:t xml:space="preserve"> </w:t>
      </w:r>
      <w:r w:rsidR="00BC59DF" w:rsidRPr="00BC59DF">
        <w:rPr>
          <w:rFonts w:ascii="Times New Roman" w:hAnsi="Times New Roman"/>
          <w:sz w:val="24"/>
          <w:szCs w:val="24"/>
        </w:rPr>
        <w:t>be regarded both as a tool for monitoring development and as a development goal itself</w:t>
      </w:r>
      <w:r w:rsidR="00BC59DF" w:rsidRPr="00BC59DF">
        <w:rPr>
          <w:rFonts w:ascii="Times New Roman" w:hAnsi="Times New Roman" w:cs="Times New Roman"/>
          <w:sz w:val="24"/>
          <w:szCs w:val="24"/>
        </w:rPr>
        <w:t>.</w:t>
      </w:r>
    </w:p>
    <w:p w14:paraId="0EF7C92D" w14:textId="118007FB" w:rsidR="0047144C" w:rsidRDefault="008220FE" w:rsidP="001F2D61">
      <w:pPr>
        <w:spacing w:after="0" w:line="360" w:lineRule="auto"/>
        <w:ind w:firstLine="360"/>
        <w:jc w:val="both"/>
        <w:rPr>
          <w:rFonts w:ascii="Times New Roman" w:eastAsia="Times New Roman" w:hAnsi="Times New Roman" w:cs="Times New Roman"/>
          <w:color w:val="000000"/>
          <w:sz w:val="24"/>
          <w:szCs w:val="24"/>
        </w:rPr>
      </w:pPr>
      <w:r>
        <w:rPr>
          <w:rFonts w:ascii="Times New Roman" w:hAnsi="Times New Roman" w:cs="Times New Roman"/>
          <w:sz w:val="24"/>
          <w:szCs w:val="24"/>
        </w:rPr>
        <w:t>Besides the</w:t>
      </w:r>
      <w:r w:rsidR="00C93732">
        <w:rPr>
          <w:rFonts w:ascii="Times New Roman" w:hAnsi="Times New Roman" w:cs="Times New Roman"/>
          <w:sz w:val="24"/>
          <w:szCs w:val="24"/>
        </w:rPr>
        <w:t xml:space="preserve"> </w:t>
      </w:r>
      <w:r>
        <w:rPr>
          <w:rFonts w:ascii="Times New Roman" w:hAnsi="Times New Roman" w:cs="Times New Roman"/>
          <w:sz w:val="24"/>
          <w:szCs w:val="24"/>
        </w:rPr>
        <w:t>approach</w:t>
      </w:r>
      <w:r w:rsidR="003D3E93">
        <w:rPr>
          <w:rFonts w:ascii="Times New Roman" w:hAnsi="Times New Roman" w:cs="Times New Roman"/>
          <w:sz w:val="24"/>
          <w:szCs w:val="24"/>
        </w:rPr>
        <w:t>es</w:t>
      </w:r>
      <w:r>
        <w:rPr>
          <w:rFonts w:ascii="Times New Roman" w:hAnsi="Times New Roman" w:cs="Times New Roman"/>
          <w:sz w:val="24"/>
          <w:szCs w:val="24"/>
        </w:rPr>
        <w:t xml:space="preserve"> to improving </w:t>
      </w:r>
      <w:r w:rsidR="008B7C1D">
        <w:rPr>
          <w:rFonts w:ascii="Times New Roman" w:hAnsi="Times New Roman" w:cs="Times New Roman"/>
          <w:sz w:val="24"/>
          <w:szCs w:val="24"/>
        </w:rPr>
        <w:t xml:space="preserve">country </w:t>
      </w:r>
      <w:r>
        <w:rPr>
          <w:rFonts w:ascii="Times New Roman" w:hAnsi="Times New Roman" w:cs="Times New Roman"/>
          <w:sz w:val="24"/>
          <w:szCs w:val="24"/>
        </w:rPr>
        <w:t>statistical capacity</w:t>
      </w:r>
      <w:r w:rsidR="003D3E93">
        <w:rPr>
          <w:rFonts w:ascii="Times New Roman" w:hAnsi="Times New Roman" w:cs="Times New Roman"/>
          <w:sz w:val="24"/>
          <w:szCs w:val="24"/>
        </w:rPr>
        <w:t xml:space="preserve"> discussed above</w:t>
      </w:r>
      <w:r>
        <w:rPr>
          <w:rFonts w:ascii="Times New Roman" w:hAnsi="Times New Roman" w:cs="Times New Roman"/>
          <w:sz w:val="24"/>
          <w:szCs w:val="24"/>
        </w:rPr>
        <w:t xml:space="preserve">, a promising direction to address these challenges is to operationalize </w:t>
      </w:r>
      <w:r w:rsidR="00420636">
        <w:rPr>
          <w:rFonts w:ascii="Times New Roman" w:hAnsi="Times New Roman" w:cs="Times New Roman"/>
          <w:sz w:val="24"/>
          <w:szCs w:val="24"/>
        </w:rPr>
        <w:t xml:space="preserve">these </w:t>
      </w:r>
      <w:r w:rsidR="00F9346C">
        <w:rPr>
          <w:rFonts w:ascii="Times New Roman" w:hAnsi="Times New Roman" w:cs="Times New Roman"/>
          <w:sz w:val="24"/>
          <w:szCs w:val="24"/>
        </w:rPr>
        <w:t>tools</w:t>
      </w:r>
      <w:r>
        <w:rPr>
          <w:rFonts w:ascii="Times New Roman" w:hAnsi="Times New Roman" w:cs="Times New Roman"/>
          <w:sz w:val="24"/>
          <w:szCs w:val="24"/>
        </w:rPr>
        <w:t xml:space="preserve"> </w:t>
      </w:r>
      <w:r w:rsidR="00F5171B">
        <w:rPr>
          <w:rFonts w:ascii="Times New Roman" w:hAnsi="Times New Roman" w:cs="Times New Roman"/>
          <w:sz w:val="24"/>
          <w:szCs w:val="24"/>
        </w:rPr>
        <w:t>using a bottom-up approach</w:t>
      </w:r>
      <w:r>
        <w:rPr>
          <w:rFonts w:ascii="Times New Roman" w:hAnsi="Times New Roman" w:cs="Times New Roman"/>
          <w:sz w:val="24"/>
          <w:szCs w:val="24"/>
        </w:rPr>
        <w:t xml:space="preserve">. </w:t>
      </w:r>
      <w:r w:rsidR="00F9346C">
        <w:rPr>
          <w:rFonts w:ascii="Times New Roman" w:hAnsi="Times New Roman" w:cs="Times New Roman"/>
          <w:sz w:val="24"/>
          <w:szCs w:val="24"/>
        </w:rPr>
        <w:t>For instance, t</w:t>
      </w:r>
      <w:r w:rsidR="00E6532A">
        <w:rPr>
          <w:rFonts w:ascii="Times New Roman" w:hAnsi="Times New Roman" w:cs="Times New Roman"/>
          <w:sz w:val="24"/>
          <w:szCs w:val="24"/>
        </w:rPr>
        <w:t>here have</w:t>
      </w:r>
      <w:r>
        <w:rPr>
          <w:rFonts w:ascii="Times New Roman" w:hAnsi="Times New Roman" w:cs="Times New Roman"/>
          <w:sz w:val="24"/>
          <w:szCs w:val="24"/>
        </w:rPr>
        <w:t xml:space="preserve"> been ongoing efforts at the World Bank to include </w:t>
      </w:r>
      <w:r w:rsidRPr="004135CD">
        <w:rPr>
          <w:rFonts w:ascii="Times New Roman" w:hAnsi="Times New Roman" w:cs="Times New Roman"/>
          <w:sz w:val="24"/>
          <w:szCs w:val="24"/>
        </w:rPr>
        <w:t>SPI</w:t>
      </w:r>
      <w:r>
        <w:rPr>
          <w:rFonts w:ascii="Times New Roman" w:hAnsi="Times New Roman" w:cs="Times New Roman"/>
          <w:sz w:val="24"/>
          <w:szCs w:val="24"/>
        </w:rPr>
        <w:t xml:space="preserve"> indicators</w:t>
      </w:r>
      <w:r w:rsidRPr="004135CD">
        <w:rPr>
          <w:rFonts w:ascii="Times New Roman" w:hAnsi="Times New Roman" w:cs="Times New Roman"/>
          <w:sz w:val="24"/>
          <w:szCs w:val="24"/>
        </w:rPr>
        <w:t xml:space="preserve"> at the project level as </w:t>
      </w:r>
      <w:r w:rsidR="00E6532A">
        <w:rPr>
          <w:rFonts w:ascii="Times New Roman" w:hAnsi="Times New Roman" w:cs="Times New Roman"/>
          <w:sz w:val="24"/>
          <w:szCs w:val="24"/>
        </w:rPr>
        <w:t xml:space="preserve">specific metrics for </w:t>
      </w:r>
      <w:r w:rsidR="00FF6692" w:rsidRPr="005B4CE8">
        <w:rPr>
          <w:rFonts w:ascii="Times New Roman" w:hAnsi="Times New Roman" w:cs="Times New Roman"/>
          <w:sz w:val="24"/>
          <w:szCs w:val="24"/>
        </w:rPr>
        <w:t>monitoring</w:t>
      </w:r>
      <w:r w:rsidR="00FF6692">
        <w:rPr>
          <w:rFonts w:ascii="Times New Roman" w:hAnsi="Times New Roman" w:cs="Times New Roman"/>
          <w:sz w:val="24"/>
          <w:szCs w:val="24"/>
        </w:rPr>
        <w:t xml:space="preserve"> </w:t>
      </w:r>
      <w:r w:rsidR="00E6532A">
        <w:rPr>
          <w:rFonts w:ascii="Times New Roman" w:hAnsi="Times New Roman" w:cs="Times New Roman"/>
          <w:sz w:val="24"/>
          <w:szCs w:val="24"/>
        </w:rPr>
        <w:t>statistical capacity</w:t>
      </w:r>
      <w:r w:rsidR="00503DF7">
        <w:rPr>
          <w:rFonts w:ascii="Times New Roman" w:hAnsi="Times New Roman" w:cs="Times New Roman"/>
          <w:sz w:val="24"/>
          <w:szCs w:val="24"/>
        </w:rPr>
        <w:t>, especially for low-income countries in Sub-Saharan Africa</w:t>
      </w:r>
      <w:r w:rsidR="00E6532A">
        <w:rPr>
          <w:rFonts w:ascii="Times New Roman" w:hAnsi="Times New Roman" w:cs="Times New Roman"/>
          <w:sz w:val="24"/>
          <w:szCs w:val="24"/>
        </w:rPr>
        <w:t>.</w:t>
      </w:r>
      <w:r w:rsidR="00503DF7">
        <w:rPr>
          <w:rFonts w:ascii="Times New Roman" w:hAnsi="Times New Roman" w:cs="Times New Roman"/>
          <w:sz w:val="24"/>
          <w:szCs w:val="24"/>
        </w:rPr>
        <w:t xml:space="preserve"> </w:t>
      </w:r>
      <w:r w:rsidR="005C4A38">
        <w:rPr>
          <w:rFonts w:ascii="Times New Roman" w:hAnsi="Times New Roman" w:cs="Times New Roman"/>
          <w:sz w:val="24"/>
          <w:szCs w:val="24"/>
        </w:rPr>
        <w:t>This setting is</w:t>
      </w:r>
      <w:r w:rsidRPr="004135CD">
        <w:rPr>
          <w:rFonts w:ascii="Times New Roman" w:hAnsi="Times New Roman" w:cs="Times New Roman"/>
          <w:sz w:val="24"/>
          <w:szCs w:val="24"/>
        </w:rPr>
        <w:t xml:space="preserve"> similar to the </w:t>
      </w:r>
      <w:r w:rsidR="005C4A38">
        <w:rPr>
          <w:rFonts w:ascii="Times New Roman" w:hAnsi="Times New Roman" w:cs="Times New Roman"/>
          <w:sz w:val="24"/>
          <w:szCs w:val="24"/>
        </w:rPr>
        <w:t xml:space="preserve">other metrics that have been </w:t>
      </w:r>
      <w:r w:rsidR="00503DF7">
        <w:rPr>
          <w:rFonts w:ascii="Times New Roman" w:hAnsi="Times New Roman" w:cs="Times New Roman"/>
          <w:sz w:val="24"/>
          <w:szCs w:val="24"/>
        </w:rPr>
        <w:t>employed</w:t>
      </w:r>
      <w:r w:rsidR="007025AF">
        <w:rPr>
          <w:rFonts w:ascii="Times New Roman" w:hAnsi="Times New Roman" w:cs="Times New Roman"/>
          <w:sz w:val="24"/>
          <w:szCs w:val="24"/>
        </w:rPr>
        <w:t xml:space="preserve"> to measure project performance</w:t>
      </w:r>
      <w:r w:rsidR="005C4A38">
        <w:rPr>
          <w:rFonts w:ascii="Times New Roman" w:hAnsi="Times New Roman" w:cs="Times New Roman"/>
          <w:sz w:val="24"/>
          <w:szCs w:val="24"/>
        </w:rPr>
        <w:t xml:space="preserve"> in other development projects.</w:t>
      </w:r>
      <w:r w:rsidR="00174BB9">
        <w:rPr>
          <w:rFonts w:ascii="Times New Roman" w:hAnsi="Times New Roman" w:cs="Times New Roman"/>
          <w:sz w:val="24"/>
          <w:szCs w:val="24"/>
        </w:rPr>
        <w:t xml:space="preserve"> </w:t>
      </w:r>
      <w:r w:rsidR="00A64F00">
        <w:rPr>
          <w:rFonts w:ascii="Times New Roman" w:hAnsi="Times New Roman" w:cs="Times New Roman"/>
          <w:sz w:val="24"/>
          <w:szCs w:val="24"/>
        </w:rPr>
        <w:t xml:space="preserve">The SPI framework is flexible enough to allow either direct application of all its indicators, some of its indicators, or even some re-weighted version of its indicators to better suit the specific country context. </w:t>
      </w:r>
      <w:r w:rsidR="00174BB9">
        <w:rPr>
          <w:rFonts w:ascii="Times New Roman" w:hAnsi="Times New Roman" w:cs="Times New Roman"/>
          <w:sz w:val="24"/>
          <w:szCs w:val="24"/>
        </w:rPr>
        <w:t>Another direction is to</w:t>
      </w:r>
      <w:r w:rsidR="001947AB">
        <w:rPr>
          <w:rFonts w:ascii="Times New Roman" w:hAnsi="Times New Roman" w:cs="Times New Roman"/>
          <w:sz w:val="24"/>
          <w:szCs w:val="24"/>
        </w:rPr>
        <w:t xml:space="preserve"> “collect more data about data”, that is,</w:t>
      </w:r>
      <w:r w:rsidR="00174BB9">
        <w:rPr>
          <w:rFonts w:ascii="Times New Roman" w:hAnsi="Times New Roman" w:cs="Times New Roman"/>
          <w:sz w:val="24"/>
          <w:szCs w:val="24"/>
        </w:rPr>
        <w:t xml:space="preserve"> implement</w:t>
      </w:r>
      <w:r w:rsidR="00980E0F">
        <w:rPr>
          <w:rFonts w:ascii="Times New Roman" w:hAnsi="Times New Roman" w:cs="Times New Roman"/>
          <w:sz w:val="24"/>
          <w:szCs w:val="24"/>
        </w:rPr>
        <w:t>ing</w:t>
      </w:r>
      <w:r w:rsidR="00174BB9">
        <w:rPr>
          <w:rFonts w:ascii="Times New Roman" w:hAnsi="Times New Roman" w:cs="Times New Roman"/>
          <w:sz w:val="24"/>
          <w:szCs w:val="24"/>
        </w:rPr>
        <w:t xml:space="preserve"> institutional surveys to directly collect data from NSOs to measure progress with their statistical capacity. </w:t>
      </w:r>
      <w:r w:rsidR="001947AB">
        <w:rPr>
          <w:rFonts w:ascii="Times New Roman" w:hAnsi="Times New Roman" w:cs="Times New Roman"/>
          <w:sz w:val="24"/>
          <w:szCs w:val="24"/>
        </w:rPr>
        <w:t>These surveys can offer supplementary information to enrich the current indicators and, if designed appropriately, may help shed more light on the country</w:t>
      </w:r>
      <w:r w:rsidR="005B4CE8">
        <w:rPr>
          <w:rFonts w:ascii="Times New Roman" w:hAnsi="Times New Roman" w:cs="Times New Roman"/>
          <w:sz w:val="24"/>
          <w:szCs w:val="24"/>
        </w:rPr>
        <w:t>-specific</w:t>
      </w:r>
      <w:r w:rsidR="001947AB">
        <w:rPr>
          <w:rFonts w:ascii="Times New Roman" w:hAnsi="Times New Roman" w:cs="Times New Roman"/>
          <w:sz w:val="24"/>
          <w:szCs w:val="24"/>
        </w:rPr>
        <w:t xml:space="preserve"> political economy environment</w:t>
      </w:r>
      <w:r w:rsidR="00F372C8">
        <w:rPr>
          <w:rFonts w:ascii="Times New Roman" w:hAnsi="Times New Roman" w:cs="Times New Roman"/>
          <w:sz w:val="24"/>
          <w:szCs w:val="24"/>
        </w:rPr>
        <w:t xml:space="preserve"> regarding statistical capacity</w:t>
      </w:r>
      <w:r w:rsidR="001947AB">
        <w:rPr>
          <w:rFonts w:ascii="Times New Roman" w:hAnsi="Times New Roman" w:cs="Times New Roman"/>
          <w:sz w:val="24"/>
          <w:szCs w:val="24"/>
        </w:rPr>
        <w:t>.</w:t>
      </w:r>
      <w:r w:rsidR="0047144C">
        <w:rPr>
          <w:rFonts w:ascii="Times New Roman" w:eastAsia="Times New Roman" w:hAnsi="Times New Roman" w:cs="Times New Roman"/>
          <w:color w:val="000000"/>
          <w:sz w:val="24"/>
          <w:szCs w:val="24"/>
        </w:rPr>
        <w:t xml:space="preserve">  </w:t>
      </w:r>
    </w:p>
    <w:p w14:paraId="655E232B" w14:textId="79E451E4" w:rsidR="00F02355" w:rsidRPr="00A22E0F" w:rsidRDefault="00F02355" w:rsidP="00A22E0F">
      <w:pPr>
        <w:spacing w:after="0" w:line="360" w:lineRule="auto"/>
        <w:ind w:firstLine="360"/>
        <w:jc w:val="both"/>
        <w:rPr>
          <w:rFonts w:ascii="Times New Roman" w:hAnsi="Times New Roman" w:cs="Times New Roman"/>
          <w:sz w:val="24"/>
          <w:szCs w:val="24"/>
        </w:rPr>
      </w:pPr>
    </w:p>
    <w:p w14:paraId="1E31DC7C" w14:textId="406CE0EE" w:rsidR="003711FF" w:rsidRDefault="006A4B61" w:rsidP="003711FF">
      <w:pPr>
        <w:pStyle w:val="Heading1"/>
      </w:pPr>
      <w:r>
        <w:t xml:space="preserve">Materials and </w:t>
      </w:r>
      <w:r w:rsidR="003711FF">
        <w:t>Method</w:t>
      </w:r>
    </w:p>
    <w:p w14:paraId="5CA7D09C" w14:textId="2897B186" w:rsidR="00FF7D03" w:rsidRPr="00394651" w:rsidRDefault="00FF7D03" w:rsidP="004C2912">
      <w:pPr>
        <w:pStyle w:val="Heading2"/>
        <w:spacing w:after="0" w:line="360" w:lineRule="auto"/>
      </w:pPr>
      <w:r w:rsidRPr="00394651">
        <w:t xml:space="preserve">Conceptual </w:t>
      </w:r>
      <w:r w:rsidR="007C7A5C" w:rsidRPr="00394651">
        <w:t>m</w:t>
      </w:r>
      <w:r w:rsidRPr="00394651">
        <w:t xml:space="preserve">otivations </w:t>
      </w:r>
      <w:r w:rsidR="006B70E7" w:rsidRPr="00394651">
        <w:t xml:space="preserve">and </w:t>
      </w:r>
      <w:r w:rsidR="007C7A5C" w:rsidRPr="00394651">
        <w:t>c</w:t>
      </w:r>
      <w:r w:rsidR="00D05D1D" w:rsidRPr="00394651">
        <w:t>onstruction of the SPI</w:t>
      </w:r>
    </w:p>
    <w:p w14:paraId="74438AD6" w14:textId="429FEC9B" w:rsidR="00D05D1D" w:rsidRPr="00394651" w:rsidRDefault="00D05D1D" w:rsidP="004C2912">
      <w:pPr>
        <w:pStyle w:val="Heading3"/>
        <w:spacing w:after="0" w:line="360" w:lineRule="auto"/>
      </w:pPr>
      <w:r w:rsidRPr="00394651">
        <w:t xml:space="preserve">Conceptual </w:t>
      </w:r>
      <w:r w:rsidR="007C7A5C" w:rsidRPr="00394651">
        <w:t>m</w:t>
      </w:r>
      <w:r w:rsidRPr="00394651">
        <w:t>otivations</w:t>
      </w:r>
    </w:p>
    <w:p w14:paraId="2CFAD168" w14:textId="0E392B87"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The SPI is built on a framework that is forward looking, measures less mature statistical systems as well as advanced systems, covers a country’s entire NSS (rather than just the NSO as with some previous index</w:t>
      </w:r>
      <w:r w:rsidR="007B30E1">
        <w:rPr>
          <w:rFonts w:ascii="Times New Roman" w:hAnsi="Times New Roman" w:cs="Times New Roman"/>
          <w:sz w:val="24"/>
          <w:szCs w:val="24"/>
        </w:rPr>
        <w:t>es</w:t>
      </w:r>
      <w:r w:rsidRPr="00394651">
        <w:rPr>
          <w:rFonts w:ascii="Times New Roman" w:hAnsi="Times New Roman" w:cs="Times New Roman"/>
          <w:sz w:val="24"/>
          <w:szCs w:val="24"/>
        </w:rPr>
        <w:t xml:space="preserve">), and provides countries with incentives to build a modern statistical system. In particular, by helping countries and development partners identify the strengths and weaknesses of NSSs, the SPI can support policy advice to improve or benchmark NSSs, offer advocacy for national statistics, and facilitate investment decisions for governments and (bilateral and multilateral) donors. The SPI is also built on standard </w:t>
      </w:r>
      <w:r w:rsidRPr="00394651">
        <w:rPr>
          <w:rFonts w:ascii="Times New Roman" w:eastAsia="Times New Roman" w:hAnsi="Times New Roman" w:cs="Times New Roman"/>
          <w:i/>
          <w:sz w:val="24"/>
          <w:szCs w:val="24"/>
        </w:rPr>
        <w:t>desiderata</w:t>
      </w:r>
      <w:r w:rsidRPr="00394651">
        <w:rPr>
          <w:rFonts w:ascii="Times New Roman" w:eastAsia="Times New Roman" w:hAnsi="Times New Roman" w:cs="Times New Roman"/>
          <w:sz w:val="24"/>
          <w:szCs w:val="24"/>
        </w:rPr>
        <w:t xml:space="preserve"> for a statistical index (i.e., simple, coherent, motivated, rigorous, implementable, replicable, incentive consistent), as well as </w:t>
      </w:r>
      <w:r w:rsidRPr="00394651">
        <w:rPr>
          <w:rFonts w:ascii="Times New Roman" w:hAnsi="Times New Roman" w:cs="Times New Roman"/>
          <w:sz w:val="24"/>
          <w:szCs w:val="24"/>
        </w:rPr>
        <w:t>clear conceptual and mathematical foundations. Importantly, the SPI is also open-data and open-code where users can freely access data and experiment with different adjustments to the index on the World Bank’s website. (We return to more discussion on data access in the next section</w:t>
      </w:r>
      <w:r w:rsidR="007B30E1">
        <w:rPr>
          <w:rFonts w:ascii="Times New Roman" w:hAnsi="Times New Roman" w:cs="Times New Roman"/>
          <w:sz w:val="24"/>
          <w:szCs w:val="24"/>
        </w:rPr>
        <w:t>.</w:t>
      </w:r>
      <w:r w:rsidRPr="00394651">
        <w:rPr>
          <w:rFonts w:ascii="Times New Roman" w:hAnsi="Times New Roman" w:cs="Times New Roman"/>
          <w:sz w:val="24"/>
          <w:szCs w:val="24"/>
        </w:rPr>
        <w:t>)</w:t>
      </w:r>
    </w:p>
    <w:p w14:paraId="2D40495D" w14:textId="42479204" w:rsidR="00FF7D03" w:rsidRPr="001A738D"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It is useful to note that while measuring a country’s statistical </w:t>
      </w:r>
      <w:r w:rsidRPr="00394651">
        <w:rPr>
          <w:rFonts w:ascii="Times New Roman" w:hAnsi="Times New Roman" w:cs="Times New Roman"/>
          <w:i/>
          <w:iCs/>
          <w:sz w:val="24"/>
          <w:szCs w:val="24"/>
        </w:rPr>
        <w:t>capacity</w:t>
      </w:r>
      <w:r w:rsidRPr="00394651">
        <w:rPr>
          <w:rFonts w:ascii="Times New Roman" w:hAnsi="Times New Roman" w:cs="Times New Roman"/>
          <w:sz w:val="24"/>
          <w:szCs w:val="24"/>
        </w:rPr>
        <w:t xml:space="preserve"> is our ultimate goal, this task is difficult, if not impossible to implement at scale for all countries, given the typically unobserved inherent characteristics with an NSS. It is, however, relatively more straightforward to measure a country’s statistical </w:t>
      </w:r>
      <w:r w:rsidRPr="00394651">
        <w:rPr>
          <w:rFonts w:ascii="Times New Roman" w:hAnsi="Times New Roman" w:cs="Times New Roman"/>
          <w:i/>
          <w:iCs/>
          <w:sz w:val="24"/>
          <w:szCs w:val="24"/>
        </w:rPr>
        <w:t>performance</w:t>
      </w:r>
      <w:r w:rsidRPr="00394651">
        <w:rPr>
          <w:rFonts w:ascii="Times New Roman" w:hAnsi="Times New Roman" w:cs="Times New Roman"/>
          <w:sz w:val="24"/>
          <w:szCs w:val="24"/>
        </w:rPr>
        <w:t xml:space="preserve"> through objective and comparable indicators.</w:t>
      </w:r>
      <w:r w:rsidR="001A738D">
        <w:rPr>
          <w:rFonts w:ascii="Times New Roman" w:hAnsi="Times New Roman" w:cs="Times New Roman"/>
          <w:sz w:val="24"/>
          <w:szCs w:val="24"/>
        </w:rPr>
        <w:t xml:space="preserve"> </w:t>
      </w:r>
      <w:r w:rsidR="001A738D" w:rsidRPr="001A738D">
        <w:rPr>
          <w:rFonts w:ascii="Times New Roman" w:hAnsi="Times New Roman" w:cs="Times New Roman"/>
          <w:sz w:val="24"/>
          <w:szCs w:val="24"/>
        </w:rPr>
        <w:t>(</w:t>
      </w:r>
      <w:r w:rsidR="001A738D" w:rsidRPr="008116A6">
        <w:rPr>
          <w:rFonts w:ascii="Times New Roman" w:hAnsi="Times New Roman" w:cs="Times New Roman"/>
          <w:sz w:val="24"/>
          <w:szCs w:val="24"/>
        </w:rPr>
        <w:t xml:space="preserve">This challenge is highlighted by a large number of indicators with missing data that we discuss later. Also see Cameron </w:t>
      </w:r>
      <w:r w:rsidR="001A738D" w:rsidRPr="008116A6">
        <w:rPr>
          <w:rFonts w:ascii="Times New Roman" w:hAnsi="Times New Roman" w:cs="Times New Roman"/>
          <w:i/>
          <w:sz w:val="24"/>
          <w:szCs w:val="24"/>
        </w:rPr>
        <w:t>et al.</w:t>
      </w:r>
      <w:r w:rsidR="001A738D" w:rsidRPr="008116A6">
        <w:rPr>
          <w:rFonts w:ascii="Times New Roman" w:hAnsi="Times New Roman" w:cs="Times New Roman"/>
          <w:sz w:val="24"/>
          <w:szCs w:val="24"/>
        </w:rPr>
        <w:t xml:space="preserve"> (2021) for further discussion on this and the </w:t>
      </w:r>
      <w:r w:rsidR="001A738D" w:rsidRPr="008116A6">
        <w:rPr>
          <w:rFonts w:ascii="Times New Roman" w:eastAsia="Times New Roman" w:hAnsi="Times New Roman" w:cs="Times New Roman"/>
          <w:i/>
          <w:sz w:val="24"/>
          <w:szCs w:val="24"/>
        </w:rPr>
        <w:t>desiderata</w:t>
      </w:r>
      <w:r w:rsidR="007B30E1">
        <w:rPr>
          <w:rFonts w:ascii="Times New Roman" w:eastAsia="Times New Roman" w:hAnsi="Times New Roman" w:cs="Times New Roman"/>
          <w:iCs/>
          <w:sz w:val="24"/>
          <w:szCs w:val="24"/>
        </w:rPr>
        <w:t>.</w:t>
      </w:r>
      <w:r w:rsidR="001A738D" w:rsidRPr="008116A6">
        <w:rPr>
          <w:rFonts w:ascii="Times New Roman" w:eastAsia="Times New Roman" w:hAnsi="Times New Roman" w:cs="Times New Roman"/>
          <w:iCs/>
          <w:sz w:val="24"/>
          <w:szCs w:val="24"/>
        </w:rPr>
        <w:t>)</w:t>
      </w:r>
      <w:r w:rsidRPr="001A738D">
        <w:rPr>
          <w:rFonts w:ascii="Times New Roman" w:hAnsi="Times New Roman" w:cs="Times New Roman"/>
          <w:sz w:val="24"/>
          <w:szCs w:val="24"/>
        </w:rPr>
        <w:t xml:space="preserve">  </w:t>
      </w:r>
    </w:p>
    <w:p w14:paraId="164B52AC" w14:textId="61254C8B"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We identify five key pillars of a country’s statistical performance, as shown in </w:t>
      </w:r>
      <w:r w:rsidR="00207881">
        <w:rPr>
          <w:rFonts w:ascii="Times New Roman" w:hAnsi="Times New Roman" w:cs="Times New Roman"/>
          <w:sz w:val="24"/>
          <w:szCs w:val="24"/>
        </w:rPr>
        <w:t>Figure 7</w:t>
      </w:r>
      <w:r w:rsidRPr="00394651">
        <w:rPr>
          <w:rFonts w:ascii="Times New Roman" w:hAnsi="Times New Roman" w:cs="Times New Roman"/>
          <w:sz w:val="24"/>
          <w:szCs w:val="24"/>
        </w:rPr>
        <w:t>. These are data use, data services, data products, data sources, and data infrastructure, which can be further disaggregated into 22 dimensions. This figure shows these pillars and dimensions in the form of a dashboard, which can help countries identify areas for development in their statistical system. We briefly describe these pillars below and provide more details on the dimensions of the SPI, including ongoing data</w:t>
      </w:r>
      <w:r w:rsidR="00207881">
        <w:rPr>
          <w:rFonts w:ascii="Times New Roman" w:hAnsi="Times New Roman" w:cs="Times New Roman"/>
          <w:sz w:val="24"/>
          <w:szCs w:val="24"/>
        </w:rPr>
        <w:t xml:space="preserve"> </w:t>
      </w:r>
      <w:r w:rsidRPr="00394651">
        <w:rPr>
          <w:rFonts w:ascii="Times New Roman" w:hAnsi="Times New Roman" w:cs="Times New Roman"/>
          <w:sz w:val="24"/>
          <w:szCs w:val="24"/>
        </w:rPr>
        <w:t xml:space="preserve">work, in Appendix A, </w:t>
      </w:r>
      <w:r w:rsidR="00EF59A2">
        <w:rPr>
          <w:rFonts w:ascii="Times New Roman" w:hAnsi="Times New Roman" w:cs="Times New Roman"/>
          <w:sz w:val="24"/>
          <w:szCs w:val="24"/>
        </w:rPr>
        <w:t>Table S</w:t>
      </w:r>
      <w:r w:rsidRPr="00394651">
        <w:rPr>
          <w:rFonts w:ascii="Times New Roman" w:hAnsi="Times New Roman" w:cs="Times New Roman"/>
          <w:sz w:val="24"/>
          <w:szCs w:val="24"/>
        </w:rPr>
        <w:t>1.</w:t>
      </w:r>
    </w:p>
    <w:p w14:paraId="62AF5AD0" w14:textId="77777777"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Since statistics have no value unless they are used, the first pillar of the SPI is data use. In order to meet user needs, the statistical system must develop a range of services that connect data users and producers and facilitate dialogue between them. The second pillar of the SPI is therefore data services that are trusted by users. The dialogue between users and suppliers in turn drives the design of statistical products that are to be created including the quality of product needed for the country requirement. This will incorporate accuracy, timeliness, frequency, comparability, and levels of disaggregation. The third pillar of the SPI is therefore data products. In order to create the products required, the statistical system needs to make use of a variety of sources from both inside and outside the government. This includes making use of typical data collection methods like censuses and surveys, but also administrative data, geospatial data, and data generated from the private sector and from citizens. The fourth pillar of the SPI is therefore data sources. For the cycle to be complete, capability needs continuously to be reviewed to ensure that it is enough to deliver the products, services and ultimately data use required. The fifth pillar of the SPI is therefore data infrastructure. </w:t>
      </w:r>
    </w:p>
    <w:p w14:paraId="7C3BBE97" w14:textId="6EDFE779"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In summary, a successful statistical system offers highly valued and well-used statistical services, generates high quality statistical indicators that can also track progress for the SDGs, draws on all types of data sources relevant to the indicators that are to be produced, develops both hard infrastructure (including legislation, governance, standards) and soft infrastructure (including skills, partnerships), and has the financial resources to deliver.</w:t>
      </w:r>
      <w:r w:rsidR="000068F8">
        <w:rPr>
          <w:rFonts w:ascii="Times New Roman" w:hAnsi="Times New Roman" w:cs="Times New Roman"/>
          <w:sz w:val="24"/>
          <w:szCs w:val="24"/>
        </w:rPr>
        <w:t xml:space="preserve"> </w:t>
      </w:r>
      <w:r w:rsidR="00E9245A">
        <w:rPr>
          <w:rFonts w:ascii="Times New Roman" w:hAnsi="Times New Roman" w:cs="Times New Roman"/>
          <w:sz w:val="24"/>
          <w:szCs w:val="24"/>
        </w:rPr>
        <w:t>Figure A.</w:t>
      </w:r>
      <w:r w:rsidR="000068F8" w:rsidRPr="008116A6">
        <w:rPr>
          <w:rFonts w:ascii="Times New Roman" w:hAnsi="Times New Roman" w:cs="Times New Roman"/>
          <w:sz w:val="24"/>
          <w:szCs w:val="24"/>
        </w:rPr>
        <w:t>1 (</w:t>
      </w:r>
      <w:r w:rsidR="002F4D53" w:rsidRPr="008116A6">
        <w:rPr>
          <w:rFonts w:ascii="Times New Roman" w:hAnsi="Times New Roman" w:cs="Times New Roman"/>
          <w:sz w:val="24"/>
          <w:szCs w:val="24"/>
        </w:rPr>
        <w:t xml:space="preserve">Dang </w:t>
      </w:r>
      <w:r w:rsidR="002F4D53" w:rsidRPr="008116A6">
        <w:rPr>
          <w:rFonts w:ascii="Times New Roman" w:hAnsi="Times New Roman" w:cs="Times New Roman"/>
          <w:i/>
          <w:iCs/>
          <w:sz w:val="24"/>
          <w:szCs w:val="24"/>
        </w:rPr>
        <w:t>et al.</w:t>
      </w:r>
      <w:r w:rsidR="002F4D53" w:rsidRPr="008116A6">
        <w:rPr>
          <w:rFonts w:ascii="Times New Roman" w:hAnsi="Times New Roman" w:cs="Times New Roman"/>
          <w:sz w:val="24"/>
          <w:szCs w:val="24"/>
        </w:rPr>
        <w:t>, 2023</w:t>
      </w:r>
      <w:r w:rsidR="000068F8" w:rsidRPr="008116A6">
        <w:rPr>
          <w:rFonts w:ascii="Times New Roman" w:hAnsi="Times New Roman" w:cs="Times New Roman"/>
          <w:sz w:val="24"/>
          <w:szCs w:val="24"/>
        </w:rPr>
        <w:t>) offers an alternative visual description of the beneficial interactions of the different data pillars, which reinforce each other through stakeholders’ partnership, joint accountability, better capacity, and meeting user needs. Improvements in performance can be represented as a virtuous data cycle that can become self-sustaining.</w:t>
      </w:r>
    </w:p>
    <w:p w14:paraId="0E36C739" w14:textId="77777777" w:rsidR="00F92889" w:rsidRPr="00394651" w:rsidRDefault="00F92889" w:rsidP="004C2912">
      <w:pPr>
        <w:spacing w:after="0" w:line="360" w:lineRule="auto"/>
        <w:ind w:firstLine="360"/>
        <w:jc w:val="both"/>
        <w:rPr>
          <w:rFonts w:ascii="Times New Roman" w:hAnsi="Times New Roman" w:cs="Times New Roman"/>
          <w:sz w:val="24"/>
          <w:szCs w:val="24"/>
        </w:rPr>
      </w:pPr>
    </w:p>
    <w:p w14:paraId="7BF86D25" w14:textId="1675B5F0" w:rsidR="00F92889" w:rsidRPr="00394651" w:rsidRDefault="00F92889" w:rsidP="004C2912">
      <w:pPr>
        <w:pStyle w:val="Heading3"/>
        <w:spacing w:after="0" w:line="360" w:lineRule="auto"/>
      </w:pPr>
      <w:r w:rsidRPr="00394651">
        <w:t xml:space="preserve">Further </w:t>
      </w:r>
      <w:r w:rsidR="00C82E15" w:rsidRPr="00394651">
        <w:t>d</w:t>
      </w:r>
      <w:r w:rsidRPr="00394651">
        <w:t xml:space="preserve">escription of SPI </w:t>
      </w:r>
      <w:r w:rsidR="00C82E15" w:rsidRPr="00394651">
        <w:t>p</w:t>
      </w:r>
      <w:r w:rsidRPr="00394651">
        <w:t xml:space="preserve">illars and </w:t>
      </w:r>
      <w:r w:rsidR="00C82E15" w:rsidRPr="00394651">
        <w:t>d</w:t>
      </w:r>
      <w:r w:rsidRPr="00394651">
        <w:t>imension</w:t>
      </w:r>
    </w:p>
    <w:p w14:paraId="04801B95" w14:textId="627DD60A"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 xml:space="preserve">A quick primer on names. We refer to the 5 rows in the framework in </w:t>
      </w:r>
      <w:r w:rsidR="00207881">
        <w:rPr>
          <w:rFonts w:ascii="Times New Roman" w:hAnsi="Times New Roman" w:cs="Times New Roman"/>
        </w:rPr>
        <w:t>Figure 7</w:t>
      </w:r>
      <w:r w:rsidRPr="00394651">
        <w:rPr>
          <w:rFonts w:ascii="Times New Roman" w:hAnsi="Times New Roman" w:cs="Times New Roman"/>
        </w:rPr>
        <w:t xml:space="preserve"> as pillars. We refer to the 22 cells in the framework in </w:t>
      </w:r>
      <w:r w:rsidR="00207881">
        <w:rPr>
          <w:rFonts w:ascii="Times New Roman" w:hAnsi="Times New Roman" w:cs="Times New Roman"/>
        </w:rPr>
        <w:t>Figure 7</w:t>
      </w:r>
      <w:r w:rsidRPr="00394651">
        <w:rPr>
          <w:rFonts w:ascii="Times New Roman" w:hAnsi="Times New Roman" w:cs="Times New Roman"/>
        </w:rPr>
        <w:t xml:space="preserve"> as dimensions. Finally, each dimension may be composed of multiple indicators. For instance, the dimension on censuses and surveys is made up of indicators on whether population censuses have been conducted, agriculture censuses, labor force surveys, etc.</w:t>
      </w:r>
    </w:p>
    <w:p w14:paraId="41AECF69" w14:textId="4EB9713A"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use</w:t>
      </w:r>
    </w:p>
    <w:p w14:paraId="6A57D665"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use pillar is segmented by user type. The tiles on the Dashboard provide an indicator of use of statistics respectively by the legislature, executive, civil society (including sub-national actors), academia and international bodies. A mature system would score well across the tiles. Areas for development would be highlighted by weaker scores in that domain enabling questions to be asked about prioritization among user groups and why existing services are not resulting in higher use of national statistics in that segment.</w:t>
      </w:r>
    </w:p>
    <w:p w14:paraId="46C8C612" w14:textId="3B39ACBD"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services</w:t>
      </w:r>
    </w:p>
    <w:p w14:paraId="1F63712A"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services pillar is segmented by service type. The tiles on the Dashboard provide an indicator of the quality of data releases, the richness and openness of online access, the effectiveness of advisory and analytical services related to statistics and the availability and use of data access services such as secure microdata access. Advisory and analytical services might incorporate elements related to data stewardship services including ethical consideration of proposals and calling out misuse of data in accordance with the Fundamental Principles of Official Statistics.</w:t>
      </w:r>
    </w:p>
    <w:p w14:paraId="44F91CD1" w14:textId="2EA4B35D"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products</w:t>
      </w:r>
    </w:p>
    <w:p w14:paraId="23D35F7C"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products pillar is segmented by topic and organized into social, economic, environmental and institutional domains using the typology of the Sustainable Development Goals. This approach enables comparisons across countries and anchors the system in the 2030 agenda so that a global view can be generated while enabling different emphasis to be applied in different countries to reflect the user needs of that country.</w:t>
      </w:r>
    </w:p>
    <w:p w14:paraId="7F02DE8D" w14:textId="7F81D56B"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sources</w:t>
      </w:r>
    </w:p>
    <w:p w14:paraId="2C20C481"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sources pillar is segmented between sources generated by the statistical office (censuses and surveys) and sources accessed from elsewhere (administrative data, geospatial data, private sector data and citizen generated data). The appropriate balance between these types of sources will vary depending on the institutional setting and maturity of the statistical system in each country. High scores should reflect the extent to which the sources being utilized enable the necessary statistical indicators to be generated. For example, a low score on environment statistics may reflect a lack of use of (and low score for) geospatial data. This linkage, which is inherent in the data cycle approach, should help highlight areas for investment if country needs are to be met.</w:t>
      </w:r>
    </w:p>
    <w:p w14:paraId="001F5751" w14:textId="32E55385"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infrastructure</w:t>
      </w:r>
    </w:p>
    <w:p w14:paraId="4D6578B8"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infrastructure pillar is segmented into hard and soft infrastructure segments itemizing essential cross-cutting requirements for an effective statistical system. The segments are:</w:t>
      </w:r>
    </w:p>
    <w:p w14:paraId="48D510D3"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Legislation and governance covering the existence of laws and a functioning institutional framework for the statistical system</w:t>
      </w:r>
    </w:p>
    <w:p w14:paraId="30F338AF"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Standards and methods addressing compliance with recognized frameworks and concepts</w:t>
      </w:r>
    </w:p>
    <w:p w14:paraId="7DD256BB"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Skills including level of skills within the statistical system and among users (statistical literacy)</w:t>
      </w:r>
    </w:p>
    <w:p w14:paraId="095636E1"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Partnerships reflecting the need for the statistical system to be inclusive and coherent</w:t>
      </w:r>
    </w:p>
    <w:p w14:paraId="0F16E268" w14:textId="22C1F3A7" w:rsidR="00F92889" w:rsidRPr="00394651" w:rsidRDefault="007B30E1" w:rsidP="004C291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f</w:t>
      </w:r>
      <w:r w:rsidR="00F92889" w:rsidRPr="00394651">
        <w:rPr>
          <w:rFonts w:ascii="Times New Roman" w:hAnsi="Times New Roman" w:cs="Times New Roman"/>
          <w:sz w:val="24"/>
          <w:szCs w:val="24"/>
        </w:rPr>
        <w:t>inance, both domestically and from donors</w:t>
      </w:r>
    </w:p>
    <w:p w14:paraId="1F18CD51" w14:textId="77777777" w:rsidR="00346796" w:rsidRPr="00394651" w:rsidRDefault="00346796" w:rsidP="004C2912">
      <w:pPr>
        <w:pStyle w:val="BodyText"/>
        <w:spacing w:before="0" w:after="0" w:line="360" w:lineRule="auto"/>
        <w:ind w:firstLine="360"/>
        <w:jc w:val="both"/>
        <w:rPr>
          <w:rFonts w:ascii="Times New Roman" w:hAnsi="Times New Roman" w:cs="Times New Roman"/>
        </w:rPr>
      </w:pPr>
    </w:p>
    <w:p w14:paraId="25291BD2" w14:textId="629FBBEF" w:rsidR="00FF7D03" w:rsidRPr="00394651" w:rsidRDefault="00FF7D03" w:rsidP="004C2912">
      <w:pPr>
        <w:pStyle w:val="Heading3"/>
        <w:spacing w:after="0" w:line="360" w:lineRule="auto"/>
      </w:pPr>
      <w:r w:rsidRPr="00394651">
        <w:t xml:space="preserve">Construction of the SPI </w:t>
      </w:r>
    </w:p>
    <w:p w14:paraId="351D11FE" w14:textId="24D16C54"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 xml:space="preserve">We employ Cameron </w:t>
      </w:r>
      <w:r w:rsidRPr="00394651">
        <w:rPr>
          <w:rFonts w:ascii="Times New Roman" w:hAnsi="Times New Roman" w:cs="Times New Roman"/>
          <w:i/>
        </w:rPr>
        <w:t>et al.</w:t>
      </w:r>
      <w:r w:rsidRPr="00394651">
        <w:rPr>
          <w:rFonts w:ascii="Times New Roman" w:hAnsi="Times New Roman" w:cs="Times New Roman"/>
        </w:rPr>
        <w:t>’s (2021) nested weighting structure to construct the SPI overall score. Compared to other weighting schemes, this weighting structure offers properties such as symmetry, monotonicity, and subgroup decomposability.</w:t>
      </w:r>
      <w:r w:rsidR="00270EC8">
        <w:rPr>
          <w:rFonts w:ascii="Times New Roman" w:hAnsi="Times New Roman" w:cs="Times New Roman"/>
        </w:rPr>
        <w:t xml:space="preserve"> It is based on </w:t>
      </w:r>
      <w:r w:rsidR="00270EC8" w:rsidRPr="000725A3">
        <w:rPr>
          <w:rFonts w:ascii="Times New Roman" w:eastAsia="Times New Roman" w:hAnsi="Times New Roman" w:cs="Times New Roman"/>
        </w:rPr>
        <w:t>Atkinson</w:t>
      </w:r>
      <w:r w:rsidR="00270EC8">
        <w:rPr>
          <w:rFonts w:ascii="Times New Roman" w:eastAsia="Times New Roman" w:hAnsi="Times New Roman" w:cs="Times New Roman"/>
        </w:rPr>
        <w:t>’s</w:t>
      </w:r>
      <w:r w:rsidR="00270EC8" w:rsidRPr="000725A3">
        <w:rPr>
          <w:rFonts w:ascii="Times New Roman" w:eastAsia="Times New Roman" w:hAnsi="Times New Roman" w:cs="Times New Roman"/>
        </w:rPr>
        <w:t xml:space="preserve"> (2003</w:t>
      </w:r>
      <w:r w:rsidR="00270EC8">
        <w:rPr>
          <w:rFonts w:ascii="Times New Roman" w:eastAsia="Times New Roman" w:hAnsi="Times New Roman" w:cs="Times New Roman"/>
        </w:rPr>
        <w:t xml:space="preserve">) counting method, which </w:t>
      </w:r>
      <w:r w:rsidR="00270EC8">
        <w:rPr>
          <w:rFonts w:ascii="Times New Roman" w:hAnsi="Times New Roman" w:cs="Times New Roman"/>
        </w:rPr>
        <w:t>was employed to construct a social exclusion index (Chakravarty and D’Ambrosio, 2006) and to measure adjusted multi-dimensional poverty (Alkire and Foster, 2011).</w:t>
      </w:r>
      <w:r w:rsidRPr="00394651">
        <w:rPr>
          <w:rFonts w:ascii="Times New Roman" w:hAnsi="Times New Roman" w:cs="Times New Roman"/>
        </w:rPr>
        <w:t xml:space="preserve"> Our statistical performance indicators have a three-level structure, and the SPI overall score is formed by sequentially aggregating the indicators at each level. </w:t>
      </w:r>
    </w:p>
    <w:p w14:paraId="37481AC9" w14:textId="77777777"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To begin we produce a score for each dimension within a given pillar, which, unless otherwise stated, is an unweighted average of the indicators within that dimension</w:t>
      </w:r>
      <w:r w:rsidRPr="00394651">
        <w:rPr>
          <w:rFonts w:ascii="Times New Roman"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m:oMath>
        <m:r>
          <w:rPr>
            <w:rFonts w:ascii="Cambria Math" w:hAnsi="Cambria Math" w:cs="Times New Roman"/>
          </w:rPr>
          <m:t>SPI.DI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ctpd</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sup>
          <m:e>
            <m:f>
              <m:fPr>
                <m:ctrlPr>
                  <w:rPr>
                    <w:rFonts w:ascii="Cambria Math" w:hAnsi="Cambria Math" w:cs="Times New Roman"/>
                  </w:rPr>
                </m:ctrlPr>
              </m:fPr>
              <m:num>
                <m:r>
                  <w:rPr>
                    <w:rFonts w:ascii="Cambria Math" w:hAnsi="Cambria Math" w:cs="Times New Roman"/>
                  </w:rPr>
                  <m:t>SPI.IN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ctpdi</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den>
            </m:f>
          </m:e>
        </m:nary>
      </m:oMath>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t>(1)</w:t>
      </w:r>
      <w:r w:rsidRPr="00394651">
        <w:rPr>
          <w:rFonts w:ascii="Times New Roman" w:eastAsiaTheme="minorEastAsia" w:hAnsi="Times New Roman" w:cs="Times New Roman"/>
        </w:rPr>
        <w:tab/>
      </w:r>
    </w:p>
    <w:p w14:paraId="64385EDE" w14:textId="6A2B03E9" w:rsidR="00FF7D03" w:rsidRPr="00394651" w:rsidRDefault="00FF7D03" w:rsidP="004C2912">
      <w:pPr>
        <w:pStyle w:val="BodyText"/>
        <w:spacing w:before="0" w:after="0" w:line="360" w:lineRule="auto"/>
        <w:jc w:val="both"/>
        <w:rPr>
          <w:rFonts w:ascii="Times New Roman" w:hAnsi="Times New Roman" w:cs="Times New Roman"/>
        </w:rPr>
      </w:pPr>
      <w:r w:rsidRPr="00394651">
        <w:rPr>
          <w:rFonts w:ascii="Times New Roman" w:hAnsi="Times New Roman" w:cs="Times New Roman"/>
        </w:rPr>
        <w:t>where </w:t>
      </w:r>
      <m:oMath>
        <m:r>
          <w:rPr>
            <w:rFonts w:ascii="Cambria Math" w:hAnsi="Cambria Math" w:cs="Times New Roman"/>
          </w:rPr>
          <m:t>SPI</m:t>
        </m:r>
        <m:r>
          <m:rPr>
            <m:sty m:val="p"/>
          </m:rPr>
          <w:rPr>
            <w:rFonts w:ascii="Cambria Math" w:hAnsi="Cambria Math" w:cs="Times New Roman"/>
          </w:rPr>
          <m:t>.</m:t>
        </m:r>
        <m:r>
          <w:rPr>
            <w:rFonts w:ascii="Cambria Math" w:hAnsi="Cambria Math" w:cs="Times New Roman"/>
          </w:rPr>
          <m:t>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ctpdi</m:t>
            </m:r>
          </m:sub>
        </m:sSub>
      </m:oMath>
      <w:r w:rsidRPr="00394651">
        <w:rPr>
          <w:rFonts w:ascii="Times New Roman" w:hAnsi="Times New Roman" w:cs="Times New Roman"/>
        </w:rPr>
        <w:t xml:space="preserve"> is an indicator </w:t>
      </w:r>
      <w:r w:rsidRPr="00394651">
        <w:rPr>
          <w:rFonts w:ascii="Times New Roman" w:hAnsi="Times New Roman" w:cs="Times New Roman"/>
          <w:i/>
        </w:rPr>
        <w:t>i</w:t>
      </w:r>
      <w:r w:rsidRPr="00394651">
        <w:rPr>
          <w:rFonts w:ascii="Times New Roman" w:hAnsi="Times New Roman" w:cs="Times New Roman"/>
        </w:rPr>
        <w:t xml:space="preserve"> in dimension </w:t>
      </w:r>
      <w:r w:rsidRPr="00394651">
        <w:rPr>
          <w:rFonts w:ascii="Times New Roman" w:hAnsi="Times New Roman" w:cs="Times New Roman"/>
          <w:i/>
        </w:rPr>
        <w:t>d</w:t>
      </w:r>
      <w:r w:rsidRPr="00394651">
        <w:rPr>
          <w:rFonts w:ascii="Times New Roman" w:hAnsi="Times New Roman" w:cs="Times New Roman"/>
        </w:rPr>
        <w:t xml:space="preserve">, pillar </w:t>
      </w:r>
      <w:r w:rsidRPr="00394651">
        <w:rPr>
          <w:rFonts w:ascii="Times New Roman" w:hAnsi="Times New Roman" w:cs="Times New Roman"/>
          <w:i/>
        </w:rPr>
        <w:t>p</w:t>
      </w:r>
      <w:r w:rsidRPr="00394651">
        <w:rPr>
          <w:rFonts w:ascii="Times New Roman" w:hAnsi="Times New Roman" w:cs="Times New Roman"/>
        </w:rPr>
        <w:t xml:space="preserve">, time period </w:t>
      </w:r>
      <w:r w:rsidRPr="00394651">
        <w:rPr>
          <w:rFonts w:ascii="Times New Roman" w:hAnsi="Times New Roman" w:cs="Times New Roman"/>
          <w:i/>
        </w:rPr>
        <w:t>t</w:t>
      </w:r>
      <w:r w:rsidRPr="00394651">
        <w:rPr>
          <w:rFonts w:ascii="Times New Roman" w:hAnsi="Times New Roman" w:cs="Times New Roman"/>
        </w:rPr>
        <w:t xml:space="preserve">, and country </w:t>
      </w:r>
      <w:r w:rsidRPr="00394651">
        <w:rPr>
          <w:rFonts w:ascii="Times New Roman" w:hAnsi="Times New Roman" w:cs="Times New Roman"/>
          <w:i/>
        </w:rPr>
        <w:t>c</w:t>
      </w:r>
      <w:r w:rsidRPr="003946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oMath>
      <w:r w:rsidRPr="00394651">
        <w:rPr>
          <w:rFonts w:ascii="Times New Roman" w:hAnsi="Times New Roman" w:cs="Times New Roman"/>
        </w:rPr>
        <w:t xml:space="preserve"> is the number of indicators in dimension </w:t>
      </w:r>
      <w:r w:rsidRPr="00394651">
        <w:rPr>
          <w:rFonts w:ascii="Times New Roman" w:hAnsi="Times New Roman" w:cs="Times New Roman"/>
          <w:i/>
        </w:rPr>
        <w:t>d</w:t>
      </w:r>
      <w:r w:rsidRPr="00394651">
        <w:rPr>
          <w:rFonts w:ascii="Times New Roman" w:hAnsi="Times New Roman" w:cs="Times New Roman"/>
        </w:rPr>
        <w:t xml:space="preserve">. For instance, the score for the Standards and Methods dimension is obtained by taking the unweighted average of all indicators in this dimension, including the indicators for the system of national accounts in use, national accounts base year, classification of national industry, CPI base year, and classification of household consumption (Appendix A, </w:t>
      </w:r>
      <w:r w:rsidR="00EF59A2">
        <w:rPr>
          <w:rFonts w:ascii="Times New Roman" w:hAnsi="Times New Roman" w:cs="Times New Roman"/>
        </w:rPr>
        <w:t>Table S</w:t>
      </w:r>
      <w:r w:rsidRPr="00394651">
        <w:rPr>
          <w:rFonts w:ascii="Times New Roman" w:hAnsi="Times New Roman" w:cs="Times New Roman"/>
        </w:rPr>
        <w:t>1).</w:t>
      </w:r>
    </w:p>
    <w:p w14:paraId="619C6049" w14:textId="05AD1B73"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A score for each pillar is subsequently computed as the average score of the dimensions in that pillar. For pillars 1, 2, 4, and 5, the unweighted average of the dimensions within each pillar is taken.  For pillar 3 on data products, we take a weighted average of the dimensions, where the weights are based on the number of SDGs in each dimension (6 SDGs in dimension 3.1 on social statistics, 6 SDGs in dimension 3.2 on economic statistics, 2 in dimension 3.3 on environmental statistics, and 2 in dimension 3.4 on institutional statistics</w:t>
      </w:r>
      <w:r w:rsidR="00270EC8">
        <w:rPr>
          <w:rFonts w:ascii="Times New Roman" w:hAnsi="Times New Roman" w:cs="Times New Roman"/>
        </w:rPr>
        <w:t xml:space="preserve">. </w:t>
      </w:r>
      <w:r w:rsidR="00270EC8" w:rsidRPr="00481792">
        <w:rPr>
          <w:rFonts w:ascii="Times New Roman" w:hAnsi="Times New Roman" w:cs="Times New Roman"/>
        </w:rPr>
        <w:t>SDG 14 - Life Below Water - is omitted because land-locked countries do not report on these indicators.</w:t>
      </w:r>
      <w:r w:rsidRPr="00394651">
        <w:rPr>
          <w:rFonts w:ascii="Times New Roman" w:hAnsi="Times New Roman" w:cs="Times New Roman"/>
        </w:rPr>
        <w:t>). This reflects a perspective that all SDGs are of equal importance, and therefore the dimensions are weighted accordingly. Additionally, for Pillar 4 on data sources, censuses and surveys are given separate weights, so that censuses, surveys, administrative data, and geospatial data each receives a weight of 1/4. While censuses and surveys are in the same pillar in the framework, and therefore each would typically only receive a weight of 1/6 in this dimension, because of their importance in producing many indicators, they are given extra weight such that each gets a weight of 1/4.</w:t>
      </w:r>
      <w:r w:rsidR="00883E37">
        <w:rPr>
          <w:rFonts w:ascii="Times New Roman" w:hAnsi="Times New Roman" w:cs="Times New Roman"/>
        </w:rPr>
        <w:t xml:space="preserve"> (</w:t>
      </w:r>
      <w:r w:rsidR="00883E37" w:rsidRPr="00E207E1">
        <w:rPr>
          <w:rFonts w:ascii="Times New Roman" w:hAnsi="Times New Roman" w:cs="Times New Roman"/>
        </w:rPr>
        <w:t xml:space="preserve">Using </w:t>
      </w:r>
      <w:r w:rsidR="00883E37" w:rsidRPr="001F5A70">
        <w:rPr>
          <w:rFonts w:ascii="Times New Roman" w:hAnsi="Times New Roman" w:cs="Times New Roman"/>
        </w:rPr>
        <w:t>a weight of 1/6 for censuses and surveys provides very similar results. In particular, the</w:t>
      </w:r>
      <w:r w:rsidR="00883E37" w:rsidRPr="00E207E1">
        <w:rPr>
          <w:rFonts w:ascii="Times New Roman" w:hAnsi="Times New Roman" w:cs="Times New Roman"/>
        </w:rPr>
        <w:t xml:space="preserve"> correlation between the SPI overall score under the preferred approach and the alternative approach is 0.998</w:t>
      </w:r>
      <w:r w:rsidR="00E61C1B">
        <w:rPr>
          <w:rFonts w:ascii="Times New Roman" w:hAnsi="Times New Roman" w:cs="Times New Roman"/>
        </w:rPr>
        <w:t>.</w:t>
      </w:r>
      <w:r w:rsidR="00F92EFB">
        <w:rPr>
          <w:rFonts w:ascii="Times New Roman" w:hAnsi="Times New Roman" w:cs="Times New Roman"/>
        </w:rPr>
        <w:t>)</w:t>
      </w:r>
      <w:r w:rsidR="00883E37">
        <w:rPr>
          <w:rFonts w:ascii="Times New Roman" w:hAnsi="Times New Roman" w:cs="Times New Roman"/>
        </w:rPr>
        <w:t xml:space="preserve"> </w:t>
      </w:r>
      <w:r w:rsidRPr="00394651">
        <w:rPr>
          <w:rFonts w:ascii="Times New Roman" w:hAnsi="Times New Roman" w:cs="Times New Roman"/>
        </w:rPr>
        <w:t>The score for each pillar (</w:t>
      </w:r>
      <m:oMath>
        <m:r>
          <w:rPr>
            <w:rFonts w:ascii="Cambria Math" w:hAnsi="Cambria Math" w:cs="Times New Roman"/>
          </w:rPr>
          <m:t>SPI.PI</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ctp</m:t>
            </m:r>
          </m:sub>
        </m:sSub>
      </m:oMath>
      <w:r w:rsidRPr="00394651">
        <w:rPr>
          <w:rFonts w:ascii="Times New Roman" w:eastAsiaTheme="minorEastAsia" w:hAnsi="Times New Roman" w:cs="Times New Roman"/>
        </w:rPr>
        <w:t xml:space="preserve">) </w:t>
      </w:r>
      <w:r w:rsidRPr="00394651">
        <w:rPr>
          <w:rFonts w:ascii="Times New Roman" w:hAnsi="Times New Roman" w:cs="Times New Roman"/>
        </w:rPr>
        <w:t>is calculated as follows</w:t>
      </w:r>
    </w:p>
    <w:p w14:paraId="4726B11A" w14:textId="77777777" w:rsidR="00FF7D03" w:rsidRPr="00394651" w:rsidRDefault="00FF7D03" w:rsidP="00C11ECB">
      <w:pPr>
        <w:pStyle w:val="BodyText"/>
        <w:spacing w:before="0" w:after="0" w:line="360" w:lineRule="auto"/>
        <w:ind w:left="2160" w:firstLine="720"/>
        <w:jc w:val="both"/>
        <w:rPr>
          <w:rFonts w:ascii="Times New Roman" w:hAnsi="Times New Roman" w:cs="Times New Roman"/>
        </w:rPr>
      </w:pPr>
      <m:oMath>
        <m:r>
          <w:rPr>
            <w:rFonts w:ascii="Cambria Math" w:hAnsi="Cambria Math" w:cs="Times New Roman"/>
          </w:rPr>
          <m:t>SPI.PI</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ctp</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d=1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d</m:t>
                </m:r>
              </m:sub>
            </m:sSub>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pd</m:t>
                    </m:r>
                  </m:sub>
                </m:sSub>
                <m:r>
                  <w:rPr>
                    <w:rFonts w:ascii="Cambria Math" w:hAnsi="Cambria Math" w:cs="Times New Roman"/>
                  </w:rPr>
                  <m:t>×SPI.DI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ctpd</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d</m:t>
                    </m:r>
                  </m:sub>
                </m:sSub>
              </m:den>
            </m:f>
          </m:e>
        </m:nary>
      </m:oMath>
      <w:r w:rsidRPr="00394651">
        <w:rPr>
          <w:rFonts w:ascii="Times New Roman" w:eastAsiaTheme="minorEastAsia" w:hAnsi="Times New Roman" w:cs="Times New Roman"/>
        </w:rPr>
        <w:t xml:space="preserve"> </w:t>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t>(2)</w:t>
      </w:r>
    </w:p>
    <w:p w14:paraId="32651175" w14:textId="77777777" w:rsidR="00FF7D03" w:rsidRPr="00394651" w:rsidRDefault="00CC78AC" w:rsidP="004C2912">
      <w:pPr>
        <w:pStyle w:val="BodyText"/>
        <w:spacing w:before="0" w:after="0" w:line="360"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dp</m:t>
            </m:r>
          </m:sub>
        </m:sSub>
      </m:oMath>
      <w:r w:rsidR="00FF7D03" w:rsidRPr="00394651">
        <w:rPr>
          <w:rFonts w:ascii="Times New Roman" w:hAnsi="Times New Roman" w:cs="Times New Roman"/>
        </w:rPr>
        <w:t xml:space="preserve"> is the weight for dimension </w:t>
      </w:r>
      <w:r w:rsidR="00FF7D03" w:rsidRPr="00394651">
        <w:rPr>
          <w:rFonts w:ascii="Times New Roman" w:hAnsi="Times New Roman" w:cs="Times New Roman"/>
          <w:i/>
        </w:rPr>
        <w:t>d</w:t>
      </w:r>
      <w:r w:rsidR="00FF7D03" w:rsidRPr="00394651">
        <w:rPr>
          <w:rFonts w:ascii="Times New Roman" w:hAnsi="Times New Roman" w:cs="Times New Roman"/>
        </w:rPr>
        <w:t xml:space="preserve"> in pillar </w:t>
      </w:r>
      <w:r w:rsidR="00FF7D03" w:rsidRPr="00394651">
        <w:rPr>
          <w:rFonts w:ascii="Times New Roman" w:hAnsi="Times New Roman" w:cs="Times New Roman"/>
          <w:i/>
        </w:rPr>
        <w:t>p</w:t>
      </w:r>
      <w:r w:rsidR="00FF7D03" w:rsidRPr="003946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d</m:t>
            </m:r>
          </m:sub>
        </m:sSub>
      </m:oMath>
      <w:r w:rsidR="00FF7D03" w:rsidRPr="00394651">
        <w:rPr>
          <w:rFonts w:ascii="Times New Roman" w:hAnsi="Times New Roman" w:cs="Times New Roman"/>
        </w:rPr>
        <w:t xml:space="preserve"> is the number of dimensions in pillar </w:t>
      </w:r>
      <w:r w:rsidR="00FF7D03" w:rsidRPr="00394651">
        <w:rPr>
          <w:rFonts w:ascii="Times New Roman" w:hAnsi="Times New Roman" w:cs="Times New Roman"/>
          <w:i/>
        </w:rPr>
        <w:t>p</w:t>
      </w:r>
      <w:r w:rsidR="00FF7D03" w:rsidRPr="00394651">
        <w:rPr>
          <w:rFonts w:ascii="Times New Roman" w:hAnsi="Times New Roman" w:cs="Times New Roman"/>
        </w:rPr>
        <w:t>.</w:t>
      </w:r>
    </w:p>
    <w:p w14:paraId="6A5B7544" w14:textId="77777777"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 xml:space="preserve">Finally, the SPI overall score for country </w:t>
      </w:r>
      <w:r w:rsidRPr="00394651">
        <w:rPr>
          <w:rFonts w:ascii="Times New Roman" w:hAnsi="Times New Roman" w:cs="Times New Roman"/>
          <w:i/>
        </w:rPr>
        <w:t>c</w:t>
      </w:r>
      <w:r w:rsidRPr="00394651">
        <w:rPr>
          <w:rFonts w:ascii="Times New Roman" w:hAnsi="Times New Roman" w:cs="Times New Roman"/>
        </w:rPr>
        <w:t xml:space="preserve"> in time </w:t>
      </w:r>
      <w:r w:rsidRPr="00394651">
        <w:rPr>
          <w:rFonts w:ascii="Times New Roman" w:hAnsi="Times New Roman" w:cs="Times New Roman"/>
          <w:i/>
        </w:rPr>
        <w:t>t</w:t>
      </w:r>
      <w:r w:rsidRPr="00394651">
        <w:rPr>
          <w:rFonts w:ascii="Times New Roman" w:hAnsi="Times New Roman" w:cs="Times New Roman"/>
        </w:rPr>
        <w:t xml:space="preserve"> is derived by taking the average across the 5 pillars.  The SPI overall score has a maximum score of 100 and a minimum of 0. A score of 100 would indicate that a country has every single element that we measure in place. A score of 0 indicates that none is in place. The SPI overall score</w:t>
      </w:r>
      <w:r w:rsidRPr="00394651" w:rsidDel="000516F7">
        <w:rPr>
          <w:rFonts w:ascii="Times New Roman" w:hAnsi="Times New Roman" w:cs="Times New Roman"/>
        </w:rPr>
        <w:t xml:space="preserve"> </w:t>
      </w:r>
      <w:r w:rsidRPr="00394651">
        <w:rPr>
          <w:rFonts w:ascii="Times New Roman" w:hAnsi="Times New Roman" w:cs="Times New Roman"/>
        </w:rPr>
        <w:t>(</w:t>
      </w:r>
      <m:oMath>
        <m:r>
          <w:rPr>
            <w:rFonts w:ascii="Cambria Math" w:hAnsi="Cambria Math" w:cs="Times New Roman"/>
          </w:rPr>
          <m:t>SPI.INDE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ct</m:t>
            </m:r>
          </m:sub>
        </m:sSub>
      </m:oMath>
      <w:r w:rsidRPr="00394651">
        <w:rPr>
          <w:rFonts w:ascii="Times New Roman" w:eastAsiaTheme="minorEastAsia" w:hAnsi="Times New Roman" w:cs="Times New Roman"/>
        </w:rPr>
        <w:t xml:space="preserve">) </w:t>
      </w:r>
      <w:r w:rsidRPr="00394651">
        <w:rPr>
          <w:rFonts w:ascii="Times New Roman" w:hAnsi="Times New Roman" w:cs="Times New Roman"/>
        </w:rPr>
        <w:t>is calculated as follows</w:t>
      </w:r>
      <w:r w:rsidRPr="00394651" w:rsidDel="000516F7">
        <w:rPr>
          <w:rFonts w:ascii="Times New Roman" w:hAnsi="Times New Roman" w:cs="Times New Roman"/>
        </w:rPr>
        <w:t xml:space="preserve"> </w:t>
      </w:r>
    </w:p>
    <w:p w14:paraId="51AEA1A5" w14:textId="77777777" w:rsidR="00FF7D03" w:rsidRPr="00394651" w:rsidRDefault="00FF7D03" w:rsidP="00C11ECB">
      <w:pPr>
        <w:pStyle w:val="BodyText"/>
        <w:spacing w:before="0" w:after="0" w:line="360" w:lineRule="auto"/>
        <w:ind w:left="2160" w:firstLine="720"/>
        <w:rPr>
          <w:rFonts w:ascii="Times New Roman" w:hAnsi="Times New Roman" w:cs="Times New Roman"/>
        </w:rPr>
      </w:pPr>
      <m:oMath>
        <m:r>
          <w:rPr>
            <w:rFonts w:ascii="Cambria Math" w:hAnsi="Cambria Math" w:cs="Times New Roman"/>
          </w:rPr>
          <m:t>SPI.INDE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ct</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p=1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m:t>
                </m:r>
              </m:sub>
            </m:sSub>
          </m:sup>
          <m:e>
            <m:f>
              <m:fPr>
                <m:ctrlPr>
                  <w:rPr>
                    <w:rFonts w:ascii="Cambria Math" w:hAnsi="Cambria Math" w:cs="Times New Roman"/>
                  </w:rPr>
                </m:ctrlPr>
              </m:fPr>
              <m:num>
                <m:r>
                  <w:rPr>
                    <w:rFonts w:ascii="Cambria Math" w:hAnsi="Cambria Math" w:cs="Times New Roman"/>
                  </w:rPr>
                  <m:t>SPI.PI</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ctp</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m:t>
                    </m:r>
                  </m:sub>
                </m:sSub>
              </m:den>
            </m:f>
          </m:e>
        </m:nary>
      </m:oMath>
      <w:r w:rsidRPr="00394651">
        <w:rPr>
          <w:rFonts w:ascii="Times New Roman" w:eastAsiaTheme="minorEastAsia" w:hAnsi="Times New Roman" w:cs="Times New Roman"/>
        </w:rPr>
        <w:t xml:space="preserve"> </w:t>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t>(3)</w:t>
      </w:r>
    </w:p>
    <w:p w14:paraId="349B0E4D" w14:textId="337C1F05" w:rsidR="003711FF" w:rsidRPr="00394651" w:rsidRDefault="00FF7D03" w:rsidP="004C2912">
      <w:pPr>
        <w:spacing w:after="0" w:line="360" w:lineRule="auto"/>
        <w:rPr>
          <w:rFonts w:ascii="Times New Roman" w:hAnsi="Times New Roman" w:cs="Times New Roman"/>
          <w:sz w:val="24"/>
          <w:szCs w:val="24"/>
        </w:rPr>
      </w:pPr>
      <w:r w:rsidRPr="00394651">
        <w:rPr>
          <w:rFonts w:ascii="Times New Roman" w:hAnsi="Times New Roman" w:cs="Times New Roman"/>
          <w:sz w:val="24"/>
          <w:szCs w:val="24"/>
        </w:rPr>
        <w:t xml:space="preserve">where </w:t>
      </w:r>
      <m:oMath>
        <m:r>
          <w:rPr>
            <w:rFonts w:ascii="Cambria Math" w:hAnsi="Cambria Math" w:cs="Times New Roman"/>
            <w:sz w:val="24"/>
            <w:szCs w:val="24"/>
          </w:rPr>
          <m:t>SPI.PI</m:t>
        </m:r>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ctp</m:t>
            </m:r>
          </m:sub>
        </m:sSub>
      </m:oMath>
      <w:r w:rsidRPr="00394651">
        <w:rPr>
          <w:rFonts w:ascii="Times New Roman" w:hAnsi="Times New Roman" w:cs="Times New Roman"/>
          <w:sz w:val="24"/>
          <w:szCs w:val="24"/>
        </w:rPr>
        <w:t xml:space="preserve"> is the SPI pillar scores for country </w:t>
      </w:r>
      <w:r w:rsidRPr="00394651">
        <w:rPr>
          <w:rFonts w:ascii="Times New Roman" w:hAnsi="Times New Roman" w:cs="Times New Roman"/>
          <w:i/>
          <w:sz w:val="24"/>
          <w:szCs w:val="24"/>
        </w:rPr>
        <w:t>c</w:t>
      </w:r>
      <w:r w:rsidRPr="00394651">
        <w:rPr>
          <w:rFonts w:ascii="Times New Roman" w:hAnsi="Times New Roman" w:cs="Times New Roman"/>
          <w:sz w:val="24"/>
          <w:szCs w:val="24"/>
        </w:rPr>
        <w:t xml:space="preserve"> in time </w:t>
      </w:r>
      <w:r w:rsidRPr="00394651">
        <w:rPr>
          <w:rFonts w:ascii="Times New Roman" w:hAnsi="Times New Roman" w:cs="Times New Roman"/>
          <w:i/>
          <w:sz w:val="24"/>
          <w:szCs w:val="24"/>
        </w:rPr>
        <w:t>t</w:t>
      </w:r>
      <w:r w:rsidRPr="00394651">
        <w:rPr>
          <w:rFonts w:ascii="Times New Roman" w:hAnsi="Times New Roman" w:cs="Times New Roman"/>
          <w:sz w:val="24"/>
          <w:szCs w:val="24"/>
        </w:rPr>
        <w:t xml:space="preserve"> for the five pillars discussed above, and </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sidRPr="00394651">
        <w:rPr>
          <w:rFonts w:ascii="Times New Roman" w:hAnsi="Times New Roman" w:cs="Times New Roman"/>
          <w:sz w:val="24"/>
          <w:szCs w:val="24"/>
        </w:rPr>
        <w:t xml:space="preserve"> is the number of pillars.</w:t>
      </w:r>
    </w:p>
    <w:p w14:paraId="3A666E30" w14:textId="3A352FF4" w:rsidR="002D288F" w:rsidRPr="00E92A99" w:rsidRDefault="004F1180" w:rsidP="008116A6">
      <w:pPr>
        <w:spacing w:after="0" w:line="360" w:lineRule="auto"/>
        <w:ind w:firstLine="360"/>
        <w:jc w:val="both"/>
        <w:rPr>
          <w:rFonts w:ascii="Times New Roman" w:hAnsi="Times New Roman" w:cs="Times New Roman"/>
          <w:sz w:val="24"/>
          <w:szCs w:val="24"/>
        </w:rPr>
      </w:pPr>
      <w:r w:rsidRPr="00982FEC">
        <w:rPr>
          <w:rFonts w:ascii="Times New Roman" w:hAnsi="Times New Roman" w:cs="Times New Roman"/>
          <w:sz w:val="24"/>
          <w:szCs w:val="24"/>
        </w:rPr>
        <w:t xml:space="preserve">Dang </w:t>
      </w:r>
      <w:r w:rsidRPr="00982FEC">
        <w:rPr>
          <w:rFonts w:ascii="Times New Roman" w:hAnsi="Times New Roman" w:cs="Times New Roman"/>
          <w:i/>
          <w:iCs/>
          <w:sz w:val="24"/>
          <w:szCs w:val="24"/>
        </w:rPr>
        <w:t>et al.</w:t>
      </w:r>
      <w:r w:rsidRPr="00982FEC">
        <w:rPr>
          <w:rFonts w:ascii="Times New Roman" w:hAnsi="Times New Roman" w:cs="Times New Roman"/>
          <w:sz w:val="24"/>
          <w:szCs w:val="24"/>
        </w:rPr>
        <w:t xml:space="preserve"> (2023) show that </w:t>
      </w:r>
      <w:r w:rsidR="009C1E2A" w:rsidRPr="00982FEC">
        <w:rPr>
          <w:rFonts w:ascii="Times New Roman" w:hAnsi="Times New Roman" w:cs="Times New Roman"/>
          <w:sz w:val="24"/>
          <w:szCs w:val="24"/>
        </w:rPr>
        <w:t>while a</w:t>
      </w:r>
      <w:r w:rsidR="00B954BE" w:rsidRPr="00982FEC">
        <w:rPr>
          <w:rFonts w:ascii="Times New Roman" w:eastAsia="Times New Roman" w:hAnsi="Times New Roman" w:cs="Times New Roman"/>
          <w:sz w:val="24"/>
          <w:szCs w:val="24"/>
        </w:rPr>
        <w:t xml:space="preserve">ll </w:t>
      </w:r>
      <w:r w:rsidR="009C1E2A" w:rsidRPr="00982FEC">
        <w:rPr>
          <w:rFonts w:ascii="Times New Roman" w:eastAsia="Times New Roman" w:hAnsi="Times New Roman" w:cs="Times New Roman"/>
          <w:sz w:val="24"/>
          <w:szCs w:val="24"/>
        </w:rPr>
        <w:t xml:space="preserve">SPI </w:t>
      </w:r>
      <w:r w:rsidR="00B954BE" w:rsidRPr="00982FEC">
        <w:rPr>
          <w:rFonts w:ascii="Times New Roman" w:eastAsia="Times New Roman" w:hAnsi="Times New Roman" w:cs="Times New Roman"/>
          <w:sz w:val="24"/>
          <w:szCs w:val="24"/>
        </w:rPr>
        <w:t>pillars are positively correlated with one another</w:t>
      </w:r>
      <w:r w:rsidR="009C1E2A" w:rsidRPr="00982FEC">
        <w:rPr>
          <w:rFonts w:ascii="Times New Roman" w:eastAsia="Times New Roman" w:hAnsi="Times New Roman" w:cs="Times New Roman"/>
          <w:sz w:val="24"/>
          <w:szCs w:val="24"/>
        </w:rPr>
        <w:t xml:space="preserve">, </w:t>
      </w:r>
      <w:r w:rsidR="00B954BE" w:rsidRPr="00982FEC">
        <w:rPr>
          <w:rFonts w:ascii="Times New Roman" w:eastAsia="Times New Roman" w:hAnsi="Times New Roman" w:cs="Times New Roman"/>
          <w:sz w:val="24"/>
          <w:szCs w:val="24"/>
        </w:rPr>
        <w:t>no pillar is perfectly correlated with any of the other pillars, indicat</w:t>
      </w:r>
      <w:r w:rsidR="009C1E2A" w:rsidRPr="00982FEC">
        <w:rPr>
          <w:rFonts w:ascii="Times New Roman" w:eastAsia="Times New Roman" w:hAnsi="Times New Roman" w:cs="Times New Roman"/>
          <w:sz w:val="24"/>
          <w:szCs w:val="24"/>
        </w:rPr>
        <w:t>ing</w:t>
      </w:r>
      <w:r w:rsidR="00B954BE" w:rsidRPr="00982FEC">
        <w:rPr>
          <w:rFonts w:ascii="Times New Roman" w:eastAsia="Times New Roman" w:hAnsi="Times New Roman" w:cs="Times New Roman"/>
          <w:sz w:val="24"/>
          <w:szCs w:val="24"/>
        </w:rPr>
        <w:t xml:space="preserve"> that each pillar provides additional information on a country’s statistical performance. </w:t>
      </w:r>
      <w:r w:rsidR="008A54C8" w:rsidRPr="00982FEC">
        <w:rPr>
          <w:rFonts w:ascii="Times New Roman" w:eastAsia="Times New Roman" w:hAnsi="Times New Roman" w:cs="Times New Roman"/>
          <w:sz w:val="24"/>
          <w:szCs w:val="24"/>
        </w:rPr>
        <w:t>F</w:t>
      </w:r>
      <w:r w:rsidR="00B954BE" w:rsidRPr="00982FEC">
        <w:rPr>
          <w:rFonts w:ascii="Times New Roman" w:eastAsia="Times New Roman" w:hAnsi="Times New Roman" w:cs="Times New Roman"/>
          <w:sz w:val="24"/>
          <w:szCs w:val="24"/>
        </w:rPr>
        <w:t>urther decompos</w:t>
      </w:r>
      <w:r w:rsidR="008A54C8" w:rsidRPr="00982FEC">
        <w:rPr>
          <w:rFonts w:ascii="Times New Roman" w:eastAsia="Times New Roman" w:hAnsi="Times New Roman" w:cs="Times New Roman"/>
          <w:sz w:val="24"/>
          <w:szCs w:val="24"/>
        </w:rPr>
        <w:t>ing</w:t>
      </w:r>
      <w:r w:rsidR="00B954BE" w:rsidRPr="00982FEC">
        <w:rPr>
          <w:rFonts w:ascii="Times New Roman" w:eastAsia="Times New Roman" w:hAnsi="Times New Roman" w:cs="Times New Roman"/>
          <w:sz w:val="24"/>
          <w:szCs w:val="24"/>
        </w:rPr>
        <w:t xml:space="preserve"> the SPI into the contributions from each pillar</w:t>
      </w:r>
      <w:r w:rsidR="008A54C8" w:rsidRPr="00982FEC">
        <w:rPr>
          <w:rFonts w:ascii="Times New Roman" w:eastAsia="Times New Roman" w:hAnsi="Times New Roman" w:cs="Times New Roman"/>
          <w:sz w:val="24"/>
          <w:szCs w:val="24"/>
        </w:rPr>
        <w:t xml:space="preserve"> suggests that</w:t>
      </w:r>
      <w:r w:rsidR="00B954BE" w:rsidRPr="00982FEC">
        <w:rPr>
          <w:rFonts w:ascii="Times New Roman" w:eastAsia="Times New Roman" w:hAnsi="Times New Roman" w:cs="Times New Roman"/>
          <w:sz w:val="24"/>
          <w:szCs w:val="24"/>
        </w:rPr>
        <w:t xml:space="preserve"> in low income countries, adequate data sources (Pillar 4) and data infrastructure (Pillar 5) represent severe capacity limitation</w:t>
      </w:r>
      <w:r w:rsidR="00B33559" w:rsidRPr="00982FEC">
        <w:rPr>
          <w:rFonts w:ascii="Times New Roman" w:eastAsia="Times New Roman" w:hAnsi="Times New Roman" w:cs="Times New Roman"/>
          <w:sz w:val="24"/>
          <w:szCs w:val="24"/>
        </w:rPr>
        <w:t xml:space="preserve"> but h</w:t>
      </w:r>
      <w:r w:rsidR="009C6033" w:rsidRPr="00982FEC">
        <w:rPr>
          <w:rFonts w:ascii="Times New Roman" w:hAnsi="Times New Roman" w:cs="Times New Roman"/>
          <w:sz w:val="24"/>
          <w:szCs w:val="24"/>
        </w:rPr>
        <w:t>igh-income countries are doing relatively poorly in terms of data products.</w:t>
      </w:r>
      <w:r w:rsidR="0096506F" w:rsidRPr="00982FEC">
        <w:rPr>
          <w:rFonts w:ascii="Times New Roman" w:hAnsi="Times New Roman" w:cs="Times New Roman"/>
          <w:sz w:val="24"/>
          <w:szCs w:val="24"/>
        </w:rPr>
        <w:t xml:space="preserve"> </w:t>
      </w:r>
      <w:r w:rsidR="00AE3FC9" w:rsidRPr="00982FEC">
        <w:rPr>
          <w:rFonts w:ascii="Times New Roman" w:hAnsi="Times New Roman" w:cs="Times New Roman"/>
          <w:sz w:val="24"/>
          <w:szCs w:val="24"/>
        </w:rPr>
        <w:t>Overall, c</w:t>
      </w:r>
      <w:r w:rsidR="004430BD" w:rsidRPr="00982FEC">
        <w:rPr>
          <w:rFonts w:ascii="Times New Roman" w:eastAsia="Times New Roman" w:hAnsi="Times New Roman" w:cs="Times New Roman"/>
          <w:sz w:val="24"/>
          <w:szCs w:val="24"/>
        </w:rPr>
        <w:t>ountries with a higher income level or a non</w:t>
      </w:r>
      <w:r w:rsidR="00AE3FC9" w:rsidRPr="00982FEC">
        <w:rPr>
          <w:rFonts w:ascii="Times New Roman" w:eastAsia="Times New Roman" w:hAnsi="Times New Roman" w:cs="Times New Roman"/>
          <w:sz w:val="24"/>
          <w:szCs w:val="24"/>
        </w:rPr>
        <w:t>-fragile-and-conflict status</w:t>
      </w:r>
      <w:r w:rsidR="004430BD" w:rsidRPr="00982FEC">
        <w:rPr>
          <w:rFonts w:ascii="Times New Roman" w:eastAsia="Times New Roman" w:hAnsi="Times New Roman" w:cs="Times New Roman"/>
          <w:sz w:val="24"/>
          <w:szCs w:val="24"/>
        </w:rPr>
        <w:t xml:space="preserve"> have a higher SPI score</w:t>
      </w:r>
      <w:r w:rsidR="00AE3FC9" w:rsidRPr="00982FEC">
        <w:rPr>
          <w:rFonts w:ascii="Times New Roman" w:eastAsia="Times New Roman" w:hAnsi="Times New Roman" w:cs="Times New Roman"/>
          <w:sz w:val="24"/>
          <w:szCs w:val="24"/>
        </w:rPr>
        <w:t>.</w:t>
      </w:r>
      <w:r w:rsidR="004430BD" w:rsidRPr="00982FEC">
        <w:t xml:space="preserve"> </w:t>
      </w:r>
      <w:r w:rsidR="00441095" w:rsidRPr="00E92A99">
        <w:rPr>
          <w:rFonts w:ascii="Times New Roman" w:hAnsi="Times New Roman" w:cs="Times New Roman"/>
          <w:sz w:val="24"/>
          <w:szCs w:val="24"/>
        </w:rPr>
        <w:t xml:space="preserve">We provide detailed discussion on the data collection process for the SPI indicators and other related challenges (e.g., potential issues with missing data) in Dang </w:t>
      </w:r>
      <w:r w:rsidR="00441095" w:rsidRPr="00E92A99">
        <w:rPr>
          <w:rFonts w:ascii="Times New Roman" w:hAnsi="Times New Roman" w:cs="Times New Roman"/>
          <w:i/>
          <w:sz w:val="24"/>
          <w:szCs w:val="24"/>
        </w:rPr>
        <w:t>et al.</w:t>
      </w:r>
      <w:r w:rsidR="00441095" w:rsidRPr="00E92A99">
        <w:rPr>
          <w:rFonts w:ascii="Times New Roman" w:hAnsi="Times New Roman" w:cs="Times New Roman"/>
          <w:sz w:val="24"/>
          <w:szCs w:val="24"/>
        </w:rPr>
        <w:t xml:space="preserve"> (202</w:t>
      </w:r>
      <w:r w:rsidR="000045B1" w:rsidRPr="00E92A99">
        <w:rPr>
          <w:rFonts w:ascii="Times New Roman" w:hAnsi="Times New Roman" w:cs="Times New Roman"/>
          <w:sz w:val="24"/>
          <w:szCs w:val="24"/>
        </w:rPr>
        <w:t>3</w:t>
      </w:r>
      <w:r w:rsidR="00441095" w:rsidRPr="00E92A99">
        <w:rPr>
          <w:rFonts w:ascii="Times New Roman" w:hAnsi="Times New Roman" w:cs="Times New Roman"/>
          <w:sz w:val="24"/>
          <w:szCs w:val="24"/>
        </w:rPr>
        <w:t xml:space="preserve">). The SPI is publicly available at </w:t>
      </w:r>
      <w:hyperlink r:id="rId12" w:history="1">
        <w:r w:rsidR="00441095" w:rsidRPr="00E92A99">
          <w:rPr>
            <w:rStyle w:val="Hyperlink"/>
            <w:rFonts w:ascii="Times New Roman" w:hAnsi="Times New Roman" w:cs="Times New Roman"/>
            <w:sz w:val="24"/>
            <w:szCs w:val="24"/>
          </w:rPr>
          <w:t>www.worldbank.org/spi</w:t>
        </w:r>
      </w:hyperlink>
      <w:r w:rsidR="00E92A99" w:rsidRPr="00E92A99">
        <w:rPr>
          <w:rFonts w:ascii="Times New Roman" w:hAnsi="Times New Roman" w:cs="Times New Roman"/>
          <w:sz w:val="24"/>
          <w:szCs w:val="24"/>
        </w:rPr>
        <w:t xml:space="preserve">. </w:t>
      </w:r>
      <w:r w:rsidR="00E92A99" w:rsidRPr="008116A6">
        <w:rPr>
          <w:rFonts w:ascii="Times New Roman" w:hAnsi="Times New Roman" w:cs="Times New Roman"/>
          <w:sz w:val="24"/>
          <w:szCs w:val="24"/>
        </w:rPr>
        <w:t xml:space="preserve">The associated code and underlying raw data are available at our project site </w:t>
      </w:r>
      <w:hyperlink r:id="rId13" w:history="1">
        <w:r w:rsidR="00E92A99" w:rsidRPr="008116A6">
          <w:rPr>
            <w:rStyle w:val="Hyperlink"/>
            <w:rFonts w:ascii="Times New Roman" w:hAnsi="Times New Roman" w:cs="Times New Roman"/>
            <w:sz w:val="24"/>
            <w:szCs w:val="24"/>
          </w:rPr>
          <w:t>https://github.com/worldbank/SPI</w:t>
        </w:r>
      </w:hyperlink>
      <w:r w:rsidR="00E92A99" w:rsidRPr="008116A6">
        <w:rPr>
          <w:rFonts w:ascii="Times New Roman" w:hAnsi="Times New Roman" w:cs="Times New Roman"/>
          <w:sz w:val="24"/>
          <w:szCs w:val="24"/>
        </w:rPr>
        <w:t>.</w:t>
      </w:r>
    </w:p>
    <w:p w14:paraId="22423324" w14:textId="77777777" w:rsidR="00D30629" w:rsidRPr="00394651" w:rsidRDefault="00D30629" w:rsidP="008116A6">
      <w:pPr>
        <w:spacing w:after="0" w:line="360" w:lineRule="auto"/>
        <w:ind w:firstLine="360"/>
        <w:rPr>
          <w:rFonts w:ascii="Times New Roman" w:hAnsi="Times New Roman" w:cs="Times New Roman"/>
          <w:b/>
          <w:sz w:val="24"/>
          <w:szCs w:val="24"/>
        </w:rPr>
      </w:pPr>
    </w:p>
    <w:p w14:paraId="25035875" w14:textId="078953F4" w:rsidR="002770AF" w:rsidRPr="00982FEC" w:rsidRDefault="002770AF" w:rsidP="004C2912">
      <w:pPr>
        <w:pStyle w:val="Heading2"/>
        <w:spacing w:after="0" w:line="360" w:lineRule="auto"/>
      </w:pPr>
      <w:r w:rsidRPr="00982FEC">
        <w:t xml:space="preserve">Statistical </w:t>
      </w:r>
      <w:r w:rsidR="007C7A5C" w:rsidRPr="00982FEC">
        <w:t>a</w:t>
      </w:r>
      <w:r w:rsidRPr="00982FEC">
        <w:t>nalysis: Country fixed-effects regressions</w:t>
      </w:r>
    </w:p>
    <w:p w14:paraId="6BB6F297" w14:textId="77777777" w:rsidR="00B52DB1" w:rsidRPr="00982FEC" w:rsidRDefault="00B52DB1" w:rsidP="004C2912">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As a start, we estimate the following pooled OLS model </w:t>
      </w:r>
    </w:p>
    <w:p w14:paraId="64857567" w14:textId="77777777" w:rsidR="00B52DB1" w:rsidRPr="00982FEC" w:rsidRDefault="00CC78AC" w:rsidP="00C11ECB">
      <w:pPr>
        <w:pStyle w:val="BodyText"/>
        <w:spacing w:before="0" w:after="0" w:line="360" w:lineRule="auto"/>
        <w:ind w:left="2160" w:firstLine="720"/>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η</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t>(4)</w:t>
      </w:r>
    </w:p>
    <w:p w14:paraId="6EF5D5A5" w14:textId="77777777" w:rsidR="00B52DB1" w:rsidRPr="00982FEC" w:rsidRDefault="00B52DB1" w:rsidP="004C2912">
      <w:pPr>
        <w:pStyle w:val="FirstParagraph"/>
        <w:spacing w:before="0" w:after="0" w:line="360" w:lineRule="auto"/>
        <w:jc w:val="both"/>
        <w:rPr>
          <w:rFonts w:ascii="Times New Roman" w:hAnsi="Times New Roman" w:cs="Times New Roman"/>
        </w:rPr>
      </w:pPr>
      <w:r w:rsidRPr="00982FEC">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represents the outcome variable for country </w:t>
      </w:r>
      <m:oMath>
        <m:r>
          <w:rPr>
            <w:rFonts w:ascii="Cambria Math" w:hAnsi="Cambria Math" w:cs="Times New Roman"/>
          </w:rPr>
          <m:t>c</m:t>
        </m:r>
      </m:oMath>
      <w:r w:rsidRPr="00982FEC">
        <w:rPr>
          <w:rFonts w:ascii="Times New Roman" w:hAnsi="Times New Roman" w:cs="Times New Roman"/>
        </w:rPr>
        <w:t xml:space="preserve"> in year </w:t>
      </w:r>
      <m:oMath>
        <m:r>
          <w:rPr>
            <w:rFonts w:ascii="Cambria Math" w:hAnsi="Cambria Math" w:cs="Times New Roman"/>
          </w:rPr>
          <m:t>t</m:t>
        </m:r>
      </m:oMath>
      <w:r w:rsidRPr="00982FEC">
        <w:rPr>
          <w:rFonts w:ascii="Times New Roman" w:hAnsi="Times New Roman" w:cs="Times New Roman"/>
        </w:rPr>
        <w:t xml:space="preserve">, which can be either GDP per capita (in logarithmic form based on 2015 constant US dollars) or the WGI. </w:t>
      </w:r>
      <m:oMath>
        <m:sSub>
          <m:sSubPr>
            <m:ctrlPr>
              <w:rPr>
                <w:rFonts w:ascii="Cambria Math" w:hAnsi="Cambria Math" w:cs="Times New Roman"/>
              </w:rPr>
            </m:ctrlPr>
          </m:sSubPr>
          <m:e>
            <m:r>
              <w:rPr>
                <w:rFonts w:ascii="Cambria Math" w:hAnsi="Cambria Math" w:cs="Times New Roman"/>
              </w:rPr>
              <m:t>η</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is an idiosyncratic error term. </w:t>
      </w:r>
      <m:oMath>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is the value of the country overall SPI score in year </w:t>
      </w:r>
      <m:oMath>
        <m:r>
          <w:rPr>
            <w:rFonts w:ascii="Cambria Math" w:hAnsi="Cambria Math" w:cs="Times New Roman"/>
          </w:rPr>
          <m:t>t</m:t>
        </m:r>
      </m:oMath>
      <w:r w:rsidRPr="00982FEC">
        <w:rPr>
          <w:rFonts w:ascii="Times New Roman" w:hAnsi="Times New Roman" w:cs="Times New Roman"/>
        </w:rPr>
        <w:t xml:space="preserve">. Furthermore, we also examine another model specification where we replace the overall SPI score with the five SPI pillar scores (on data use, data services, data products, data sources, and data infrastructure). This disaggregation allows us to probe more deeply into the relationship of the outcome variable and the different SPI components. </w:t>
      </w:r>
    </w:p>
    <w:p w14:paraId="681203FD" w14:textId="3232EC5A" w:rsidR="00B52DB1" w:rsidRPr="00982FEC" w:rsidRDefault="00B52DB1" w:rsidP="004C2912">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 While Equation (4) offers a useful exploratory analysis, it does not control for country-specific or year-specific characteristics that can affect the outcome variables. These can include, for example, country income or education levels or the structure of its economy, or global macro-economic time trends. Consequently, we further estimate a panel data model with country and year fixed effects (FE)</w:t>
      </w:r>
      <w:r w:rsidR="004909B2">
        <w:rPr>
          <w:rFonts w:ascii="Times New Roman" w:hAnsi="Times New Roman" w:cs="Times New Roman"/>
        </w:rPr>
        <w:t>:</w:t>
      </w:r>
      <w:r w:rsidRPr="00982FEC">
        <w:rPr>
          <w:rFonts w:ascii="Times New Roman" w:hAnsi="Times New Roman" w:cs="Times New Roman"/>
        </w:rPr>
        <w:t xml:space="preserve"> </w:t>
      </w:r>
    </w:p>
    <w:p w14:paraId="162FF43A" w14:textId="77777777" w:rsidR="00B52DB1" w:rsidRPr="00982FEC" w:rsidRDefault="00CC78AC" w:rsidP="00C11ECB">
      <w:pPr>
        <w:pStyle w:val="BodyText"/>
        <w:spacing w:before="0" w:after="0" w:line="360" w:lineRule="auto"/>
        <w:ind w:left="2160" w:firstLine="720"/>
        <w:jc w:val="both"/>
        <w:rPr>
          <w:rFonts w:ascii="Times New Roman" w:eastAsiaTheme="minorEastAsia"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t>(5)</w:t>
      </w:r>
    </w:p>
    <w:p w14:paraId="48B91D73" w14:textId="3CF77349" w:rsidR="00B52DB1" w:rsidRPr="00982FEC" w:rsidRDefault="00B52DB1" w:rsidP="004C2912">
      <w:pPr>
        <w:pStyle w:val="BodyText"/>
        <w:spacing w:before="0" w:after="0" w:line="360" w:lineRule="auto"/>
        <w:jc w:val="both"/>
        <w:rPr>
          <w:rFonts w:ascii="Times New Roman" w:hAnsi="Times New Roman" w:cs="Times New Roman"/>
        </w:rPr>
      </w:pPr>
      <w:r w:rsidRPr="00982FEC">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c</m:t>
            </m:r>
          </m:sub>
        </m:sSub>
      </m:oMath>
      <w:r w:rsidRPr="00982FEC">
        <w:rPr>
          <w:rFonts w:ascii="Times New Roman" w:eastAsiaTheme="minorEastAsia" w:hAnsi="Times New Roman" w:cs="Times New Roman"/>
        </w:rPr>
        <w:t xml:space="preserve"> </w:t>
      </w:r>
      <w:r w:rsidRPr="00982FEC">
        <w:rPr>
          <w:rFonts w:ascii="Times New Roman" w:hAnsi="Times New Roman" w:cs="Times New Roman"/>
        </w:rPr>
        <w:t>i</w:t>
      </w:r>
      <w:r w:rsidRPr="00982FEC">
        <w:rPr>
          <w:rFonts w:ascii="Times New Roman" w:eastAsiaTheme="minorEastAsia" w:hAnsi="Times New Roman" w:cs="Times New Roman"/>
        </w:rPr>
        <w:t xml:space="preserve">s the country fixed effects, </w:t>
      </w: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t</m:t>
            </m:r>
          </m:sub>
        </m:sSub>
      </m:oMath>
      <w:r w:rsidRPr="00982FEC">
        <w:rPr>
          <w:rFonts w:ascii="Times New Roman" w:eastAsiaTheme="minorEastAsia" w:hAnsi="Times New Roman" w:cs="Times New Roman"/>
        </w:rPr>
        <w:t xml:space="preserve"> </w:t>
      </w:r>
      <w:r w:rsidRPr="00982FEC">
        <w:rPr>
          <w:rFonts w:ascii="Times New Roman" w:hAnsi="Times New Roman" w:cs="Times New Roman"/>
        </w:rPr>
        <w:t>is a year dummy variable. We also estimate the following country and year FE panel data model where we explicitly control for several country characteristics</w:t>
      </w:r>
      <w:r w:rsidR="004909B2">
        <w:rPr>
          <w:rFonts w:ascii="Times New Roman" w:hAnsi="Times New Roman" w:cs="Times New Roman"/>
        </w:rPr>
        <w:t>:</w:t>
      </w:r>
    </w:p>
    <w:p w14:paraId="00ABB074" w14:textId="77777777" w:rsidR="00B52DB1" w:rsidRPr="00982FEC" w:rsidRDefault="00CC78AC" w:rsidP="00C11ECB">
      <w:pPr>
        <w:pStyle w:val="BodyText"/>
        <w:spacing w:before="0" w:after="0" w:line="360" w:lineRule="auto"/>
        <w:ind w:left="1440" w:firstLine="720"/>
        <w:rPr>
          <w:rFonts w:ascii="Times New Roman" w:eastAsiaTheme="minorEastAsia"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1</m:t>
            </m:r>
          </m:sub>
        </m:sSub>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t>(6)</w:t>
      </w:r>
    </w:p>
    <w:p w14:paraId="559D064A" w14:textId="77777777" w:rsidR="00B52DB1" w:rsidRPr="00982FEC" w:rsidRDefault="00B52DB1" w:rsidP="004C2912">
      <w:pPr>
        <w:pStyle w:val="BodyText"/>
        <w:spacing w:before="0" w:after="0" w:line="360" w:lineRule="auto"/>
        <w:jc w:val="both"/>
        <w:rPr>
          <w:rFonts w:ascii="Times New Roman" w:hAnsi="Times New Roman" w:cs="Times New Roman"/>
        </w:rPr>
      </w:pPr>
      <w:r w:rsidRPr="00982FEC">
        <w:rPr>
          <w:rFonts w:ascii="Times New Roman" w:hAnsi="Times New Roman" w:cs="Times New Roman"/>
        </w:rPr>
        <w:t xml:space="preserve">Equation (6) adds to Equation (5) a vector of control variables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which includes the added values in manufacturing, agriculture, forestry, and fishing, and trade values (all as shares of country GDP), which are measures of the sectoral composition of the economy. All these three variables are measured as a percentage of the country GDP.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eastAsiaTheme="minorEastAsia" w:hAnsi="Times New Roman" w:cs="Times New Roman"/>
        </w:rPr>
        <w:t xml:space="preserve"> a</w:t>
      </w:r>
      <w:r w:rsidRPr="00982FEC">
        <w:rPr>
          <w:rFonts w:ascii="Times New Roman" w:hAnsi="Times New Roman" w:cs="Times New Roman"/>
        </w:rPr>
        <w:t xml:space="preserve">lso includes the gross primary school enrollment rate.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further includes either an index of political institutions as measured by WGI (when the outcome variable is log of GDP per capita) or country income levels as measured by log of GDP per capita (when the outcome variable is WGI). </w:t>
      </w:r>
    </w:p>
    <w:p w14:paraId="04072EE9" w14:textId="2E6C5C44" w:rsidR="00B52DB1" w:rsidRPr="00982FEC" w:rsidRDefault="00B52DB1" w:rsidP="004C2912">
      <w:pPr>
        <w:pStyle w:val="BodyText"/>
        <w:spacing w:before="0" w:after="0" w:line="360" w:lineRule="auto"/>
        <w:ind w:firstLine="360"/>
        <w:jc w:val="both"/>
        <w:rPr>
          <w:rFonts w:ascii="Times New Roman" w:hAnsi="Times New Roman" w:cs="Times New Roman"/>
        </w:rPr>
      </w:pPr>
      <w:r w:rsidRPr="00982FEC">
        <w:rPr>
          <w:rFonts w:ascii="Times New Roman" w:hAnsi="Times New Roman" w:cs="Times New Roman"/>
        </w:rPr>
        <w:t>Since we do not have all the country-year observations for these control variables (except for the WGI), we impute for the missing observations with the nearest available values. The percentage of missing values ranges from 1 percent (agriculture, forestry, and fishing added values as a share of GDP) to more than 25 percent (gross primary school enrol</w:t>
      </w:r>
      <w:r w:rsidR="004909B2">
        <w:rPr>
          <w:rFonts w:ascii="Times New Roman" w:hAnsi="Times New Roman" w:cs="Times New Roman"/>
        </w:rPr>
        <w:t>l</w:t>
      </w:r>
      <w:r w:rsidRPr="00982FEC">
        <w:rPr>
          <w:rFonts w:ascii="Times New Roman" w:hAnsi="Times New Roman" w:cs="Times New Roman"/>
        </w:rPr>
        <w:t xml:space="preserve">ment). We focus on the resulting balanced panel data for 159 countries with data for the </w:t>
      </w:r>
      <w:r w:rsidRPr="00982FEC">
        <w:rPr>
          <w:rFonts w:ascii="Times New Roman" w:eastAsia="Times New Roman" w:hAnsi="Times New Roman" w:cs="Times New Roman"/>
        </w:rPr>
        <w:t xml:space="preserve">SPI, WGI, and other control variables </w:t>
      </w:r>
      <w:r w:rsidRPr="00982FEC">
        <w:rPr>
          <w:rFonts w:ascii="Times New Roman" w:hAnsi="Times New Roman" w:cs="Times New Roman"/>
        </w:rPr>
        <w:t>between 2016 and 2022.</w:t>
      </w:r>
      <w:r w:rsidR="002A0A42" w:rsidRPr="00982FEC">
        <w:rPr>
          <w:rFonts w:ascii="Times New Roman" w:hAnsi="Times New Roman" w:cs="Times New Roman"/>
        </w:rPr>
        <w:t xml:space="preserve"> The main reason that most countries do not have an overall SPI score in 2016 is due to data unavailability from Open Data Watch’s Open Data Inventory (ODIN), which was used for the SPI measures of data openness and geospatial information. The other reasons are missing human capital index scores or trade data.</w:t>
      </w:r>
      <w:r w:rsidRPr="00982FEC">
        <w:rPr>
          <w:rFonts w:ascii="Times New Roman" w:hAnsi="Times New Roman" w:cs="Times New Roman"/>
        </w:rPr>
        <w:t xml:space="preserve"> As such, Equation (5) is our preferred model for analysis but Equation (6) can offer useful robustness checks. </w:t>
      </w:r>
    </w:p>
    <w:p w14:paraId="65B05C6D" w14:textId="108927BC" w:rsidR="003711FF" w:rsidRPr="00394651" w:rsidRDefault="00B52DB1" w:rsidP="00207881">
      <w:pPr>
        <w:pStyle w:val="BodyText"/>
        <w:spacing w:before="0" w:after="0" w:line="360" w:lineRule="auto"/>
        <w:ind w:firstLine="360"/>
        <w:jc w:val="both"/>
        <w:rPr>
          <w:rFonts w:ascii="Times New Roman" w:hAnsi="Times New Roman" w:cs="Times New Roman"/>
          <w:b/>
        </w:rPr>
      </w:pPr>
      <w:r w:rsidRPr="00982FEC">
        <w:rPr>
          <w:rFonts w:ascii="Times New Roman" w:hAnsi="Times New Roman" w:cs="Times New Roman"/>
        </w:rPr>
        <w:t>It is important to emphasize that these econometric models are unlikely to allow us to identify the causal impacts of the SPI on GDP growth or governance (which is beyond the scope of analysis in this paper). Yet, these models can help shed exploratory, useful insights on the correlational relationship between a country’s statistical performance and its economic growth and governance.</w:t>
      </w:r>
      <w:r w:rsidR="003711FF" w:rsidRPr="00394651">
        <w:rPr>
          <w:rFonts w:ascii="Times New Roman" w:hAnsi="Times New Roman" w:cs="Times New Roman"/>
        </w:rPr>
        <w:br w:type="page"/>
      </w:r>
    </w:p>
    <w:p w14:paraId="3E646F77" w14:textId="2EC56494" w:rsidR="00735CBD" w:rsidRDefault="00735CBD">
      <w:pPr>
        <w:pStyle w:val="Heading1"/>
      </w:pPr>
      <w:r>
        <w:t>References</w:t>
      </w:r>
    </w:p>
    <w:p w14:paraId="7AB8BC8D" w14:textId="0B3D55D8" w:rsidR="00722BD7" w:rsidRPr="002A31B4" w:rsidRDefault="00722BD7" w:rsidP="00DA5ED1">
      <w:pPr>
        <w:pStyle w:val="Bibliography"/>
        <w:ind w:left="360" w:hanging="360"/>
        <w:jc w:val="both"/>
        <w:rPr>
          <w:rFonts w:ascii="Times New Roman" w:hAnsi="Times New Roman" w:cs="Times New Roman"/>
        </w:rPr>
      </w:pPr>
      <w:bookmarkStart w:id="1" w:name="ref-agrawal2020delays"/>
      <w:bookmarkStart w:id="2" w:name="ref-alkire2011a"/>
      <w:r w:rsidRPr="002A31B4">
        <w:rPr>
          <w:rFonts w:ascii="Times New Roman" w:hAnsi="Times New Roman" w:cs="Times New Roman"/>
        </w:rPr>
        <w:t xml:space="preserve">Agrawal, A., &amp; Kumar, V. (2020). Delays in the release of </w:t>
      </w:r>
      <w:r w:rsidR="00974AC2">
        <w:rPr>
          <w:rFonts w:ascii="Times New Roman" w:hAnsi="Times New Roman" w:cs="Times New Roman"/>
        </w:rPr>
        <w:t>I</w:t>
      </w:r>
      <w:r w:rsidRPr="002A31B4">
        <w:rPr>
          <w:rFonts w:ascii="Times New Roman" w:hAnsi="Times New Roman" w:cs="Times New Roman"/>
        </w:rPr>
        <w:t xml:space="preserve">ndia’s census data.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36</w:t>
      </w:r>
      <w:r w:rsidRPr="002A31B4">
        <w:rPr>
          <w:rFonts w:ascii="Times New Roman" w:hAnsi="Times New Roman" w:cs="Times New Roman"/>
        </w:rPr>
        <w:t>(1), 217–230.</w:t>
      </w:r>
    </w:p>
    <w:p w14:paraId="1C2675BF"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Alkire, S., &amp; Foster, J. (2011). Counting and multidimensional poverty measurement. </w:t>
      </w:r>
      <w:r w:rsidRPr="002A31B4">
        <w:rPr>
          <w:rFonts w:ascii="Times New Roman" w:hAnsi="Times New Roman" w:cs="Times New Roman"/>
          <w:i/>
          <w:iCs/>
        </w:rPr>
        <w:t>Journal of Public Economics</w:t>
      </w:r>
      <w:r w:rsidRPr="002A31B4">
        <w:rPr>
          <w:rFonts w:ascii="Times New Roman" w:hAnsi="Times New Roman" w:cs="Times New Roman"/>
        </w:rPr>
        <w:t xml:space="preserve">, </w:t>
      </w:r>
      <w:r w:rsidRPr="002A31B4">
        <w:rPr>
          <w:rFonts w:ascii="Times New Roman" w:hAnsi="Times New Roman" w:cs="Times New Roman"/>
          <w:i/>
          <w:iCs/>
        </w:rPr>
        <w:t>95</w:t>
      </w:r>
      <w:r w:rsidRPr="002A31B4">
        <w:rPr>
          <w:rFonts w:ascii="Times New Roman" w:hAnsi="Times New Roman" w:cs="Times New Roman"/>
        </w:rPr>
        <w:t>(7), 476–487.</w:t>
      </w:r>
    </w:p>
    <w:p w14:paraId="0A7FD211" w14:textId="77777777" w:rsidR="00722BD7" w:rsidRPr="002A31B4" w:rsidRDefault="00722BD7" w:rsidP="00DA5ED1">
      <w:pPr>
        <w:pStyle w:val="Bibliography"/>
        <w:ind w:left="360" w:hanging="360"/>
        <w:jc w:val="both"/>
        <w:rPr>
          <w:rFonts w:ascii="Times New Roman" w:hAnsi="Times New Roman" w:cs="Times New Roman"/>
        </w:rPr>
      </w:pPr>
      <w:bookmarkStart w:id="3" w:name="ref-anderson2017a"/>
      <w:r w:rsidRPr="002A31B4">
        <w:rPr>
          <w:rFonts w:ascii="Times New Roman" w:hAnsi="Times New Roman" w:cs="Times New Roman"/>
        </w:rPr>
        <w:t xml:space="preserve">Anderson, D. M., &amp; Whitford, A. B. (2017). Developing knowledge states: Technology and the enhancement of national statistical capacity. </w:t>
      </w:r>
      <w:r w:rsidRPr="002A31B4">
        <w:rPr>
          <w:rFonts w:ascii="Times New Roman" w:hAnsi="Times New Roman" w:cs="Times New Roman"/>
          <w:i/>
          <w:iCs/>
        </w:rPr>
        <w:t>Review of Policy Research</w:t>
      </w:r>
      <w:r w:rsidRPr="002A31B4">
        <w:rPr>
          <w:rFonts w:ascii="Times New Roman" w:hAnsi="Times New Roman" w:cs="Times New Roman"/>
        </w:rPr>
        <w:t xml:space="preserve">, </w:t>
      </w:r>
      <w:r w:rsidRPr="002A31B4">
        <w:rPr>
          <w:rFonts w:ascii="Times New Roman" w:hAnsi="Times New Roman" w:cs="Times New Roman"/>
          <w:i/>
          <w:iCs/>
        </w:rPr>
        <w:t>34</w:t>
      </w:r>
      <w:r w:rsidRPr="002A31B4">
        <w:rPr>
          <w:rFonts w:ascii="Times New Roman" w:hAnsi="Times New Roman" w:cs="Times New Roman"/>
        </w:rPr>
        <w:t>(3), 400–420.</w:t>
      </w:r>
    </w:p>
    <w:p w14:paraId="64AA9A0F" w14:textId="2574AF56" w:rsidR="00722BD7" w:rsidRPr="002A31B4" w:rsidRDefault="00722BD7" w:rsidP="00DA5ED1">
      <w:pPr>
        <w:pStyle w:val="Bibliography"/>
        <w:ind w:left="360" w:hanging="360"/>
        <w:jc w:val="both"/>
        <w:rPr>
          <w:rFonts w:ascii="Times New Roman" w:hAnsi="Times New Roman" w:cs="Times New Roman"/>
        </w:rPr>
      </w:pPr>
      <w:bookmarkStart w:id="4" w:name="ref-angrist2021a"/>
      <w:bookmarkEnd w:id="3"/>
      <w:r w:rsidRPr="002A31B4">
        <w:rPr>
          <w:rFonts w:ascii="Times New Roman" w:hAnsi="Times New Roman" w:cs="Times New Roman"/>
        </w:rPr>
        <w:t xml:space="preserve">Angrist, N., Goldberg, P. K., &amp; Jolliffe, D. (2021). Why is growth in developing countries so hard to measure? </w:t>
      </w:r>
      <w:r w:rsidRPr="002A31B4">
        <w:rPr>
          <w:rFonts w:ascii="Times New Roman" w:hAnsi="Times New Roman" w:cs="Times New Roman"/>
          <w:i/>
          <w:iCs/>
        </w:rPr>
        <w:t>Journal of Economic Perspectives</w:t>
      </w:r>
      <w:r w:rsidRPr="002A31B4">
        <w:rPr>
          <w:rFonts w:ascii="Times New Roman" w:hAnsi="Times New Roman" w:cs="Times New Roman"/>
        </w:rPr>
        <w:t xml:space="preserve">, </w:t>
      </w:r>
      <w:r w:rsidRPr="002A31B4">
        <w:rPr>
          <w:rFonts w:ascii="Times New Roman" w:hAnsi="Times New Roman" w:cs="Times New Roman"/>
          <w:i/>
          <w:iCs/>
        </w:rPr>
        <w:t>35</w:t>
      </w:r>
      <w:r w:rsidRPr="002A31B4">
        <w:rPr>
          <w:rFonts w:ascii="Times New Roman" w:hAnsi="Times New Roman" w:cs="Times New Roman"/>
        </w:rPr>
        <w:t>(3), 215–242.</w:t>
      </w:r>
    </w:p>
    <w:bookmarkEnd w:id="4"/>
    <w:p w14:paraId="7FE52104"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Aragão, R., &amp; Linsi, L. (2022). Many shades of wrong: What governments do when they manipulate statistics. </w:t>
      </w:r>
      <w:r w:rsidRPr="002A31B4">
        <w:rPr>
          <w:rFonts w:ascii="Times New Roman" w:hAnsi="Times New Roman" w:cs="Times New Roman"/>
          <w:i/>
          <w:iCs/>
        </w:rPr>
        <w:t>Review of International Political Economy</w:t>
      </w:r>
      <w:r w:rsidRPr="002A31B4">
        <w:rPr>
          <w:rFonts w:ascii="Times New Roman" w:hAnsi="Times New Roman" w:cs="Times New Roman"/>
        </w:rPr>
        <w:t xml:space="preserve">, </w:t>
      </w:r>
      <w:r w:rsidRPr="002A31B4">
        <w:rPr>
          <w:rFonts w:ascii="Times New Roman" w:hAnsi="Times New Roman" w:cs="Times New Roman"/>
          <w:i/>
          <w:iCs/>
        </w:rPr>
        <w:t>29</w:t>
      </w:r>
      <w:r w:rsidRPr="002A31B4">
        <w:rPr>
          <w:rFonts w:ascii="Times New Roman" w:hAnsi="Times New Roman" w:cs="Times New Roman"/>
        </w:rPr>
        <w:t>(1), 88–113.</w:t>
      </w:r>
    </w:p>
    <w:p w14:paraId="1430820E" w14:textId="36E14D23"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Arezki, R., Lederman, D., El-Mallakh, N., Islam, A. M., Abou Harb, A., Fan, R. Y., Nguyen, H. M., &amp; Zouaidi, M. (2020). </w:t>
      </w:r>
      <w:r w:rsidRPr="002A31B4">
        <w:rPr>
          <w:rFonts w:ascii="Times New Roman" w:hAnsi="Times New Roman" w:cs="Times New Roman"/>
          <w:i/>
          <w:iCs/>
        </w:rPr>
        <w:t xml:space="preserve">Where missing data hurts the most: Low growth, macroeconomic vulnerability, and labor market outcomes in </w:t>
      </w:r>
      <w:r w:rsidR="005625D2">
        <w:rPr>
          <w:rFonts w:ascii="Times New Roman" w:hAnsi="Times New Roman" w:cs="Times New Roman"/>
          <w:i/>
          <w:iCs/>
        </w:rPr>
        <w:t>M</w:t>
      </w:r>
      <w:r w:rsidRPr="002A31B4">
        <w:rPr>
          <w:rFonts w:ascii="Times New Roman" w:hAnsi="Times New Roman" w:cs="Times New Roman"/>
          <w:i/>
          <w:iCs/>
        </w:rPr>
        <w:t xml:space="preserve">iddle </w:t>
      </w:r>
      <w:r w:rsidR="005625D2">
        <w:rPr>
          <w:rFonts w:ascii="Times New Roman" w:hAnsi="Times New Roman" w:cs="Times New Roman"/>
          <w:i/>
          <w:iCs/>
        </w:rPr>
        <w:t>East and N</w:t>
      </w:r>
      <w:r w:rsidRPr="002A31B4">
        <w:rPr>
          <w:rFonts w:ascii="Times New Roman" w:hAnsi="Times New Roman" w:cs="Times New Roman"/>
          <w:i/>
          <w:iCs/>
        </w:rPr>
        <w:t xml:space="preserve">orth </w:t>
      </w:r>
      <w:r w:rsidR="005625D2">
        <w:rPr>
          <w:rFonts w:ascii="Times New Roman" w:hAnsi="Times New Roman" w:cs="Times New Roman"/>
          <w:i/>
          <w:iCs/>
        </w:rPr>
        <w:t>A</w:t>
      </w:r>
      <w:r w:rsidRPr="002A31B4">
        <w:rPr>
          <w:rFonts w:ascii="Times New Roman" w:hAnsi="Times New Roman" w:cs="Times New Roman"/>
          <w:i/>
          <w:iCs/>
        </w:rPr>
        <w:t>frica</w:t>
      </w:r>
      <w:r w:rsidRPr="002A31B4">
        <w:rPr>
          <w:rFonts w:ascii="Times New Roman" w:hAnsi="Times New Roman" w:cs="Times New Roman"/>
        </w:rPr>
        <w:t xml:space="preserve">. World Bank Publications. </w:t>
      </w:r>
      <w:hyperlink r:id="rId14">
        <w:r w:rsidRPr="002A31B4">
          <w:rPr>
            <w:rStyle w:val="Hyperlink"/>
            <w:rFonts w:ascii="Times New Roman" w:hAnsi="Times New Roman" w:cs="Times New Roman"/>
          </w:rPr>
          <w:t>https://doi.org/10.1596/978-1-4648-1561-4</w:t>
        </w:r>
      </w:hyperlink>
    </w:p>
    <w:p w14:paraId="5DB27889" w14:textId="39D5D49E" w:rsidR="00AC2BE8" w:rsidRPr="00EC6284" w:rsidRDefault="00AC2BE8" w:rsidP="00DA5ED1">
      <w:pPr>
        <w:pStyle w:val="Bibliography"/>
        <w:ind w:left="360" w:hanging="360"/>
        <w:jc w:val="both"/>
        <w:rPr>
          <w:rFonts w:ascii="Times New Roman" w:hAnsi="Times New Roman" w:cs="Times New Roman"/>
        </w:rPr>
      </w:pPr>
      <w:bookmarkStart w:id="5" w:name="ref-atkinson2003a"/>
      <w:r w:rsidRPr="00EC6284">
        <w:rPr>
          <w:rFonts w:ascii="Times New Roman" w:hAnsi="Times New Roman" w:cs="Times New Roman"/>
          <w:color w:val="222222"/>
          <w:shd w:val="clear" w:color="auto" w:fill="FFFFFF"/>
        </w:rPr>
        <w:t>Asher, S., Bhowmick, A., Campion, A., Lunt, T., &amp; Novosad, P. (2022). Big, Open Data for Development: A Vision for India. </w:t>
      </w:r>
      <w:r w:rsidR="00D761A1" w:rsidRPr="00EC6284">
        <w:rPr>
          <w:rFonts w:ascii="Times New Roman" w:hAnsi="Times New Roman" w:cs="Times New Roman"/>
          <w:i/>
          <w:iCs/>
          <w:color w:val="222222"/>
          <w:shd w:val="clear" w:color="auto" w:fill="FFFFFF"/>
        </w:rPr>
        <w:t xml:space="preserve">In </w:t>
      </w:r>
      <w:r w:rsidR="00D761A1" w:rsidRPr="00EC6284">
        <w:rPr>
          <w:rFonts w:ascii="Times New Roman" w:hAnsi="Times New Roman" w:cs="Times New Roman"/>
          <w:color w:val="222222"/>
          <w:shd w:val="clear" w:color="auto" w:fill="FFFFFF"/>
        </w:rPr>
        <w:t>Gupta, P., Bosworth, B., &amp; Muralidharan, K. (Eds.). </w:t>
      </w:r>
      <w:r w:rsidR="00D761A1" w:rsidRPr="00EC6284">
        <w:rPr>
          <w:rFonts w:ascii="Times New Roman" w:hAnsi="Times New Roman" w:cs="Times New Roman"/>
          <w:i/>
          <w:iCs/>
          <w:color w:val="222222"/>
          <w:shd w:val="clear" w:color="auto" w:fill="FFFFFF"/>
        </w:rPr>
        <w:t>India Policy Forum 2021: Volume 18</w:t>
      </w:r>
      <w:r w:rsidR="00D761A1" w:rsidRPr="00EC6284">
        <w:rPr>
          <w:rFonts w:ascii="Times New Roman" w:hAnsi="Times New Roman" w:cs="Times New Roman"/>
          <w:color w:val="222222"/>
          <w:shd w:val="clear" w:color="auto" w:fill="FFFFFF"/>
        </w:rPr>
        <w:t>. SAGE Publishing India.</w:t>
      </w:r>
    </w:p>
    <w:p w14:paraId="23FA0045" w14:textId="23AA7761"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Atkinson, A. B. (2003). Multidimensional deprivation: Contrasting social welfare and counting approaches. </w:t>
      </w:r>
      <w:r w:rsidRPr="002A31B4">
        <w:rPr>
          <w:rFonts w:ascii="Times New Roman" w:hAnsi="Times New Roman" w:cs="Times New Roman"/>
          <w:i/>
          <w:iCs/>
        </w:rPr>
        <w:t>Journal of Economic Inequality</w:t>
      </w:r>
      <w:r w:rsidRPr="002A31B4">
        <w:rPr>
          <w:rFonts w:ascii="Times New Roman" w:hAnsi="Times New Roman" w:cs="Times New Roman"/>
        </w:rPr>
        <w:t xml:space="preserve">, </w:t>
      </w:r>
      <w:r w:rsidRPr="002A31B4">
        <w:rPr>
          <w:rFonts w:ascii="Times New Roman" w:hAnsi="Times New Roman" w:cs="Times New Roman"/>
          <w:i/>
          <w:iCs/>
        </w:rPr>
        <w:t>1</w:t>
      </w:r>
      <w:r w:rsidRPr="002A31B4">
        <w:rPr>
          <w:rFonts w:ascii="Times New Roman" w:hAnsi="Times New Roman" w:cs="Times New Roman"/>
        </w:rPr>
        <w:t>(1), 51–65.</w:t>
      </w:r>
    </w:p>
    <w:p w14:paraId="48E91ED9" w14:textId="77777777" w:rsidR="00722BD7" w:rsidRPr="002A31B4" w:rsidRDefault="00722BD7" w:rsidP="00DA5ED1">
      <w:pPr>
        <w:pStyle w:val="Bibliography"/>
        <w:ind w:left="360" w:hanging="360"/>
        <w:jc w:val="both"/>
        <w:rPr>
          <w:rFonts w:ascii="Times New Roman" w:hAnsi="Times New Roman" w:cs="Times New Roman"/>
        </w:rPr>
      </w:pPr>
      <w:bookmarkStart w:id="6" w:name="ref-pedro2020a"/>
      <w:bookmarkEnd w:id="5"/>
      <w:r w:rsidRPr="002A31B4">
        <w:rPr>
          <w:rFonts w:ascii="Times New Roman" w:hAnsi="Times New Roman" w:cs="Times New Roman"/>
        </w:rPr>
        <w:t xml:space="preserve">Azevedo, J. P. (2020). Learning poverty: Measures and simulations. </w:t>
      </w:r>
      <w:r w:rsidRPr="002A31B4">
        <w:rPr>
          <w:rFonts w:ascii="Times New Roman" w:hAnsi="Times New Roman" w:cs="Times New Roman"/>
          <w:i/>
          <w:iCs/>
        </w:rPr>
        <w:t>Policy Research Working Paper</w:t>
      </w:r>
      <w:r w:rsidRPr="002A31B4">
        <w:rPr>
          <w:rFonts w:ascii="Times New Roman" w:hAnsi="Times New Roman" w:cs="Times New Roman"/>
        </w:rPr>
        <w:t xml:space="preserve">, </w:t>
      </w:r>
      <w:r w:rsidRPr="002A31B4">
        <w:rPr>
          <w:rFonts w:ascii="Times New Roman" w:hAnsi="Times New Roman" w:cs="Times New Roman"/>
          <w:i/>
          <w:iCs/>
        </w:rPr>
        <w:t>9446</w:t>
      </w:r>
      <w:r w:rsidRPr="002A31B4">
        <w:rPr>
          <w:rFonts w:ascii="Times New Roman" w:hAnsi="Times New Roman" w:cs="Times New Roman"/>
        </w:rPr>
        <w:t xml:space="preserve">. </w:t>
      </w:r>
      <w:hyperlink r:id="rId15">
        <w:r w:rsidRPr="002A31B4">
          <w:rPr>
            <w:rStyle w:val="Hyperlink"/>
            <w:rFonts w:ascii="Times New Roman" w:hAnsi="Times New Roman" w:cs="Times New Roman"/>
          </w:rPr>
          <w:t>http://hdl.handle.net/10986/34654</w:t>
        </w:r>
      </w:hyperlink>
    </w:p>
    <w:bookmarkEnd w:id="6"/>
    <w:p w14:paraId="3251451F"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Bandola-Gill, J., Grek, S., &amp; Tichenor, M. (2022). </w:t>
      </w:r>
      <w:r w:rsidRPr="002A31B4">
        <w:rPr>
          <w:rFonts w:ascii="Times New Roman" w:hAnsi="Times New Roman" w:cs="Times New Roman"/>
          <w:i/>
          <w:iCs/>
        </w:rPr>
        <w:t>Governing the sustainable development goals: Quantification in global public policy</w:t>
      </w:r>
      <w:r w:rsidRPr="002A31B4">
        <w:rPr>
          <w:rFonts w:ascii="Times New Roman" w:hAnsi="Times New Roman" w:cs="Times New Roman"/>
        </w:rPr>
        <w:t>. Springer Nature.</w:t>
      </w:r>
    </w:p>
    <w:p w14:paraId="339979F7" w14:textId="2789E3A1" w:rsidR="00CC03C1" w:rsidRPr="00CC03C1" w:rsidRDefault="00CC03C1" w:rsidP="00DA5ED1">
      <w:pPr>
        <w:pStyle w:val="Bibliography"/>
        <w:ind w:left="360" w:hanging="360"/>
        <w:jc w:val="both"/>
        <w:rPr>
          <w:rFonts w:ascii="Times New Roman" w:hAnsi="Times New Roman" w:cs="Times New Roman"/>
        </w:rPr>
      </w:pPr>
      <w:bookmarkStart w:id="7" w:name="ref-bersales2022a"/>
      <w:r w:rsidRPr="00DA5ED1">
        <w:rPr>
          <w:rFonts w:ascii="Times New Roman" w:hAnsi="Times New Roman" w:cs="Times New Roman"/>
          <w:color w:val="222222"/>
          <w:shd w:val="clear" w:color="auto" w:fill="FFFFFF"/>
        </w:rPr>
        <w:t>Barbier, E. B., &amp; Burgess, J. C. (2021). </w:t>
      </w:r>
      <w:r w:rsidRPr="00DA5ED1">
        <w:rPr>
          <w:rFonts w:ascii="Times New Roman" w:hAnsi="Times New Roman" w:cs="Times New Roman"/>
          <w:i/>
          <w:iCs/>
          <w:color w:val="222222"/>
          <w:shd w:val="clear" w:color="auto" w:fill="FFFFFF"/>
        </w:rPr>
        <w:t>Economics of the SDGs</w:t>
      </w:r>
      <w:r w:rsidRPr="00DA5ED1">
        <w:rPr>
          <w:rFonts w:ascii="Times New Roman" w:hAnsi="Times New Roman" w:cs="Times New Roman"/>
          <w:color w:val="222222"/>
          <w:shd w:val="clear" w:color="auto" w:fill="FFFFFF"/>
        </w:rPr>
        <w:t>. Springer International Publishing.</w:t>
      </w:r>
    </w:p>
    <w:p w14:paraId="72D58B61"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Bersales, L. G. S. (2022). Standards in social statistics: The capacity of national statistical systems to adapt to the international standards, problems, challenges.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 533–543.</w:t>
      </w:r>
    </w:p>
    <w:bookmarkEnd w:id="7"/>
    <w:p w14:paraId="0550EF45"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Binswanger, J., &amp; Oechslin, M. (2020). Better statistics, better economic policies? </w:t>
      </w:r>
      <w:r w:rsidRPr="002A31B4">
        <w:rPr>
          <w:rFonts w:ascii="Times New Roman" w:hAnsi="Times New Roman" w:cs="Times New Roman"/>
          <w:i/>
          <w:iCs/>
        </w:rPr>
        <w:t>European Economic Review</w:t>
      </w:r>
      <w:r w:rsidRPr="002A31B4">
        <w:rPr>
          <w:rFonts w:ascii="Times New Roman" w:hAnsi="Times New Roman" w:cs="Times New Roman"/>
        </w:rPr>
        <w:t xml:space="preserve">, </w:t>
      </w:r>
      <w:r w:rsidRPr="002A31B4">
        <w:rPr>
          <w:rFonts w:ascii="Times New Roman" w:hAnsi="Times New Roman" w:cs="Times New Roman"/>
          <w:i/>
          <w:iCs/>
        </w:rPr>
        <w:t>130</w:t>
      </w:r>
      <w:r w:rsidRPr="002A31B4">
        <w:rPr>
          <w:rFonts w:ascii="Times New Roman" w:hAnsi="Times New Roman" w:cs="Times New Roman"/>
        </w:rPr>
        <w:t>, 103588.</w:t>
      </w:r>
    </w:p>
    <w:p w14:paraId="0CF7D441" w14:textId="77777777" w:rsidR="00722BD7" w:rsidRPr="002A31B4" w:rsidRDefault="00722BD7" w:rsidP="00DA5ED1">
      <w:pPr>
        <w:pStyle w:val="Bibliography"/>
        <w:ind w:left="360" w:hanging="360"/>
        <w:jc w:val="both"/>
        <w:rPr>
          <w:rFonts w:ascii="Times New Roman" w:hAnsi="Times New Roman" w:cs="Times New Roman"/>
        </w:rPr>
      </w:pPr>
      <w:bookmarkStart w:id="8" w:name="ref-bizier2022a"/>
      <w:r w:rsidRPr="002A31B4">
        <w:rPr>
          <w:rFonts w:ascii="Times New Roman" w:hAnsi="Times New Roman" w:cs="Times New Roman"/>
        </w:rPr>
        <w:t xml:space="preserve">Bizier, V., Gennari, P., &amp; Navarro, D. K. (2022). Role of international, regional and country organizations in adapting to statistical standards and regional differences: The case of food and agriculture statistics.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 511–532.</w:t>
      </w:r>
    </w:p>
    <w:p w14:paraId="1A967F35" w14:textId="77777777" w:rsidR="00722BD7" w:rsidRPr="002A31B4" w:rsidRDefault="00722BD7" w:rsidP="00DA5ED1">
      <w:pPr>
        <w:pStyle w:val="Bibliography"/>
        <w:ind w:left="360" w:hanging="360"/>
        <w:jc w:val="both"/>
        <w:rPr>
          <w:rFonts w:ascii="Times New Roman" w:hAnsi="Times New Roman" w:cs="Times New Roman"/>
        </w:rPr>
      </w:pPr>
      <w:bookmarkStart w:id="9" w:name="ref-cameron2021a"/>
      <w:bookmarkEnd w:id="8"/>
      <w:r w:rsidRPr="002A31B4">
        <w:rPr>
          <w:rFonts w:ascii="Times New Roman" w:hAnsi="Times New Roman" w:cs="Times New Roman"/>
        </w:rPr>
        <w:t xml:space="preserve">Cameron, G., Dang, H.-A., Dinc, M., Foster, J., &amp; Lokshin, M. (2021). Measuring the statistical capacity of nations. </w:t>
      </w:r>
      <w:r w:rsidRPr="002A31B4">
        <w:rPr>
          <w:rFonts w:ascii="Times New Roman" w:hAnsi="Times New Roman" w:cs="Times New Roman"/>
          <w:i/>
          <w:iCs/>
        </w:rPr>
        <w:t>Oxford Bulletin of Economics and Statistics</w:t>
      </w:r>
      <w:r w:rsidRPr="002A31B4">
        <w:rPr>
          <w:rFonts w:ascii="Times New Roman" w:hAnsi="Times New Roman" w:cs="Times New Roman"/>
        </w:rPr>
        <w:t xml:space="preserve">, </w:t>
      </w:r>
      <w:r w:rsidRPr="002A31B4">
        <w:rPr>
          <w:rFonts w:ascii="Times New Roman" w:hAnsi="Times New Roman" w:cs="Times New Roman"/>
          <w:i/>
          <w:iCs/>
        </w:rPr>
        <w:t>83</w:t>
      </w:r>
      <w:r w:rsidRPr="002A31B4">
        <w:rPr>
          <w:rFonts w:ascii="Times New Roman" w:hAnsi="Times New Roman" w:cs="Times New Roman"/>
        </w:rPr>
        <w:t>(4), 870–896.</w:t>
      </w:r>
    </w:p>
    <w:bookmarkEnd w:id="9"/>
    <w:p w14:paraId="1A9AD392" w14:textId="7C58FE5E"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Carnegie, A., Clark, R., &amp; Zucker, N. (2021). Global governance under populism: The challenge of information suppression. </w:t>
      </w:r>
      <w:r w:rsidRPr="002A31B4">
        <w:rPr>
          <w:rFonts w:ascii="Times New Roman" w:hAnsi="Times New Roman" w:cs="Times New Roman"/>
          <w:i/>
          <w:iCs/>
        </w:rPr>
        <w:t>Manuscript, Columbia University and Princeton University</w:t>
      </w:r>
      <w:r w:rsidRPr="002A31B4">
        <w:rPr>
          <w:rFonts w:ascii="Times New Roman" w:hAnsi="Times New Roman" w:cs="Times New Roman"/>
        </w:rPr>
        <w:t xml:space="preserve">. </w:t>
      </w:r>
    </w:p>
    <w:p w14:paraId="6FFBB8AC" w14:textId="57CF1D98" w:rsidR="0093176E" w:rsidRPr="0093176E" w:rsidRDefault="0093176E" w:rsidP="00DA5ED1">
      <w:pPr>
        <w:pStyle w:val="Bibliography"/>
        <w:ind w:left="360" w:hanging="360"/>
        <w:jc w:val="both"/>
        <w:rPr>
          <w:rFonts w:ascii="Times New Roman" w:hAnsi="Times New Roman" w:cs="Times New Roman"/>
        </w:rPr>
      </w:pPr>
      <w:bookmarkStart w:id="10" w:name="ref-chakravarty2006a"/>
      <w:r w:rsidRPr="0093176E">
        <w:rPr>
          <w:rFonts w:ascii="Times New Roman" w:hAnsi="Times New Roman" w:cs="Times New Roman"/>
          <w:color w:val="222222"/>
          <w:shd w:val="clear" w:color="auto" w:fill="FFFFFF"/>
        </w:rPr>
        <w:t>Carpenter, J. R., Todd, J., Baisley, K., Bradley, J., Tumwesigye, N. M., Musonda, P., &amp; Chirwa, T. (2022). Training and capacity building in medical statistics in Sub‐Saharan Africa: Impact of the London School of Hygiene &amp; Tropical Medicine MSc in Medical Statistics, 1969 to 2021. </w:t>
      </w:r>
      <w:r w:rsidRPr="0093176E">
        <w:rPr>
          <w:rFonts w:ascii="Times New Roman" w:hAnsi="Times New Roman" w:cs="Times New Roman"/>
          <w:i/>
          <w:iCs/>
          <w:color w:val="222222"/>
          <w:shd w:val="clear" w:color="auto" w:fill="FFFFFF"/>
        </w:rPr>
        <w:t xml:space="preserve">Statistics in </w:t>
      </w:r>
      <w:r>
        <w:rPr>
          <w:rFonts w:ascii="Times New Roman" w:hAnsi="Times New Roman" w:cs="Times New Roman"/>
          <w:i/>
          <w:iCs/>
          <w:color w:val="222222"/>
          <w:shd w:val="clear" w:color="auto" w:fill="FFFFFF"/>
        </w:rPr>
        <w:t>M</w:t>
      </w:r>
      <w:r w:rsidRPr="0093176E">
        <w:rPr>
          <w:rFonts w:ascii="Times New Roman" w:hAnsi="Times New Roman" w:cs="Times New Roman"/>
          <w:i/>
          <w:iCs/>
          <w:color w:val="222222"/>
          <w:shd w:val="clear" w:color="auto" w:fill="FFFFFF"/>
        </w:rPr>
        <w:t>edicine</w:t>
      </w:r>
      <w:r w:rsidRPr="0093176E">
        <w:rPr>
          <w:rFonts w:ascii="Times New Roman" w:hAnsi="Times New Roman" w:cs="Times New Roman"/>
          <w:color w:val="222222"/>
          <w:shd w:val="clear" w:color="auto" w:fill="FFFFFF"/>
        </w:rPr>
        <w:t>, </w:t>
      </w:r>
      <w:r w:rsidRPr="0093176E">
        <w:rPr>
          <w:rFonts w:ascii="Times New Roman" w:hAnsi="Times New Roman" w:cs="Times New Roman"/>
          <w:i/>
          <w:iCs/>
          <w:color w:val="222222"/>
          <w:shd w:val="clear" w:color="auto" w:fill="FFFFFF"/>
        </w:rPr>
        <w:t>41</w:t>
      </w:r>
      <w:r w:rsidRPr="0093176E">
        <w:rPr>
          <w:rFonts w:ascii="Times New Roman" w:hAnsi="Times New Roman" w:cs="Times New Roman"/>
          <w:color w:val="222222"/>
          <w:shd w:val="clear" w:color="auto" w:fill="FFFFFF"/>
        </w:rPr>
        <w:t>(5), 838-844.</w:t>
      </w:r>
    </w:p>
    <w:p w14:paraId="40B34E2C" w14:textId="1929B46F" w:rsidR="00722BD7"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Chakravarty, S. R., &amp; D’Ambrosio, C. (2006). The measurement of social exclusion. </w:t>
      </w:r>
      <w:r w:rsidRPr="002A31B4">
        <w:rPr>
          <w:rFonts w:ascii="Times New Roman" w:hAnsi="Times New Roman" w:cs="Times New Roman"/>
          <w:i/>
          <w:iCs/>
        </w:rPr>
        <w:t>Review of Income and Wealth</w:t>
      </w:r>
      <w:r w:rsidRPr="002A31B4">
        <w:rPr>
          <w:rFonts w:ascii="Times New Roman" w:hAnsi="Times New Roman" w:cs="Times New Roman"/>
        </w:rPr>
        <w:t xml:space="preserve">, </w:t>
      </w:r>
      <w:r w:rsidRPr="002A31B4">
        <w:rPr>
          <w:rFonts w:ascii="Times New Roman" w:hAnsi="Times New Roman" w:cs="Times New Roman"/>
          <w:i/>
          <w:iCs/>
        </w:rPr>
        <w:t>52</w:t>
      </w:r>
      <w:r w:rsidRPr="002A31B4">
        <w:rPr>
          <w:rFonts w:ascii="Times New Roman" w:hAnsi="Times New Roman" w:cs="Times New Roman"/>
        </w:rPr>
        <w:t>(3), 377–398.</w:t>
      </w:r>
    </w:p>
    <w:p w14:paraId="7A431FB7" w14:textId="76C266E3" w:rsidR="003A1B5F" w:rsidRPr="003A1B5F" w:rsidRDefault="003A1B5F" w:rsidP="00DA5ED1">
      <w:pPr>
        <w:pStyle w:val="Bibliography"/>
        <w:ind w:left="360" w:hanging="360"/>
        <w:jc w:val="both"/>
        <w:rPr>
          <w:rFonts w:ascii="Times New Roman" w:hAnsi="Times New Roman" w:cs="Times New Roman"/>
        </w:rPr>
      </w:pPr>
      <w:r w:rsidRPr="008116A6">
        <w:rPr>
          <w:rFonts w:ascii="Times New Roman" w:hAnsi="Times New Roman" w:cs="Times New Roman"/>
          <w:color w:val="222222"/>
          <w:shd w:val="clear" w:color="auto" w:fill="FFFFFF"/>
        </w:rPr>
        <w:t>Conrad, C. C., &amp; Hilchey, K. G. (2011). A review of citizen science and community-based environmental monitoring: issues and opportunities. </w:t>
      </w:r>
      <w:r w:rsidRPr="008116A6">
        <w:rPr>
          <w:rFonts w:ascii="Times New Roman" w:hAnsi="Times New Roman" w:cs="Times New Roman"/>
          <w:i/>
          <w:iCs/>
          <w:color w:val="222222"/>
          <w:shd w:val="clear" w:color="auto" w:fill="FFFFFF"/>
        </w:rPr>
        <w:t>Environmental monitoring and assessment</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176</w:t>
      </w:r>
      <w:r w:rsidRPr="008116A6">
        <w:rPr>
          <w:rFonts w:ascii="Times New Roman" w:hAnsi="Times New Roman" w:cs="Times New Roman"/>
          <w:color w:val="222222"/>
          <w:shd w:val="clear" w:color="auto" w:fill="FFFFFF"/>
        </w:rPr>
        <w:t>, 273-291.</w:t>
      </w:r>
    </w:p>
    <w:p w14:paraId="74847C3B" w14:textId="3EF93A6C" w:rsidR="00B66329" w:rsidRPr="002A31B4" w:rsidRDefault="00B66329" w:rsidP="00DA5ED1">
      <w:pPr>
        <w:pStyle w:val="Bibliography"/>
        <w:ind w:left="360" w:hanging="360"/>
        <w:jc w:val="both"/>
        <w:rPr>
          <w:rFonts w:ascii="Times New Roman" w:hAnsi="Times New Roman" w:cs="Times New Roman"/>
        </w:rPr>
      </w:pPr>
      <w:r w:rsidRPr="00825282">
        <w:rPr>
          <w:rFonts w:ascii="Times New Roman" w:hAnsi="Times New Roman" w:cs="Times New Roman"/>
        </w:rPr>
        <w:t>Coyle, D. (2015). </w:t>
      </w:r>
      <w:r w:rsidRPr="00825282">
        <w:rPr>
          <w:rFonts w:ascii="Times New Roman" w:hAnsi="Times New Roman" w:cs="Times New Roman"/>
          <w:i/>
        </w:rPr>
        <w:t>GDP: a brief but affectionate history</w:t>
      </w:r>
      <w:r w:rsidR="00825282">
        <w:rPr>
          <w:rFonts w:ascii="Times New Roman" w:hAnsi="Times New Roman" w:cs="Times New Roman"/>
        </w:rPr>
        <w:t>. R</w:t>
      </w:r>
      <w:r w:rsidRPr="00825282">
        <w:rPr>
          <w:rFonts w:ascii="Times New Roman" w:hAnsi="Times New Roman" w:cs="Times New Roman"/>
        </w:rPr>
        <w:t>evised and expanded edition. Princeton University Press.</w:t>
      </w:r>
    </w:p>
    <w:p w14:paraId="5202BD46" w14:textId="77777777" w:rsidR="00BC27E8" w:rsidRPr="002A31B4" w:rsidRDefault="00BC27E8" w:rsidP="00BC27E8">
      <w:pPr>
        <w:pStyle w:val="Bibliography"/>
        <w:ind w:left="360" w:hanging="360"/>
        <w:jc w:val="both"/>
        <w:rPr>
          <w:rFonts w:ascii="Times New Roman" w:hAnsi="Times New Roman" w:cs="Times New Roman"/>
        </w:rPr>
      </w:pPr>
      <w:bookmarkStart w:id="11" w:name="ref-dang2020a"/>
      <w:bookmarkStart w:id="12" w:name="ref-dang2021a"/>
      <w:bookmarkEnd w:id="10"/>
      <w:r w:rsidRPr="002A31B4">
        <w:rPr>
          <w:rFonts w:ascii="Times New Roman" w:hAnsi="Times New Roman" w:cs="Times New Roman"/>
        </w:rPr>
        <w:t xml:space="preserve">Dang, H.-A., &amp; Serajuddin, U. (2020). Tracking the sustainable development goals: Emerging measurement challenges and further reflections. </w:t>
      </w:r>
      <w:r w:rsidRPr="002A31B4">
        <w:rPr>
          <w:rFonts w:ascii="Times New Roman" w:hAnsi="Times New Roman" w:cs="Times New Roman"/>
          <w:i/>
          <w:iCs/>
        </w:rPr>
        <w:t>World Development</w:t>
      </w:r>
      <w:r w:rsidRPr="002A31B4">
        <w:rPr>
          <w:rFonts w:ascii="Times New Roman" w:hAnsi="Times New Roman" w:cs="Times New Roman"/>
        </w:rPr>
        <w:t xml:space="preserve">, </w:t>
      </w:r>
      <w:r w:rsidRPr="002A31B4">
        <w:rPr>
          <w:rFonts w:ascii="Times New Roman" w:hAnsi="Times New Roman" w:cs="Times New Roman"/>
          <w:i/>
          <w:iCs/>
        </w:rPr>
        <w:t>127</w:t>
      </w:r>
      <w:r w:rsidRPr="002A31B4">
        <w:rPr>
          <w:rFonts w:ascii="Times New Roman" w:hAnsi="Times New Roman" w:cs="Times New Roman"/>
        </w:rPr>
        <w:t>, 104570.</w:t>
      </w:r>
    </w:p>
    <w:bookmarkEnd w:id="11"/>
    <w:p w14:paraId="113DB1A8" w14:textId="257D843A" w:rsidR="00BC27E8" w:rsidRDefault="00BC27E8" w:rsidP="00BC27E8">
      <w:pPr>
        <w:pStyle w:val="Bibliography"/>
        <w:ind w:left="360" w:hanging="360"/>
        <w:jc w:val="both"/>
        <w:rPr>
          <w:rFonts w:ascii="Times New Roman" w:hAnsi="Times New Roman" w:cs="Times New Roman"/>
          <w:color w:val="222222"/>
          <w:shd w:val="clear" w:color="auto" w:fill="FFFFFF"/>
        </w:rPr>
      </w:pPr>
      <w:r w:rsidRPr="00BC27E8">
        <w:rPr>
          <w:rFonts w:ascii="Times New Roman" w:hAnsi="Times New Roman" w:cs="Times New Roman"/>
          <w:color w:val="222222"/>
          <w:shd w:val="clear" w:color="auto" w:fill="FFFFFF"/>
        </w:rPr>
        <w:t>Dang, H. A., &amp; Nguyen, C. V. (2021). Gender inequality during the COVID-19 pandemic: Income, expenditure, savings, and job loss. </w:t>
      </w:r>
      <w:r w:rsidRPr="00BC27E8">
        <w:rPr>
          <w:rFonts w:ascii="Times New Roman" w:hAnsi="Times New Roman" w:cs="Times New Roman"/>
          <w:i/>
          <w:iCs/>
          <w:color w:val="222222"/>
          <w:shd w:val="clear" w:color="auto" w:fill="FFFFFF"/>
        </w:rPr>
        <w:t>World Development</w:t>
      </w:r>
      <w:r w:rsidRPr="00BC27E8">
        <w:rPr>
          <w:rFonts w:ascii="Times New Roman" w:hAnsi="Times New Roman" w:cs="Times New Roman"/>
          <w:color w:val="222222"/>
          <w:shd w:val="clear" w:color="auto" w:fill="FFFFFF"/>
        </w:rPr>
        <w:t>, </w:t>
      </w:r>
      <w:r w:rsidRPr="00BC27E8">
        <w:rPr>
          <w:rFonts w:ascii="Times New Roman" w:hAnsi="Times New Roman" w:cs="Times New Roman"/>
          <w:i/>
          <w:iCs/>
          <w:color w:val="222222"/>
          <w:shd w:val="clear" w:color="auto" w:fill="FFFFFF"/>
        </w:rPr>
        <w:t>140</w:t>
      </w:r>
      <w:r w:rsidRPr="00BC27E8">
        <w:rPr>
          <w:rFonts w:ascii="Times New Roman" w:hAnsi="Times New Roman" w:cs="Times New Roman"/>
          <w:color w:val="222222"/>
          <w:shd w:val="clear" w:color="auto" w:fill="FFFFFF"/>
        </w:rPr>
        <w:t>, 105296.</w:t>
      </w:r>
    </w:p>
    <w:p w14:paraId="1264456F" w14:textId="10275F59" w:rsidR="0096642B" w:rsidRPr="00BC27E8" w:rsidRDefault="0096642B" w:rsidP="00BC27E8">
      <w:pPr>
        <w:pStyle w:val="Bibliography"/>
        <w:ind w:left="360" w:hanging="360"/>
        <w:jc w:val="both"/>
        <w:rPr>
          <w:rFonts w:ascii="Times New Roman" w:hAnsi="Times New Roman" w:cs="Times New Roman"/>
        </w:rPr>
      </w:pPr>
      <w:r w:rsidRPr="002A31B4">
        <w:rPr>
          <w:rFonts w:ascii="Times New Roman" w:hAnsi="Times New Roman" w:cs="Times New Roman"/>
        </w:rPr>
        <w:t xml:space="preserve">Dang, H.-A., </w:t>
      </w:r>
      <w:r>
        <w:rPr>
          <w:rFonts w:ascii="Times New Roman" w:hAnsi="Times New Roman" w:cs="Times New Roman"/>
        </w:rPr>
        <w:t>Jolliffe</w:t>
      </w:r>
      <w:r w:rsidRPr="002A31B4">
        <w:rPr>
          <w:rFonts w:ascii="Times New Roman" w:hAnsi="Times New Roman" w:cs="Times New Roman"/>
        </w:rPr>
        <w:t xml:space="preserve">, </w:t>
      </w:r>
      <w:r>
        <w:rPr>
          <w:rFonts w:ascii="Times New Roman" w:hAnsi="Times New Roman" w:cs="Times New Roman"/>
        </w:rPr>
        <w:t>D</w:t>
      </w:r>
      <w:r w:rsidRPr="002A31B4">
        <w:rPr>
          <w:rFonts w:ascii="Times New Roman" w:hAnsi="Times New Roman" w:cs="Times New Roman"/>
        </w:rPr>
        <w:t>., Serajuddin, U., &amp; Stacy, B.</w:t>
      </w:r>
      <w:r w:rsidRPr="00480146">
        <w:rPr>
          <w:rFonts w:ascii="Times New Roman" w:hAnsi="Times New Roman" w:cs="Times New Roman"/>
          <w:color w:val="000000"/>
        </w:rPr>
        <w:t xml:space="preserve">. (forthcoming). </w:t>
      </w:r>
      <w:r>
        <w:rPr>
          <w:rFonts w:ascii="Times New Roman" w:hAnsi="Times New Roman" w:cs="Times New Roman"/>
          <w:color w:val="000000"/>
        </w:rPr>
        <w:t>“</w:t>
      </w:r>
      <w:r w:rsidRPr="00480146">
        <w:rPr>
          <w:rFonts w:ascii="Times New Roman" w:hAnsi="Times New Roman" w:cs="Times New Roman"/>
          <w:color w:val="000000"/>
        </w:rPr>
        <w:t>Country Statistical Capacity: A Recent Assessment Tool and Further Reflections on the Way Forward</w:t>
      </w:r>
      <w:r>
        <w:rPr>
          <w:rFonts w:ascii="Times New Roman" w:hAnsi="Times New Roman" w:cs="Times New Roman"/>
          <w:color w:val="000000"/>
        </w:rPr>
        <w:t>”</w:t>
      </w:r>
      <w:r w:rsidRPr="00480146">
        <w:rPr>
          <w:rFonts w:ascii="Times New Roman" w:hAnsi="Times New Roman" w:cs="Times New Roman"/>
          <w:color w:val="000000"/>
        </w:rPr>
        <w:t xml:space="preserve">. </w:t>
      </w:r>
      <w:r w:rsidR="00CF0FD2">
        <w:rPr>
          <w:rFonts w:ascii="Times New Roman" w:hAnsi="Times New Roman" w:cs="Times New Roman"/>
          <w:color w:val="000000"/>
        </w:rPr>
        <w:t xml:space="preserve"> </w:t>
      </w:r>
      <w:r w:rsidRPr="00BD74D7">
        <w:rPr>
          <w:rFonts w:ascii="Times New Roman" w:hAnsi="Times New Roman" w:cs="Times New Roman"/>
          <w:i/>
          <w:color w:val="000000"/>
        </w:rPr>
        <w:t>Statistical Journal of the IAOS</w:t>
      </w:r>
      <w:r w:rsidR="00CF0FD2">
        <w:rPr>
          <w:rFonts w:ascii="Times New Roman" w:hAnsi="Times New Roman" w:cs="Times New Roman"/>
          <w:i/>
          <w:color w:val="000000"/>
        </w:rPr>
        <w:t>.</w:t>
      </w:r>
    </w:p>
    <w:p w14:paraId="39CAC86C" w14:textId="5B465DB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Dang, H.-A., Pullinger, J., Serajuddin, U., &amp; Stacy, B. (202</w:t>
      </w:r>
      <w:r w:rsidR="00972973">
        <w:rPr>
          <w:rFonts w:ascii="Times New Roman" w:hAnsi="Times New Roman" w:cs="Times New Roman"/>
        </w:rPr>
        <w:t>3</w:t>
      </w:r>
      <w:r w:rsidRPr="002A31B4">
        <w:rPr>
          <w:rFonts w:ascii="Times New Roman" w:hAnsi="Times New Roman" w:cs="Times New Roman"/>
        </w:rPr>
        <w:t xml:space="preserve">). Statistical performance indicators and index: A new tool to measure country statistical capacity. </w:t>
      </w:r>
      <w:r w:rsidR="00895AC1" w:rsidRPr="000A0349">
        <w:rPr>
          <w:rFonts w:ascii="Times New Roman" w:hAnsi="Times New Roman" w:cs="Times New Roman"/>
          <w:i/>
          <w:color w:val="000000"/>
        </w:rPr>
        <w:t>Scientific Data</w:t>
      </w:r>
      <w:r w:rsidR="00895AC1">
        <w:rPr>
          <w:rFonts w:ascii="Times New Roman" w:hAnsi="Times New Roman" w:cs="Times New Roman"/>
          <w:color w:val="000000"/>
        </w:rPr>
        <w:t xml:space="preserve">, </w:t>
      </w:r>
      <w:r w:rsidR="00895AC1" w:rsidRPr="006124F3">
        <w:rPr>
          <w:rFonts w:ascii="Times New Roman" w:hAnsi="Times New Roman" w:cs="Times New Roman"/>
          <w:color w:val="000000"/>
        </w:rPr>
        <w:t>10, 146</w:t>
      </w:r>
      <w:r w:rsidR="00895AC1">
        <w:rPr>
          <w:rFonts w:ascii="Times New Roman" w:hAnsi="Times New Roman" w:cs="Times New Roman"/>
          <w:color w:val="000000"/>
        </w:rPr>
        <w:t>.</w:t>
      </w:r>
    </w:p>
    <w:p w14:paraId="462E11E9" w14:textId="5943AF4F" w:rsidR="00722BD7" w:rsidRPr="002A31B4" w:rsidRDefault="00722BD7" w:rsidP="00DA5ED1">
      <w:pPr>
        <w:pStyle w:val="Bibliography"/>
        <w:ind w:left="360" w:hanging="360"/>
        <w:jc w:val="both"/>
        <w:rPr>
          <w:rFonts w:ascii="Times New Roman" w:hAnsi="Times New Roman" w:cs="Times New Roman"/>
        </w:rPr>
      </w:pPr>
      <w:bookmarkStart w:id="13" w:name="ref-dargent2018a"/>
      <w:bookmarkEnd w:id="12"/>
      <w:r w:rsidRPr="002A31B4">
        <w:rPr>
          <w:rFonts w:ascii="Times New Roman" w:hAnsi="Times New Roman" w:cs="Times New Roman"/>
        </w:rPr>
        <w:t xml:space="preserve">Dargent, E., Lotta, G., Mejía-Guerra, J. A., &amp; Moncada, G. (2018). </w:t>
      </w:r>
      <w:r w:rsidRPr="002A31B4">
        <w:rPr>
          <w:rFonts w:ascii="Times New Roman" w:hAnsi="Times New Roman" w:cs="Times New Roman"/>
          <w:i/>
          <w:iCs/>
        </w:rPr>
        <w:t>The political econ</w:t>
      </w:r>
      <w:r w:rsidR="004A6471">
        <w:rPr>
          <w:rFonts w:ascii="Times New Roman" w:hAnsi="Times New Roman" w:cs="Times New Roman"/>
          <w:i/>
          <w:iCs/>
        </w:rPr>
        <w:t>omy of statistical capacity in Latin A</w:t>
      </w:r>
      <w:r w:rsidRPr="002A31B4">
        <w:rPr>
          <w:rFonts w:ascii="Times New Roman" w:hAnsi="Times New Roman" w:cs="Times New Roman"/>
          <w:i/>
          <w:iCs/>
        </w:rPr>
        <w:t>merica: Who wants to know?</w:t>
      </w:r>
      <w:r w:rsidRPr="002A31B4">
        <w:rPr>
          <w:rFonts w:ascii="Times New Roman" w:hAnsi="Times New Roman" w:cs="Times New Roman"/>
        </w:rPr>
        <w:t xml:space="preserve"> Inter-American Development Bank. </w:t>
      </w:r>
      <w:hyperlink r:id="rId16">
        <w:r w:rsidRPr="002A31B4">
          <w:rPr>
            <w:rStyle w:val="Hyperlink"/>
            <w:rFonts w:ascii="Times New Roman" w:hAnsi="Times New Roman" w:cs="Times New Roman"/>
          </w:rPr>
          <w:t>https://publications.iadb.org/en/who-wants-know-political-economy-statistical-capacity-latin-america</w:t>
        </w:r>
      </w:hyperlink>
    </w:p>
    <w:p w14:paraId="7071FE98" w14:textId="77777777" w:rsidR="00722BD7" w:rsidRPr="002A31B4" w:rsidRDefault="00722BD7" w:rsidP="00DA5ED1">
      <w:pPr>
        <w:pStyle w:val="Bibliography"/>
        <w:ind w:left="360" w:hanging="360"/>
        <w:jc w:val="both"/>
        <w:rPr>
          <w:rFonts w:ascii="Times New Roman" w:hAnsi="Times New Roman" w:cs="Times New Roman"/>
        </w:rPr>
      </w:pPr>
      <w:bookmarkStart w:id="14" w:name="ref-dener2021a"/>
      <w:bookmarkEnd w:id="13"/>
      <w:r w:rsidRPr="002A31B4">
        <w:rPr>
          <w:rFonts w:ascii="Times New Roman" w:hAnsi="Times New Roman" w:cs="Times New Roman"/>
        </w:rPr>
        <w:t xml:space="preserve">Dener, C., Nii-Aponsah, H., Ghunney, L. E., &amp; Johns, K. D. (2021). </w:t>
      </w:r>
      <w:r w:rsidRPr="002A31B4">
        <w:rPr>
          <w:rFonts w:ascii="Times New Roman" w:hAnsi="Times New Roman" w:cs="Times New Roman"/>
          <w:i/>
          <w:iCs/>
        </w:rPr>
        <w:t>GovTech maturity index: The state of public sector digital transformation</w:t>
      </w:r>
      <w:r w:rsidRPr="002A31B4">
        <w:rPr>
          <w:rFonts w:ascii="Times New Roman" w:hAnsi="Times New Roman" w:cs="Times New Roman"/>
        </w:rPr>
        <w:t xml:space="preserve">. World Bank. </w:t>
      </w:r>
      <w:hyperlink r:id="rId17">
        <w:r w:rsidRPr="002A31B4">
          <w:rPr>
            <w:rStyle w:val="Hyperlink"/>
            <w:rFonts w:ascii="Times New Roman" w:hAnsi="Times New Roman" w:cs="Times New Roman"/>
          </w:rPr>
          <w:t>http://hdl.handle.net/10986/36233</w:t>
        </w:r>
      </w:hyperlink>
    </w:p>
    <w:p w14:paraId="6040FD16" w14:textId="77777777" w:rsidR="00722BD7" w:rsidRPr="002A31B4" w:rsidRDefault="00722BD7" w:rsidP="00DA5ED1">
      <w:pPr>
        <w:pStyle w:val="Bibliography"/>
        <w:ind w:left="360" w:hanging="360"/>
        <w:jc w:val="both"/>
        <w:rPr>
          <w:rFonts w:ascii="Times New Roman" w:hAnsi="Times New Roman" w:cs="Times New Roman"/>
        </w:rPr>
      </w:pPr>
      <w:bookmarkStart w:id="15" w:name="ref-devarajan2013a"/>
      <w:bookmarkEnd w:id="14"/>
      <w:r w:rsidRPr="002A31B4">
        <w:rPr>
          <w:rFonts w:ascii="Times New Roman" w:hAnsi="Times New Roman" w:cs="Times New Roman"/>
        </w:rPr>
        <w:t xml:space="preserve">Devarajan, S. (2013). Africa’s statistical tragedy. </w:t>
      </w:r>
      <w:r w:rsidRPr="002A31B4">
        <w:rPr>
          <w:rFonts w:ascii="Times New Roman" w:hAnsi="Times New Roman" w:cs="Times New Roman"/>
          <w:i/>
          <w:iCs/>
        </w:rPr>
        <w:t>Review of Income and Wealth</w:t>
      </w:r>
      <w:r w:rsidRPr="002A31B4">
        <w:rPr>
          <w:rFonts w:ascii="Times New Roman" w:hAnsi="Times New Roman" w:cs="Times New Roman"/>
        </w:rPr>
        <w:t xml:space="preserve">, </w:t>
      </w:r>
      <w:r w:rsidRPr="002A31B4">
        <w:rPr>
          <w:rFonts w:ascii="Times New Roman" w:hAnsi="Times New Roman" w:cs="Times New Roman"/>
          <w:i/>
          <w:iCs/>
        </w:rPr>
        <w:t>59</w:t>
      </w:r>
      <w:r w:rsidRPr="002A31B4">
        <w:rPr>
          <w:rFonts w:ascii="Times New Roman" w:hAnsi="Times New Roman" w:cs="Times New Roman"/>
        </w:rPr>
        <w:t>, 9–15.</w:t>
      </w:r>
    </w:p>
    <w:p w14:paraId="3C0AB0A2" w14:textId="4769B331" w:rsidR="00720FF3" w:rsidRPr="00B247A9" w:rsidRDefault="00720FF3" w:rsidP="00DA5ED1">
      <w:pPr>
        <w:pStyle w:val="Bibliography"/>
        <w:ind w:left="360" w:hanging="360"/>
        <w:jc w:val="both"/>
        <w:rPr>
          <w:rFonts w:ascii="Times New Roman" w:hAnsi="Times New Roman" w:cs="Times New Roman"/>
          <w:color w:val="222222"/>
          <w:shd w:val="clear" w:color="auto" w:fill="FFFFFF"/>
        </w:rPr>
      </w:pPr>
      <w:bookmarkStart w:id="16" w:name="ref-economist2014a"/>
      <w:bookmarkEnd w:id="15"/>
      <w:r w:rsidRPr="008116A6">
        <w:rPr>
          <w:rFonts w:ascii="Times New Roman" w:hAnsi="Times New Roman" w:cs="Times New Roman"/>
          <w:color w:val="222222"/>
          <w:shd w:val="clear" w:color="auto" w:fill="FFFFFF"/>
        </w:rPr>
        <w:t>Diedenhofen, B., &amp; Musch, J. (2015). cocor: A comprehensive solution for the statistical comparison of correlations. </w:t>
      </w:r>
      <w:r w:rsidRPr="008116A6">
        <w:rPr>
          <w:rFonts w:ascii="Times New Roman" w:hAnsi="Times New Roman" w:cs="Times New Roman"/>
          <w:i/>
          <w:iCs/>
          <w:color w:val="222222"/>
          <w:shd w:val="clear" w:color="auto" w:fill="FFFFFF"/>
        </w:rPr>
        <w:t xml:space="preserve">PloS </w:t>
      </w:r>
      <w:r w:rsidR="00B247A9">
        <w:rPr>
          <w:rFonts w:ascii="Times New Roman" w:hAnsi="Times New Roman" w:cs="Times New Roman"/>
          <w:i/>
          <w:iCs/>
          <w:color w:val="222222"/>
          <w:shd w:val="clear" w:color="auto" w:fill="FFFFFF"/>
        </w:rPr>
        <w:t>ONE</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10</w:t>
      </w:r>
      <w:r w:rsidRPr="008116A6">
        <w:rPr>
          <w:rFonts w:ascii="Times New Roman" w:hAnsi="Times New Roman" w:cs="Times New Roman"/>
          <w:color w:val="222222"/>
          <w:shd w:val="clear" w:color="auto" w:fill="FFFFFF"/>
        </w:rPr>
        <w:t>(4), e0121945.</w:t>
      </w:r>
    </w:p>
    <w:p w14:paraId="5FDF1015" w14:textId="27748478" w:rsidR="00CB0C21" w:rsidRPr="00CB0C21" w:rsidRDefault="00CB0C21" w:rsidP="00DA5ED1">
      <w:pPr>
        <w:pStyle w:val="Bibliography"/>
        <w:ind w:left="360" w:hanging="360"/>
        <w:jc w:val="both"/>
        <w:rPr>
          <w:rFonts w:ascii="Times New Roman" w:hAnsi="Times New Roman" w:cs="Times New Roman"/>
        </w:rPr>
      </w:pPr>
      <w:r w:rsidRPr="00C2694A">
        <w:rPr>
          <w:rFonts w:ascii="Times New Roman" w:hAnsi="Times New Roman" w:cs="Times New Roman"/>
          <w:color w:val="222222"/>
          <w:shd w:val="clear" w:color="auto" w:fill="FFFFFF"/>
        </w:rPr>
        <w:t>Durand, M. (2015). The OECD better life initiative: How's life? and the measurement of well‐being. </w:t>
      </w:r>
      <w:r w:rsidRPr="00C2694A">
        <w:rPr>
          <w:rFonts w:ascii="Times New Roman" w:hAnsi="Times New Roman" w:cs="Times New Roman"/>
          <w:i/>
          <w:iCs/>
          <w:color w:val="222222"/>
          <w:shd w:val="clear" w:color="auto" w:fill="FFFFFF"/>
        </w:rPr>
        <w:t>Review of Income and Wealth</w:t>
      </w:r>
      <w:r w:rsidRPr="00C2694A">
        <w:rPr>
          <w:rFonts w:ascii="Times New Roman" w:hAnsi="Times New Roman" w:cs="Times New Roman"/>
          <w:color w:val="222222"/>
          <w:shd w:val="clear" w:color="auto" w:fill="FFFFFF"/>
        </w:rPr>
        <w:t>, </w:t>
      </w:r>
      <w:r w:rsidRPr="00C2694A">
        <w:rPr>
          <w:rFonts w:ascii="Times New Roman" w:hAnsi="Times New Roman" w:cs="Times New Roman"/>
          <w:i/>
          <w:iCs/>
          <w:color w:val="222222"/>
          <w:shd w:val="clear" w:color="auto" w:fill="FFFFFF"/>
        </w:rPr>
        <w:t>61</w:t>
      </w:r>
      <w:r w:rsidRPr="00C2694A">
        <w:rPr>
          <w:rFonts w:ascii="Times New Roman" w:hAnsi="Times New Roman" w:cs="Times New Roman"/>
          <w:color w:val="222222"/>
          <w:shd w:val="clear" w:color="auto" w:fill="FFFFFF"/>
        </w:rPr>
        <w:t>(1), 4-17.</w:t>
      </w:r>
      <w:r w:rsidRPr="00CB0C21" w:rsidDel="005A676F">
        <w:rPr>
          <w:rFonts w:ascii="Times New Roman" w:hAnsi="Times New Roman" w:cs="Times New Roman"/>
        </w:rPr>
        <w:t xml:space="preserve"> </w:t>
      </w:r>
    </w:p>
    <w:p w14:paraId="27718661" w14:textId="77777777" w:rsidR="00722BD7" w:rsidRPr="002A31B4" w:rsidRDefault="00722BD7" w:rsidP="00DA5ED1">
      <w:pPr>
        <w:pStyle w:val="Bibliography"/>
        <w:ind w:left="360" w:hanging="360"/>
        <w:jc w:val="both"/>
        <w:rPr>
          <w:rFonts w:ascii="Times New Roman" w:hAnsi="Times New Roman" w:cs="Times New Roman"/>
        </w:rPr>
      </w:pPr>
      <w:bookmarkStart w:id="17" w:name="ref-economist2019a"/>
      <w:bookmarkEnd w:id="16"/>
      <w:r w:rsidRPr="002A31B4">
        <w:rPr>
          <w:rFonts w:ascii="Times New Roman" w:hAnsi="Times New Roman" w:cs="Times New Roman"/>
        </w:rPr>
        <w:t xml:space="preserve">Economist. (2019, August 22). The net tightens: A $2bn loan scandal sank Mozambique’s economy. </w:t>
      </w:r>
      <w:r w:rsidRPr="002A31B4">
        <w:rPr>
          <w:rFonts w:ascii="Times New Roman" w:hAnsi="Times New Roman" w:cs="Times New Roman"/>
          <w:i/>
          <w:iCs/>
        </w:rPr>
        <w:t>The Economist</w:t>
      </w:r>
      <w:r w:rsidRPr="002A31B4">
        <w:rPr>
          <w:rFonts w:ascii="Times New Roman" w:hAnsi="Times New Roman" w:cs="Times New Roman"/>
        </w:rPr>
        <w:t xml:space="preserve">. </w:t>
      </w:r>
      <w:hyperlink r:id="rId18">
        <w:r w:rsidRPr="002A31B4">
          <w:rPr>
            <w:rStyle w:val="Hyperlink"/>
            <w:rFonts w:ascii="Times New Roman" w:hAnsi="Times New Roman" w:cs="Times New Roman"/>
          </w:rPr>
          <w:t>https://www.economist.com/middle-east-and-africa/2019/08/22/a-2bn-loan-scandal-sank-mozambiques-economy</w:t>
        </w:r>
      </w:hyperlink>
    </w:p>
    <w:p w14:paraId="493CFC66" w14:textId="51F61D19" w:rsidR="00722BD7" w:rsidRPr="005718EE" w:rsidRDefault="005718EE" w:rsidP="00DA5ED1">
      <w:pPr>
        <w:pStyle w:val="Bibliography"/>
        <w:ind w:left="360" w:hanging="360"/>
        <w:jc w:val="both"/>
        <w:rPr>
          <w:rFonts w:ascii="Times New Roman" w:hAnsi="Times New Roman" w:cs="Times New Roman"/>
        </w:rPr>
      </w:pPr>
      <w:bookmarkStart w:id="18" w:name="ref-ekhator-mobayode2021a"/>
      <w:bookmarkEnd w:id="17"/>
      <w:r w:rsidRPr="005718EE">
        <w:rPr>
          <w:rFonts w:ascii="Times New Roman" w:hAnsi="Times New Roman" w:cs="Times New Roman"/>
          <w:color w:val="222222"/>
          <w:shd w:val="clear" w:color="auto" w:fill="FFFFFF"/>
        </w:rPr>
        <w:t>Ekhator-Mobayode, U. E., &amp; Hoogeveen, J. (2022). Microdata collection and openness in the Middle East and North Africa. </w:t>
      </w:r>
      <w:r w:rsidRPr="005718EE">
        <w:rPr>
          <w:rFonts w:ascii="Times New Roman" w:hAnsi="Times New Roman" w:cs="Times New Roman"/>
          <w:i/>
          <w:iCs/>
          <w:color w:val="222222"/>
          <w:shd w:val="clear" w:color="auto" w:fill="FFFFFF"/>
        </w:rPr>
        <w:t>Data &amp; Policy</w:t>
      </w:r>
      <w:r w:rsidRPr="005718EE">
        <w:rPr>
          <w:rFonts w:ascii="Times New Roman" w:hAnsi="Times New Roman" w:cs="Times New Roman"/>
          <w:color w:val="222222"/>
          <w:shd w:val="clear" w:color="auto" w:fill="FFFFFF"/>
        </w:rPr>
        <w:t>, </w:t>
      </w:r>
      <w:r w:rsidRPr="005718EE">
        <w:rPr>
          <w:rFonts w:ascii="Times New Roman" w:hAnsi="Times New Roman" w:cs="Times New Roman"/>
          <w:i/>
          <w:iCs/>
          <w:color w:val="222222"/>
          <w:shd w:val="clear" w:color="auto" w:fill="FFFFFF"/>
        </w:rPr>
        <w:t>4</w:t>
      </w:r>
      <w:r w:rsidRPr="005718EE">
        <w:rPr>
          <w:rFonts w:ascii="Times New Roman" w:hAnsi="Times New Roman" w:cs="Times New Roman"/>
          <w:color w:val="222222"/>
          <w:shd w:val="clear" w:color="auto" w:fill="FFFFFF"/>
        </w:rPr>
        <w:t>, e31.</w:t>
      </w:r>
    </w:p>
    <w:bookmarkEnd w:id="18"/>
    <w:p w14:paraId="43ABA1A2" w14:textId="184CDC9F" w:rsidR="00722BD7" w:rsidRPr="00142B77" w:rsidRDefault="00142B77" w:rsidP="00DA5ED1">
      <w:pPr>
        <w:pStyle w:val="Bibliography"/>
        <w:ind w:left="360" w:hanging="360"/>
        <w:jc w:val="both"/>
        <w:rPr>
          <w:rFonts w:ascii="Times New Roman" w:hAnsi="Times New Roman" w:cs="Times New Roman"/>
        </w:rPr>
      </w:pPr>
      <w:r w:rsidRPr="00142B77">
        <w:rPr>
          <w:rFonts w:ascii="Times New Roman" w:hAnsi="Times New Roman" w:cs="Times New Roman"/>
          <w:color w:val="222222"/>
          <w:shd w:val="clear" w:color="auto" w:fill="FFFFFF"/>
        </w:rPr>
        <w:t>Evans, D. K., &amp; Acosta, A. M. (2023). How to measure student absenteeism in low-and middle-income countries. </w:t>
      </w:r>
      <w:r w:rsidRPr="00142B77">
        <w:rPr>
          <w:rFonts w:ascii="Times New Roman" w:hAnsi="Times New Roman" w:cs="Times New Roman"/>
          <w:i/>
          <w:iCs/>
          <w:color w:val="222222"/>
          <w:shd w:val="clear" w:color="auto" w:fill="FFFFFF"/>
        </w:rPr>
        <w:t>Economics of Education Review</w:t>
      </w:r>
      <w:r w:rsidRPr="00142B77">
        <w:rPr>
          <w:rFonts w:ascii="Times New Roman" w:hAnsi="Times New Roman" w:cs="Times New Roman"/>
          <w:color w:val="222222"/>
          <w:shd w:val="clear" w:color="auto" w:fill="FFFFFF"/>
        </w:rPr>
        <w:t>, </w:t>
      </w:r>
      <w:r w:rsidRPr="00142B77">
        <w:rPr>
          <w:rFonts w:ascii="Times New Roman" w:hAnsi="Times New Roman" w:cs="Times New Roman"/>
          <w:i/>
          <w:iCs/>
          <w:color w:val="222222"/>
          <w:shd w:val="clear" w:color="auto" w:fill="FFFFFF"/>
        </w:rPr>
        <w:t>96</w:t>
      </w:r>
      <w:r w:rsidRPr="00142B77">
        <w:rPr>
          <w:rFonts w:ascii="Times New Roman" w:hAnsi="Times New Roman" w:cs="Times New Roman"/>
          <w:color w:val="222222"/>
          <w:shd w:val="clear" w:color="auto" w:fill="FFFFFF"/>
        </w:rPr>
        <w:t>, 102454.</w:t>
      </w:r>
    </w:p>
    <w:p w14:paraId="1E026755" w14:textId="67CC2604" w:rsidR="00F049B8" w:rsidRPr="00F049B8" w:rsidRDefault="00F049B8" w:rsidP="00FA053E">
      <w:pPr>
        <w:pStyle w:val="Bibliography"/>
        <w:ind w:left="270" w:hanging="270"/>
        <w:jc w:val="both"/>
        <w:rPr>
          <w:rFonts w:ascii="Times New Roman" w:hAnsi="Times New Roman" w:cs="Times New Roman"/>
          <w:color w:val="222222"/>
          <w:shd w:val="clear" w:color="auto" w:fill="FFFFFF"/>
        </w:rPr>
      </w:pPr>
      <w:r w:rsidRPr="008116A6">
        <w:rPr>
          <w:rFonts w:ascii="Times New Roman" w:hAnsi="Times New Roman" w:cs="Times New Roman"/>
          <w:color w:val="222222"/>
          <w:shd w:val="clear" w:color="auto" w:fill="FFFFFF"/>
        </w:rPr>
        <w:t>Fritz, S., See, L., Carlson, T., Haklay, M., Oliver, J. L., Fraisl, D., ... &amp; West, S. (2019). Citizen science and the United Nations sustainable development goals. </w:t>
      </w:r>
      <w:r w:rsidRPr="008116A6">
        <w:rPr>
          <w:rFonts w:ascii="Times New Roman" w:hAnsi="Times New Roman" w:cs="Times New Roman"/>
          <w:i/>
          <w:iCs/>
          <w:color w:val="222222"/>
          <w:shd w:val="clear" w:color="auto" w:fill="FFFFFF"/>
        </w:rPr>
        <w:t>Nature Sustainability</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2</w:t>
      </w:r>
      <w:r w:rsidRPr="008116A6">
        <w:rPr>
          <w:rFonts w:ascii="Times New Roman" w:hAnsi="Times New Roman" w:cs="Times New Roman"/>
          <w:color w:val="222222"/>
          <w:shd w:val="clear" w:color="auto" w:fill="FFFFFF"/>
        </w:rPr>
        <w:t>(10), 922-930.</w:t>
      </w:r>
    </w:p>
    <w:p w14:paraId="750BACCC" w14:textId="00010917" w:rsidR="00C50AB9" w:rsidRPr="00AB1885" w:rsidRDefault="00AB1885" w:rsidP="00FA053E">
      <w:pPr>
        <w:pStyle w:val="Bibliography"/>
        <w:ind w:left="270" w:hanging="270"/>
        <w:jc w:val="both"/>
        <w:rPr>
          <w:rFonts w:ascii="Times New Roman" w:hAnsi="Times New Roman" w:cs="Times New Roman"/>
          <w:i/>
          <w:iCs/>
        </w:rPr>
      </w:pPr>
      <w:r w:rsidRPr="00982FEC">
        <w:rPr>
          <w:rFonts w:ascii="Times New Roman" w:hAnsi="Times New Roman" w:cs="Times New Roman"/>
          <w:color w:val="222222"/>
          <w:shd w:val="clear" w:color="auto" w:fill="FFFFFF"/>
        </w:rPr>
        <w:t>Gatti, R., Lederman, D., Islam, A. M., Nguyen, H., Lotfi, R., &amp; Mousa, M. E. (2024). Data transparency and GDP growth forecast errors. </w:t>
      </w:r>
      <w:r w:rsidRPr="00982FEC">
        <w:rPr>
          <w:rFonts w:ascii="Times New Roman" w:hAnsi="Times New Roman" w:cs="Times New Roman"/>
          <w:i/>
          <w:iCs/>
          <w:color w:val="222222"/>
          <w:shd w:val="clear" w:color="auto" w:fill="FFFFFF"/>
        </w:rPr>
        <w:t>Journal of International Money and Finance</w:t>
      </w:r>
      <w:r w:rsidRPr="00982FEC">
        <w:rPr>
          <w:rFonts w:ascii="Times New Roman" w:hAnsi="Times New Roman" w:cs="Times New Roman"/>
          <w:color w:val="222222"/>
          <w:shd w:val="clear" w:color="auto" w:fill="FFFFFF"/>
        </w:rPr>
        <w:t>, </w:t>
      </w:r>
      <w:r w:rsidRPr="00982FEC">
        <w:rPr>
          <w:rFonts w:ascii="Times New Roman" w:hAnsi="Times New Roman" w:cs="Times New Roman"/>
          <w:i/>
          <w:iCs/>
          <w:color w:val="222222"/>
          <w:shd w:val="clear" w:color="auto" w:fill="FFFFFF"/>
        </w:rPr>
        <w:t>140</w:t>
      </w:r>
      <w:r w:rsidRPr="00982FEC">
        <w:rPr>
          <w:rFonts w:ascii="Times New Roman" w:hAnsi="Times New Roman" w:cs="Times New Roman"/>
          <w:color w:val="222222"/>
          <w:shd w:val="clear" w:color="auto" w:fill="FFFFFF"/>
        </w:rPr>
        <w:t>, 102991.</w:t>
      </w:r>
      <w:r w:rsidRPr="00AB1885" w:rsidDel="00AB1885">
        <w:rPr>
          <w:rFonts w:ascii="Times New Roman" w:hAnsi="Times New Roman" w:cs="Times New Roman"/>
          <w:color w:val="222222"/>
          <w:shd w:val="clear" w:color="auto" w:fill="FFFFFF"/>
        </w:rPr>
        <w:t xml:space="preserve"> </w:t>
      </w:r>
      <w:r w:rsidR="00006687" w:rsidRPr="00AB1885">
        <w:rPr>
          <w:rFonts w:ascii="Times New Roman" w:hAnsi="Times New Roman" w:cs="Times New Roman"/>
          <w:i/>
          <w:iCs/>
        </w:rPr>
        <w:t xml:space="preserve"> </w:t>
      </w:r>
    </w:p>
    <w:p w14:paraId="46E19575" w14:textId="74AE5DDD" w:rsidR="00327D1E" w:rsidRPr="00327D1E" w:rsidRDefault="00327D1E" w:rsidP="00290FFE">
      <w:pPr>
        <w:pStyle w:val="Bibliography"/>
        <w:ind w:left="270" w:hanging="270"/>
        <w:jc w:val="both"/>
        <w:rPr>
          <w:rFonts w:ascii="Times New Roman" w:hAnsi="Times New Roman" w:cs="Times New Roman"/>
        </w:rPr>
      </w:pPr>
      <w:r w:rsidRPr="00327D1E">
        <w:rPr>
          <w:rFonts w:ascii="Times New Roman" w:hAnsi="Times New Roman" w:cs="Times New Roman"/>
          <w:color w:val="222222"/>
          <w:shd w:val="clear" w:color="auto" w:fill="FFFFFF"/>
        </w:rPr>
        <w:t>Glaeser, E. L., La Porta, R., Lopez-de-Silanes, F., &amp; Shleifer, A. (2004). Do institutions cause growth? </w:t>
      </w:r>
      <w:r w:rsidRPr="00327D1E">
        <w:rPr>
          <w:rFonts w:ascii="Times New Roman" w:hAnsi="Times New Roman" w:cs="Times New Roman"/>
          <w:i/>
          <w:iCs/>
          <w:color w:val="222222"/>
          <w:shd w:val="clear" w:color="auto" w:fill="FFFFFF"/>
        </w:rPr>
        <w:t>Journal of Economic Growth</w:t>
      </w:r>
      <w:r w:rsidRPr="00327D1E">
        <w:rPr>
          <w:rFonts w:ascii="Times New Roman" w:hAnsi="Times New Roman" w:cs="Times New Roman"/>
          <w:color w:val="222222"/>
          <w:shd w:val="clear" w:color="auto" w:fill="FFFFFF"/>
        </w:rPr>
        <w:t>, </w:t>
      </w:r>
      <w:r w:rsidRPr="00327D1E">
        <w:rPr>
          <w:rFonts w:ascii="Times New Roman" w:hAnsi="Times New Roman" w:cs="Times New Roman"/>
          <w:i/>
          <w:iCs/>
          <w:color w:val="222222"/>
          <w:shd w:val="clear" w:color="auto" w:fill="FFFFFF"/>
        </w:rPr>
        <w:t>9</w:t>
      </w:r>
      <w:r w:rsidRPr="00327D1E">
        <w:rPr>
          <w:rFonts w:ascii="Times New Roman" w:hAnsi="Times New Roman" w:cs="Times New Roman"/>
          <w:color w:val="222222"/>
          <w:shd w:val="clear" w:color="auto" w:fill="FFFFFF"/>
        </w:rPr>
        <w:t>, 271-303.</w:t>
      </w:r>
    </w:p>
    <w:p w14:paraId="2F9E5378" w14:textId="0B772679" w:rsidR="00290FFE" w:rsidRPr="00CB7D0B" w:rsidRDefault="00290FFE" w:rsidP="00290FFE">
      <w:pPr>
        <w:pStyle w:val="Bibliography"/>
        <w:ind w:left="270" w:hanging="270"/>
        <w:jc w:val="both"/>
        <w:rPr>
          <w:rFonts w:ascii="Times New Roman" w:hAnsi="Times New Roman" w:cs="Times New Roman"/>
        </w:rPr>
      </w:pPr>
      <w:r w:rsidRPr="007A12F9">
        <w:rPr>
          <w:rFonts w:ascii="Times New Roman" w:hAnsi="Times New Roman" w:cs="Times New Roman"/>
        </w:rPr>
        <w:t xml:space="preserve">Global Data Barometer (2022). </w:t>
      </w:r>
      <w:r w:rsidRPr="007A12F9">
        <w:rPr>
          <w:rFonts w:ascii="Times New Roman" w:hAnsi="Times New Roman" w:cs="Times New Roman"/>
          <w:i/>
        </w:rPr>
        <w:t>First Edition Report – Global Data Barometer</w:t>
      </w:r>
      <w:r w:rsidRPr="007A12F9">
        <w:rPr>
          <w:rFonts w:ascii="Times New Roman" w:hAnsi="Times New Roman" w:cs="Times New Roman"/>
        </w:rPr>
        <w:t>. ILDA.</w:t>
      </w:r>
      <w:r>
        <w:rPr>
          <w:rFonts w:ascii="Times New Roman" w:hAnsi="Times New Roman" w:cs="Times New Roman"/>
        </w:rPr>
        <w:t xml:space="preserve"> </w:t>
      </w:r>
      <w:r w:rsidRPr="007A12F9">
        <w:rPr>
          <w:rFonts w:ascii="Times New Roman" w:hAnsi="Times New Roman" w:cs="Times New Roman"/>
        </w:rPr>
        <w:t xml:space="preserve">DOI: </w:t>
      </w:r>
      <w:hyperlink r:id="rId19" w:history="1">
        <w:r w:rsidRPr="007A12F9">
          <w:rPr>
            <w:rStyle w:val="Hyperlink"/>
            <w:rFonts w:ascii="Times New Roman" w:hAnsi="Times New Roman" w:cs="Times New Roman"/>
          </w:rPr>
          <w:t>https://doi.org/10.5281/zenodo.6488349</w:t>
        </w:r>
      </w:hyperlink>
      <w:r>
        <w:rPr>
          <w:rFonts w:ascii="Times New Roman" w:hAnsi="Times New Roman" w:cs="Times New Roman"/>
        </w:rPr>
        <w:t xml:space="preserve">. </w:t>
      </w:r>
    </w:p>
    <w:p w14:paraId="2A648FC1" w14:textId="14A93E85"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Hanson, J. K., &amp; Sigman, R. (2021). Leviathan’s latent dimensions: Measuring state capacity for comparative political research. </w:t>
      </w:r>
      <w:r w:rsidRPr="002A31B4">
        <w:rPr>
          <w:rFonts w:ascii="Times New Roman" w:hAnsi="Times New Roman" w:cs="Times New Roman"/>
          <w:i/>
          <w:iCs/>
        </w:rPr>
        <w:t>Journal of Politics</w:t>
      </w:r>
      <w:r w:rsidRPr="002A31B4">
        <w:rPr>
          <w:rFonts w:ascii="Times New Roman" w:hAnsi="Times New Roman" w:cs="Times New Roman"/>
        </w:rPr>
        <w:t xml:space="preserve">, </w:t>
      </w:r>
      <w:r w:rsidRPr="002A31B4">
        <w:rPr>
          <w:rFonts w:ascii="Times New Roman" w:hAnsi="Times New Roman" w:cs="Times New Roman"/>
          <w:i/>
          <w:iCs/>
        </w:rPr>
        <w:t>83</w:t>
      </w:r>
      <w:r w:rsidRPr="002A31B4">
        <w:rPr>
          <w:rFonts w:ascii="Times New Roman" w:hAnsi="Times New Roman" w:cs="Times New Roman"/>
        </w:rPr>
        <w:t>(4), 1495–1510.</w:t>
      </w:r>
    </w:p>
    <w:p w14:paraId="0F567A58" w14:textId="46F68A1A" w:rsidR="007A2A95" w:rsidRPr="007A2A95" w:rsidRDefault="007A2A95" w:rsidP="00DA5ED1">
      <w:pPr>
        <w:pStyle w:val="Bibliography"/>
        <w:ind w:left="360" w:hanging="360"/>
        <w:jc w:val="both"/>
        <w:rPr>
          <w:rFonts w:ascii="Times New Roman" w:hAnsi="Times New Roman" w:cs="Times New Roman"/>
        </w:rPr>
      </w:pPr>
      <w:r w:rsidRPr="00C2694A">
        <w:rPr>
          <w:rFonts w:ascii="Times New Roman" w:hAnsi="Times New Roman" w:cs="Times New Roman"/>
          <w:color w:val="222222"/>
          <w:shd w:val="clear" w:color="auto" w:fill="FFFFFF"/>
        </w:rPr>
        <w:t>Hartmann, D., Guevara, M. R., Jara-Figueroa, C., Aristarán, M., &amp; Hidalgo, C. A. (2017). Linking economic complexity, institutions, and income inequality. </w:t>
      </w:r>
      <w:r w:rsidRPr="00C2694A">
        <w:rPr>
          <w:rFonts w:ascii="Times New Roman" w:hAnsi="Times New Roman" w:cs="Times New Roman"/>
          <w:i/>
          <w:iCs/>
          <w:color w:val="222222"/>
          <w:shd w:val="clear" w:color="auto" w:fill="FFFFFF"/>
        </w:rPr>
        <w:t>World development</w:t>
      </w:r>
      <w:r w:rsidRPr="00C2694A">
        <w:rPr>
          <w:rFonts w:ascii="Times New Roman" w:hAnsi="Times New Roman" w:cs="Times New Roman"/>
          <w:color w:val="222222"/>
          <w:shd w:val="clear" w:color="auto" w:fill="FFFFFF"/>
        </w:rPr>
        <w:t>, </w:t>
      </w:r>
      <w:r w:rsidRPr="00C2694A">
        <w:rPr>
          <w:rFonts w:ascii="Times New Roman" w:hAnsi="Times New Roman" w:cs="Times New Roman"/>
          <w:i/>
          <w:iCs/>
          <w:color w:val="222222"/>
          <w:shd w:val="clear" w:color="auto" w:fill="FFFFFF"/>
        </w:rPr>
        <w:t>93</w:t>
      </w:r>
      <w:r w:rsidRPr="00C2694A">
        <w:rPr>
          <w:rFonts w:ascii="Times New Roman" w:hAnsi="Times New Roman" w:cs="Times New Roman"/>
          <w:color w:val="222222"/>
          <w:shd w:val="clear" w:color="auto" w:fill="FFFFFF"/>
        </w:rPr>
        <w:t>, 75-93.</w:t>
      </w:r>
    </w:p>
    <w:p w14:paraId="6EEBB906" w14:textId="0BF69FA0"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Henderson, J. V., Storeygard, A., &amp; Weil, D. N. (2012). Measuring economic growth from outer space. </w:t>
      </w:r>
      <w:r w:rsidRPr="002A31B4">
        <w:rPr>
          <w:rFonts w:ascii="Times New Roman" w:hAnsi="Times New Roman" w:cs="Times New Roman"/>
          <w:i/>
          <w:iCs/>
        </w:rPr>
        <w:t>American Economic Review</w:t>
      </w:r>
      <w:r w:rsidRPr="002A31B4">
        <w:rPr>
          <w:rFonts w:ascii="Times New Roman" w:hAnsi="Times New Roman" w:cs="Times New Roman"/>
        </w:rPr>
        <w:t xml:space="preserve">, </w:t>
      </w:r>
      <w:r w:rsidRPr="002A31B4">
        <w:rPr>
          <w:rFonts w:ascii="Times New Roman" w:hAnsi="Times New Roman" w:cs="Times New Roman"/>
          <w:i/>
          <w:iCs/>
        </w:rPr>
        <w:t>102</w:t>
      </w:r>
      <w:r w:rsidRPr="002A31B4">
        <w:rPr>
          <w:rFonts w:ascii="Times New Roman" w:hAnsi="Times New Roman" w:cs="Times New Roman"/>
        </w:rPr>
        <w:t>(2), 994–1028.</w:t>
      </w:r>
    </w:p>
    <w:p w14:paraId="64261A2E"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Hodelin, R. S. (2022). Statistical disclosure and economic growth: What is the nexus? </w:t>
      </w:r>
      <w:r w:rsidRPr="002A31B4">
        <w:rPr>
          <w:rFonts w:ascii="Times New Roman" w:hAnsi="Times New Roman" w:cs="Times New Roman"/>
          <w:i/>
          <w:iCs/>
        </w:rPr>
        <w:t>World Development</w:t>
      </w:r>
      <w:r w:rsidRPr="002A31B4">
        <w:rPr>
          <w:rFonts w:ascii="Times New Roman" w:hAnsi="Times New Roman" w:cs="Times New Roman"/>
        </w:rPr>
        <w:t xml:space="preserve">, </w:t>
      </w:r>
      <w:r w:rsidRPr="002A31B4">
        <w:rPr>
          <w:rFonts w:ascii="Times New Roman" w:hAnsi="Times New Roman" w:cs="Times New Roman"/>
          <w:i/>
          <w:iCs/>
        </w:rPr>
        <w:t>160</w:t>
      </w:r>
      <w:r w:rsidRPr="002A31B4">
        <w:rPr>
          <w:rFonts w:ascii="Times New Roman" w:hAnsi="Times New Roman" w:cs="Times New Roman"/>
        </w:rPr>
        <w:t>, 106036.</w:t>
      </w:r>
    </w:p>
    <w:p w14:paraId="24C7526B"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Hu, Y., &amp; Yao, J. (2022). Illuminating economic growth. </w:t>
      </w:r>
      <w:r w:rsidRPr="002A31B4">
        <w:rPr>
          <w:rFonts w:ascii="Times New Roman" w:hAnsi="Times New Roman" w:cs="Times New Roman"/>
          <w:i/>
          <w:iCs/>
        </w:rPr>
        <w:t>Journal of Econometrics</w:t>
      </w:r>
      <w:r w:rsidRPr="002A31B4">
        <w:rPr>
          <w:rFonts w:ascii="Times New Roman" w:hAnsi="Times New Roman" w:cs="Times New Roman"/>
        </w:rPr>
        <w:t xml:space="preserve">, </w:t>
      </w:r>
      <w:r w:rsidRPr="002A31B4">
        <w:rPr>
          <w:rFonts w:ascii="Times New Roman" w:hAnsi="Times New Roman" w:cs="Times New Roman"/>
          <w:i/>
          <w:iCs/>
        </w:rPr>
        <w:t>228</w:t>
      </w:r>
      <w:r w:rsidRPr="002A31B4">
        <w:rPr>
          <w:rFonts w:ascii="Times New Roman" w:hAnsi="Times New Roman" w:cs="Times New Roman"/>
        </w:rPr>
        <w:t>(2), 359–378.</w:t>
      </w:r>
    </w:p>
    <w:p w14:paraId="0DB1A871" w14:textId="77777777" w:rsidR="00722BD7" w:rsidRPr="002A31B4" w:rsidRDefault="00722BD7" w:rsidP="00982FEC">
      <w:pPr>
        <w:pStyle w:val="Bibliography"/>
        <w:ind w:left="360" w:hanging="360"/>
        <w:rPr>
          <w:rFonts w:ascii="Times New Roman" w:hAnsi="Times New Roman" w:cs="Times New Roman"/>
        </w:rPr>
      </w:pPr>
      <w:bookmarkStart w:id="19" w:name="ref-i2019a"/>
      <w:r w:rsidRPr="002A31B4">
        <w:rPr>
          <w:rFonts w:ascii="Times New Roman" w:hAnsi="Times New Roman" w:cs="Times New Roman"/>
        </w:rPr>
        <w:t xml:space="preserve">IMF. (2019). </w:t>
      </w:r>
      <w:r w:rsidRPr="002A31B4">
        <w:rPr>
          <w:rFonts w:ascii="Times New Roman" w:hAnsi="Times New Roman" w:cs="Times New Roman"/>
          <w:i/>
          <w:iCs/>
        </w:rPr>
        <w:t>Republic of Mozambique: Diagnostic report on transparency, governance, and corruption</w:t>
      </w:r>
      <w:r w:rsidRPr="002A31B4">
        <w:rPr>
          <w:rFonts w:ascii="Times New Roman" w:hAnsi="Times New Roman" w:cs="Times New Roman"/>
        </w:rPr>
        <w:t xml:space="preserve"> [IMF Country Report 19/276,]. IMF. </w:t>
      </w:r>
      <w:hyperlink r:id="rId20">
        <w:r w:rsidRPr="002A31B4">
          <w:rPr>
            <w:rStyle w:val="Hyperlink"/>
            <w:rFonts w:ascii="Times New Roman" w:hAnsi="Times New Roman" w:cs="Times New Roman"/>
          </w:rPr>
          <w:t>https://www.imf.org/en/Publications/CR/Issues/2019/08/23/Republic-of-Mozambique-Diagnostic-Report-on-Transparency-Governance-and-Corruption-48613</w:t>
        </w:r>
      </w:hyperlink>
    </w:p>
    <w:bookmarkEnd w:id="19"/>
    <w:p w14:paraId="7397BB28"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Islam, A. M., &amp; Lederman, D. (2020). Data transparency and long-run growth. </w:t>
      </w:r>
      <w:r w:rsidRPr="002A31B4">
        <w:rPr>
          <w:rFonts w:ascii="Times New Roman" w:hAnsi="Times New Roman" w:cs="Times New Roman"/>
          <w:i/>
          <w:iCs/>
        </w:rPr>
        <w:t>World Bank Policy Research Working Paper No. 9493</w:t>
      </w:r>
      <w:r w:rsidRPr="002A31B4">
        <w:rPr>
          <w:rFonts w:ascii="Times New Roman" w:hAnsi="Times New Roman" w:cs="Times New Roman"/>
        </w:rPr>
        <w:t xml:space="preserve">. </w:t>
      </w:r>
      <w:hyperlink r:id="rId21">
        <w:r w:rsidRPr="002A31B4">
          <w:rPr>
            <w:rStyle w:val="Hyperlink"/>
            <w:rFonts w:ascii="Times New Roman" w:hAnsi="Times New Roman" w:cs="Times New Roman"/>
          </w:rPr>
          <w:t>http://hdl.handle.net/10986/34915</w:t>
        </w:r>
      </w:hyperlink>
    </w:p>
    <w:p w14:paraId="1EF3F202"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Jacob, A. (2017). Mind the gap: Analyzing the impact of data gap in millennium development goals’(MDGs) indicators on the progress toward MDGs. </w:t>
      </w:r>
      <w:r w:rsidRPr="002A31B4">
        <w:rPr>
          <w:rFonts w:ascii="Times New Roman" w:hAnsi="Times New Roman" w:cs="Times New Roman"/>
          <w:i/>
          <w:iCs/>
        </w:rPr>
        <w:t>World Development</w:t>
      </w:r>
      <w:r w:rsidRPr="002A31B4">
        <w:rPr>
          <w:rFonts w:ascii="Times New Roman" w:hAnsi="Times New Roman" w:cs="Times New Roman"/>
        </w:rPr>
        <w:t xml:space="preserve">, </w:t>
      </w:r>
      <w:r w:rsidRPr="002A31B4">
        <w:rPr>
          <w:rFonts w:ascii="Times New Roman" w:hAnsi="Times New Roman" w:cs="Times New Roman"/>
          <w:i/>
          <w:iCs/>
        </w:rPr>
        <w:t>93</w:t>
      </w:r>
      <w:r w:rsidRPr="002A31B4">
        <w:rPr>
          <w:rFonts w:ascii="Times New Roman" w:hAnsi="Times New Roman" w:cs="Times New Roman"/>
        </w:rPr>
        <w:t>, 260–278.</w:t>
      </w:r>
    </w:p>
    <w:p w14:paraId="0F97EF9A"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Janus, T. (2022). Democracy and statistical capacity. </w:t>
      </w:r>
      <w:r w:rsidRPr="002A31B4">
        <w:rPr>
          <w:rFonts w:ascii="Times New Roman" w:hAnsi="Times New Roman" w:cs="Times New Roman"/>
          <w:i/>
          <w:iCs/>
        </w:rPr>
        <w:t>Applied Economics Letters</w:t>
      </w:r>
      <w:r w:rsidRPr="002A31B4">
        <w:rPr>
          <w:rFonts w:ascii="Times New Roman" w:hAnsi="Times New Roman" w:cs="Times New Roman"/>
        </w:rPr>
        <w:t>, 1–5.</w:t>
      </w:r>
    </w:p>
    <w:p w14:paraId="52CF9540" w14:textId="703251AA" w:rsidR="00722BD7" w:rsidRPr="002A31B4" w:rsidRDefault="00722BD7" w:rsidP="00DA5ED1">
      <w:pPr>
        <w:pStyle w:val="Bibliography"/>
        <w:ind w:left="360" w:hanging="360"/>
        <w:jc w:val="both"/>
        <w:rPr>
          <w:rFonts w:ascii="Times New Roman" w:hAnsi="Times New Roman" w:cs="Times New Roman"/>
        </w:rPr>
      </w:pPr>
      <w:bookmarkStart w:id="20" w:name="ref-jerven2013a"/>
      <w:r w:rsidRPr="002A31B4">
        <w:rPr>
          <w:rFonts w:ascii="Times New Roman" w:hAnsi="Times New Roman" w:cs="Times New Roman"/>
        </w:rPr>
        <w:t xml:space="preserve">Jerven, M. (2013). </w:t>
      </w:r>
      <w:r w:rsidRPr="002A31B4">
        <w:rPr>
          <w:rFonts w:ascii="Times New Roman" w:hAnsi="Times New Roman" w:cs="Times New Roman"/>
          <w:i/>
          <w:iCs/>
        </w:rPr>
        <w:t>Poor numbers: How we are misled by African development statistics and what to do about it</w:t>
      </w:r>
      <w:r w:rsidRPr="002A31B4">
        <w:rPr>
          <w:rFonts w:ascii="Times New Roman" w:hAnsi="Times New Roman" w:cs="Times New Roman"/>
        </w:rPr>
        <w:t xml:space="preserve">. Cornell University Press. </w:t>
      </w:r>
    </w:p>
    <w:bookmarkEnd w:id="20"/>
    <w:p w14:paraId="7D50DE8D" w14:textId="3BB7842A" w:rsidR="00BA2AED" w:rsidRPr="00BA2AED" w:rsidRDefault="00BA2AED" w:rsidP="00DA5ED1">
      <w:pPr>
        <w:pStyle w:val="Bibliography"/>
        <w:ind w:left="360" w:hanging="360"/>
        <w:jc w:val="both"/>
        <w:rPr>
          <w:rFonts w:ascii="Times New Roman" w:hAnsi="Times New Roman" w:cs="Times New Roman"/>
        </w:rPr>
      </w:pPr>
      <w:r w:rsidRPr="00BA2AED">
        <w:rPr>
          <w:rFonts w:ascii="Times New Roman" w:hAnsi="Times New Roman" w:cs="Times New Roman"/>
          <w:color w:val="222222"/>
          <w:shd w:val="clear" w:color="auto" w:fill="FFFFFF"/>
        </w:rPr>
        <w:t>Jolliffe, D., Mahler, D. G., Veerappan, M., Kilic, T., &amp; Wollburg, P. (2023). What Makes Public Sector Data Valuable for Development? </w:t>
      </w:r>
      <w:r w:rsidRPr="00BA2AED">
        <w:rPr>
          <w:rFonts w:ascii="Times New Roman" w:hAnsi="Times New Roman" w:cs="Times New Roman"/>
          <w:i/>
          <w:iCs/>
          <w:color w:val="222222"/>
          <w:shd w:val="clear" w:color="auto" w:fill="FFFFFF"/>
        </w:rPr>
        <w:t>World Bank Research Observer</w:t>
      </w:r>
      <w:r w:rsidRPr="00BA2AED">
        <w:rPr>
          <w:rFonts w:ascii="Times New Roman" w:hAnsi="Times New Roman" w:cs="Times New Roman"/>
          <w:color w:val="222222"/>
          <w:shd w:val="clear" w:color="auto" w:fill="FFFFFF"/>
        </w:rPr>
        <w:t xml:space="preserve">, </w:t>
      </w:r>
      <w:r w:rsidRPr="00BA2AED">
        <w:rPr>
          <w:rFonts w:ascii="Times New Roman" w:hAnsi="Times New Roman" w:cs="Times New Roman"/>
          <w:color w:val="2A2A2A"/>
          <w:shd w:val="clear" w:color="auto" w:fill="FFFFFF"/>
        </w:rPr>
        <w:t>38(2): 325–346.</w:t>
      </w:r>
    </w:p>
    <w:p w14:paraId="009D9BD5" w14:textId="77777777" w:rsidR="00722BD7"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Kelley, J. G., &amp; Simmons, B. A. (2015). Politics by number: Indicators as social pressure in international relations. </w:t>
      </w:r>
      <w:r w:rsidRPr="002A31B4">
        <w:rPr>
          <w:rFonts w:ascii="Times New Roman" w:hAnsi="Times New Roman" w:cs="Times New Roman"/>
          <w:i/>
          <w:iCs/>
        </w:rPr>
        <w:t>American Journal of Political Science</w:t>
      </w:r>
      <w:r w:rsidRPr="002A31B4">
        <w:rPr>
          <w:rFonts w:ascii="Times New Roman" w:hAnsi="Times New Roman" w:cs="Times New Roman"/>
        </w:rPr>
        <w:t xml:space="preserve">, </w:t>
      </w:r>
      <w:r w:rsidRPr="002A31B4">
        <w:rPr>
          <w:rFonts w:ascii="Times New Roman" w:hAnsi="Times New Roman" w:cs="Times New Roman"/>
          <w:i/>
          <w:iCs/>
        </w:rPr>
        <w:t>59</w:t>
      </w:r>
      <w:r w:rsidRPr="002A31B4">
        <w:rPr>
          <w:rFonts w:ascii="Times New Roman" w:hAnsi="Times New Roman" w:cs="Times New Roman"/>
        </w:rPr>
        <w:t>(1), 55–70.</w:t>
      </w:r>
    </w:p>
    <w:p w14:paraId="4563DF89" w14:textId="12B7D280" w:rsidR="0087128D" w:rsidRDefault="0087128D" w:rsidP="00DA5ED1">
      <w:pPr>
        <w:pStyle w:val="Bibliography"/>
        <w:ind w:left="360" w:hanging="360"/>
        <w:jc w:val="both"/>
        <w:rPr>
          <w:rFonts w:ascii="Times New Roman" w:hAnsi="Times New Roman" w:cs="Times New Roman"/>
        </w:rPr>
      </w:pPr>
      <w:r>
        <w:rPr>
          <w:rFonts w:ascii="Times New Roman" w:hAnsi="Times New Roman" w:cs="Times New Roman"/>
        </w:rPr>
        <w:t xml:space="preserve">Kitzmueller, L., Mahler, D. G., Wollburg, P. R., Jolliffe, D. M., Veerappan, M. (2021). </w:t>
      </w:r>
      <w:bookmarkStart w:id="21" w:name="ref-kraay2010a"/>
      <w:r w:rsidRPr="007A12F9">
        <w:rPr>
          <w:rFonts w:ascii="Times New Roman" w:hAnsi="Times New Roman" w:cs="Times New Roman"/>
          <w:i/>
        </w:rPr>
        <w:t xml:space="preserve">Creating an Integrated National Data System </w:t>
      </w:r>
      <w:r w:rsidRPr="007A12F9">
        <w:rPr>
          <w:rFonts w:ascii="Times New Roman" w:hAnsi="Times New Roman" w:cs="Times New Roman" w:hint="eastAsia"/>
          <w:i/>
        </w:rPr>
        <w:t>–</w:t>
      </w:r>
      <w:r w:rsidRPr="007A12F9">
        <w:rPr>
          <w:rFonts w:ascii="Times New Roman" w:hAnsi="Times New Roman" w:cs="Times New Roman"/>
          <w:i/>
        </w:rPr>
        <w:t xml:space="preserve"> Lessons from Estonia, Ghana, and Mexico</w:t>
      </w:r>
      <w:r w:rsidRPr="007A12F9">
        <w:rPr>
          <w:rFonts w:ascii="Times New Roman" w:hAnsi="Times New Roman" w:cs="Times New Roman"/>
        </w:rPr>
        <w:t>. World Bank Data Blog.</w:t>
      </w:r>
      <w:r>
        <w:rPr>
          <w:rFonts w:ascii="Times New Roman" w:hAnsi="Times New Roman" w:cs="Times New Roman"/>
        </w:rPr>
        <w:t xml:space="preserve"> </w:t>
      </w:r>
      <w:hyperlink r:id="rId22" w:history="1">
        <w:r w:rsidRPr="00EB6C1E">
          <w:rPr>
            <w:rStyle w:val="Hyperlink"/>
            <w:rFonts w:ascii="Times New Roman" w:hAnsi="Times New Roman" w:cs="Times New Roman"/>
          </w:rPr>
          <w:t>https://blogs.worldbank.org/opendata/creating-integrated-national-data-system-lessons-estonia-ghana-and-mexico</w:t>
        </w:r>
      </w:hyperlink>
      <w:r>
        <w:rPr>
          <w:rFonts w:ascii="Times New Roman" w:hAnsi="Times New Roman" w:cs="Times New Roman"/>
        </w:rPr>
        <w:t xml:space="preserve"> </w:t>
      </w:r>
    </w:p>
    <w:p w14:paraId="6F5BEB96" w14:textId="4C81CD22" w:rsidR="00486AE8" w:rsidRPr="00486AE8" w:rsidRDefault="00486AE8" w:rsidP="00DA5ED1">
      <w:pPr>
        <w:pStyle w:val="Bibliography"/>
        <w:ind w:left="360" w:hanging="360"/>
        <w:jc w:val="both"/>
        <w:rPr>
          <w:rFonts w:ascii="Times New Roman" w:hAnsi="Times New Roman" w:cs="Times New Roman"/>
        </w:rPr>
      </w:pPr>
      <w:r w:rsidRPr="00C2694A">
        <w:rPr>
          <w:rFonts w:ascii="Times New Roman" w:hAnsi="Times New Roman" w:cs="Times New Roman"/>
          <w:color w:val="222222"/>
          <w:shd w:val="clear" w:color="auto" w:fill="FFFFFF"/>
        </w:rPr>
        <w:t>Kraay, A. (2019). The World Bank human capital index: a guide. </w:t>
      </w:r>
      <w:r w:rsidRPr="00C2694A">
        <w:rPr>
          <w:rFonts w:ascii="Times New Roman" w:hAnsi="Times New Roman" w:cs="Times New Roman"/>
          <w:i/>
          <w:iCs/>
          <w:color w:val="222222"/>
          <w:shd w:val="clear" w:color="auto" w:fill="FFFFFF"/>
        </w:rPr>
        <w:t>The World Bank Research Observer</w:t>
      </w:r>
      <w:r w:rsidRPr="00C2694A">
        <w:rPr>
          <w:rFonts w:ascii="Times New Roman" w:hAnsi="Times New Roman" w:cs="Times New Roman"/>
          <w:color w:val="222222"/>
          <w:shd w:val="clear" w:color="auto" w:fill="FFFFFF"/>
        </w:rPr>
        <w:t>, </w:t>
      </w:r>
      <w:r w:rsidRPr="00C2694A">
        <w:rPr>
          <w:rFonts w:ascii="Times New Roman" w:hAnsi="Times New Roman" w:cs="Times New Roman"/>
          <w:i/>
          <w:iCs/>
          <w:color w:val="222222"/>
          <w:shd w:val="clear" w:color="auto" w:fill="FFFFFF"/>
        </w:rPr>
        <w:t>34</w:t>
      </w:r>
      <w:r w:rsidRPr="00C2694A">
        <w:rPr>
          <w:rFonts w:ascii="Times New Roman" w:hAnsi="Times New Roman" w:cs="Times New Roman"/>
          <w:color w:val="222222"/>
          <w:shd w:val="clear" w:color="auto" w:fill="FFFFFF"/>
        </w:rPr>
        <w:t>(1), 1-33.</w:t>
      </w:r>
    </w:p>
    <w:bookmarkEnd w:id="21"/>
    <w:p w14:paraId="185201B9" w14:textId="25646F06"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Kubota, M., &amp; Zeufack, A. (2020). </w:t>
      </w:r>
      <w:r w:rsidRPr="002A31B4">
        <w:rPr>
          <w:rFonts w:ascii="Times New Roman" w:hAnsi="Times New Roman" w:cs="Times New Roman"/>
          <w:i/>
          <w:iCs/>
        </w:rPr>
        <w:t>Assessing the returns on investment in data openness and transparency</w:t>
      </w:r>
      <w:r w:rsidRPr="002A31B4">
        <w:rPr>
          <w:rFonts w:ascii="Times New Roman" w:hAnsi="Times New Roman" w:cs="Times New Roman"/>
        </w:rPr>
        <w:t>.</w:t>
      </w:r>
      <w:r w:rsidR="00932D7A">
        <w:rPr>
          <w:rFonts w:ascii="Times New Roman" w:hAnsi="Times New Roman" w:cs="Times New Roman"/>
        </w:rPr>
        <w:t xml:space="preserve"> </w:t>
      </w:r>
      <w:r w:rsidR="00932D7A" w:rsidRPr="002A31B4">
        <w:rPr>
          <w:rFonts w:ascii="Times New Roman" w:hAnsi="Times New Roman" w:cs="Times New Roman"/>
          <w:i/>
          <w:iCs/>
        </w:rPr>
        <w:t>Policy Research Working Paper</w:t>
      </w:r>
      <w:r w:rsidR="00932D7A" w:rsidRPr="002A31B4">
        <w:rPr>
          <w:rFonts w:ascii="Times New Roman" w:hAnsi="Times New Roman" w:cs="Times New Roman"/>
        </w:rPr>
        <w:t xml:space="preserve">, </w:t>
      </w:r>
      <w:r w:rsidR="00932D7A" w:rsidRPr="002A31B4">
        <w:rPr>
          <w:rFonts w:ascii="Times New Roman" w:hAnsi="Times New Roman" w:cs="Times New Roman"/>
          <w:i/>
          <w:iCs/>
        </w:rPr>
        <w:t>9</w:t>
      </w:r>
      <w:r w:rsidR="00932D7A">
        <w:rPr>
          <w:rFonts w:ascii="Times New Roman" w:hAnsi="Times New Roman" w:cs="Times New Roman"/>
          <w:i/>
          <w:iCs/>
        </w:rPr>
        <w:t>139.</w:t>
      </w:r>
      <w:r w:rsidRPr="002A31B4">
        <w:rPr>
          <w:rFonts w:ascii="Times New Roman" w:hAnsi="Times New Roman" w:cs="Times New Roman"/>
        </w:rPr>
        <w:t xml:space="preserve"> </w:t>
      </w:r>
      <w:hyperlink r:id="rId23">
        <w:r w:rsidRPr="002A31B4">
          <w:rPr>
            <w:rStyle w:val="Hyperlink"/>
            <w:rFonts w:ascii="Times New Roman" w:hAnsi="Times New Roman" w:cs="Times New Roman"/>
          </w:rPr>
          <w:t>http://hdl.handle.net/10986/33295</w:t>
        </w:r>
      </w:hyperlink>
    </w:p>
    <w:p w14:paraId="7D7675CF" w14:textId="41A9BD35" w:rsidR="00024BE5" w:rsidRPr="00024BE5" w:rsidRDefault="00024BE5" w:rsidP="00DA5ED1">
      <w:pPr>
        <w:pStyle w:val="Bibliography"/>
        <w:ind w:left="360" w:hanging="360"/>
        <w:jc w:val="both"/>
        <w:rPr>
          <w:rFonts w:ascii="Times New Roman" w:hAnsi="Times New Roman" w:cs="Times New Roman"/>
        </w:rPr>
      </w:pPr>
      <w:r w:rsidRPr="00024BE5">
        <w:rPr>
          <w:rFonts w:ascii="Times New Roman" w:hAnsi="Times New Roman" w:cs="Times New Roman"/>
          <w:color w:val="222222"/>
          <w:shd w:val="clear" w:color="auto" w:fill="FFFFFF"/>
        </w:rPr>
        <w:t>Li, L., Taeihagh, A., &amp; Tan, S. Y. (2023). A scoping review of the impacts of COVID-19 physical distancing measures on vulnerable population groups. </w:t>
      </w:r>
      <w:r w:rsidRPr="00024BE5">
        <w:rPr>
          <w:rFonts w:ascii="Times New Roman" w:hAnsi="Times New Roman" w:cs="Times New Roman"/>
          <w:i/>
          <w:iCs/>
          <w:color w:val="222222"/>
          <w:shd w:val="clear" w:color="auto" w:fill="FFFFFF"/>
        </w:rPr>
        <w:t>Nature communications</w:t>
      </w:r>
      <w:r w:rsidRPr="00024BE5">
        <w:rPr>
          <w:rFonts w:ascii="Times New Roman" w:hAnsi="Times New Roman" w:cs="Times New Roman"/>
          <w:color w:val="222222"/>
          <w:shd w:val="clear" w:color="auto" w:fill="FFFFFF"/>
        </w:rPr>
        <w:t>, </w:t>
      </w:r>
      <w:r w:rsidRPr="00024BE5">
        <w:rPr>
          <w:rFonts w:ascii="Times New Roman" w:hAnsi="Times New Roman" w:cs="Times New Roman"/>
          <w:i/>
          <w:iCs/>
          <w:color w:val="222222"/>
          <w:shd w:val="clear" w:color="auto" w:fill="FFFFFF"/>
        </w:rPr>
        <w:t>14</w:t>
      </w:r>
      <w:r w:rsidRPr="00024BE5">
        <w:rPr>
          <w:rFonts w:ascii="Times New Roman" w:hAnsi="Times New Roman" w:cs="Times New Roman"/>
          <w:color w:val="222222"/>
          <w:shd w:val="clear" w:color="auto" w:fill="FFFFFF"/>
        </w:rPr>
        <w:t>(1), 599.</w:t>
      </w:r>
    </w:p>
    <w:p w14:paraId="1D18D3E0" w14:textId="24DFF9A5"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Lokshin, M. (202</w:t>
      </w:r>
      <w:r w:rsidR="00EE56F4">
        <w:rPr>
          <w:rFonts w:ascii="Times New Roman" w:hAnsi="Times New Roman" w:cs="Times New Roman"/>
        </w:rPr>
        <w:t>2</w:t>
      </w:r>
      <w:r w:rsidRPr="002A31B4">
        <w:rPr>
          <w:rFonts w:ascii="Times New Roman" w:hAnsi="Times New Roman" w:cs="Times New Roman"/>
        </w:rPr>
        <w:t xml:space="preserve">). The highways and side roads of statistical capacity building.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 753–768.</w:t>
      </w:r>
    </w:p>
    <w:p w14:paraId="5C84FEA8" w14:textId="77777777" w:rsidR="00722BD7" w:rsidRPr="002A31B4" w:rsidRDefault="00722BD7" w:rsidP="00DA5ED1">
      <w:pPr>
        <w:pStyle w:val="Bibliography"/>
        <w:ind w:left="360" w:hanging="360"/>
        <w:jc w:val="both"/>
        <w:rPr>
          <w:rFonts w:ascii="Times New Roman" w:hAnsi="Times New Roman" w:cs="Times New Roman"/>
        </w:rPr>
      </w:pPr>
      <w:bookmarkStart w:id="22" w:name="ref-martinez2022a"/>
      <w:r w:rsidRPr="002A31B4">
        <w:rPr>
          <w:rFonts w:ascii="Times New Roman" w:hAnsi="Times New Roman" w:cs="Times New Roman"/>
        </w:rPr>
        <w:t xml:space="preserve">Martinez, L. R. (2022). How much should we trust the dictator’s GDP growth estimates? </w:t>
      </w:r>
      <w:r w:rsidRPr="002A31B4">
        <w:rPr>
          <w:rFonts w:ascii="Times New Roman" w:hAnsi="Times New Roman" w:cs="Times New Roman"/>
          <w:i/>
          <w:iCs/>
        </w:rPr>
        <w:t>Journal of Political Economy</w:t>
      </w:r>
      <w:r w:rsidRPr="002A31B4">
        <w:rPr>
          <w:rFonts w:ascii="Times New Roman" w:hAnsi="Times New Roman" w:cs="Times New Roman"/>
        </w:rPr>
        <w:t xml:space="preserve">. </w:t>
      </w:r>
      <w:hyperlink r:id="rId24">
        <w:r w:rsidRPr="002A31B4">
          <w:rPr>
            <w:rStyle w:val="Hyperlink"/>
            <w:rFonts w:ascii="Times New Roman" w:hAnsi="Times New Roman" w:cs="Times New Roman"/>
          </w:rPr>
          <w:t>https://doi.org/10.1086/720458</w:t>
        </w:r>
      </w:hyperlink>
    </w:p>
    <w:bookmarkEnd w:id="22"/>
    <w:p w14:paraId="26A3ADA3" w14:textId="08F9BC9F" w:rsidR="00972F01" w:rsidRDefault="00972F01" w:rsidP="007D5C2C">
      <w:pPr>
        <w:pStyle w:val="Bibliography"/>
        <w:ind w:left="360" w:hanging="360"/>
        <w:rPr>
          <w:rFonts w:ascii="Times New Roman" w:hAnsi="Times New Roman" w:cs="Times New Roman"/>
          <w:color w:val="222222"/>
          <w:shd w:val="clear" w:color="auto" w:fill="FFFFFF"/>
        </w:rPr>
      </w:pPr>
      <w:r w:rsidRPr="00972F01">
        <w:rPr>
          <w:rFonts w:ascii="Times New Roman" w:hAnsi="Times New Roman" w:cs="Times New Roman"/>
          <w:color w:val="222222"/>
          <w:shd w:val="clear" w:color="auto" w:fill="FFFFFF"/>
        </w:rPr>
        <w:t>Medina Giopp,</w:t>
      </w:r>
      <w:r>
        <w:rPr>
          <w:rFonts w:ascii="Times New Roman" w:hAnsi="Times New Roman" w:cs="Times New Roman"/>
          <w:color w:val="222222"/>
          <w:shd w:val="clear" w:color="auto" w:fill="FFFFFF"/>
        </w:rPr>
        <w:t xml:space="preserve"> </w:t>
      </w:r>
      <w:r w:rsidRPr="00972F01">
        <w:rPr>
          <w:rFonts w:ascii="Times New Roman" w:hAnsi="Times New Roman" w:cs="Times New Roman"/>
          <w:color w:val="222222"/>
          <w:shd w:val="clear" w:color="auto" w:fill="FFFFFF"/>
        </w:rPr>
        <w:t>A</w:t>
      </w:r>
      <w:r>
        <w:rPr>
          <w:rFonts w:ascii="Times New Roman" w:hAnsi="Times New Roman" w:cs="Times New Roman"/>
          <w:color w:val="222222"/>
          <w:shd w:val="clear" w:color="auto" w:fill="FFFFFF"/>
        </w:rPr>
        <w:t>.,</w:t>
      </w:r>
      <w:r w:rsidRPr="00972F01">
        <w:rPr>
          <w:rFonts w:ascii="Times New Roman" w:hAnsi="Times New Roman" w:cs="Times New Roman"/>
          <w:color w:val="222222"/>
          <w:shd w:val="clear" w:color="auto" w:fill="FFFFFF"/>
        </w:rPr>
        <w:t> Montes, J</w:t>
      </w:r>
      <w:r>
        <w:rPr>
          <w:rFonts w:ascii="Times New Roman" w:hAnsi="Times New Roman" w:cs="Times New Roman"/>
          <w:color w:val="222222"/>
          <w:shd w:val="clear" w:color="auto" w:fill="FFFFFF"/>
        </w:rPr>
        <w:t>., &amp;</w:t>
      </w:r>
      <w:r w:rsidRPr="00972F01">
        <w:rPr>
          <w:rFonts w:ascii="Times New Roman" w:hAnsi="Times New Roman" w:cs="Times New Roman"/>
          <w:color w:val="222222"/>
          <w:shd w:val="clear" w:color="auto" w:fill="FFFFFF"/>
        </w:rPr>
        <w:t> Martinez, J.</w:t>
      </w:r>
      <w:r>
        <w:rPr>
          <w:rFonts w:ascii="Times New Roman" w:hAnsi="Times New Roman" w:cs="Times New Roman"/>
          <w:color w:val="222222"/>
          <w:shd w:val="clear" w:color="auto" w:fill="FFFFFF"/>
        </w:rPr>
        <w:t xml:space="preserve"> (2020). </w:t>
      </w:r>
      <w:r w:rsidRPr="007D5C2C">
        <w:rPr>
          <w:rFonts w:ascii="Times New Roman" w:hAnsi="Times New Roman" w:cs="Times New Roman"/>
          <w:color w:val="222222"/>
          <w:shd w:val="clear" w:color="auto" w:fill="FFFFFF"/>
        </w:rPr>
        <w:t>Improving the Productivity of National Offices for Statistics (IPNOS).</w:t>
      </w:r>
      <w:r>
        <w:rPr>
          <w:rFonts w:ascii="Times New Roman" w:hAnsi="Times New Roman" w:cs="Times New Roman"/>
          <w:i/>
          <w:iCs/>
          <w:color w:val="222222"/>
          <w:shd w:val="clear" w:color="auto" w:fill="FFFFFF"/>
        </w:rPr>
        <w:t xml:space="preserve"> </w:t>
      </w:r>
      <w:r w:rsidRPr="007D5C2C">
        <w:rPr>
          <w:rFonts w:ascii="Times New Roman" w:hAnsi="Times New Roman" w:cs="Times New Roman"/>
          <w:i/>
          <w:iCs/>
          <w:color w:val="222222"/>
          <w:shd w:val="clear" w:color="auto" w:fill="FFFFFF"/>
        </w:rPr>
        <w:t>Poverty and Equity Note,</w:t>
      </w:r>
      <w:r>
        <w:rPr>
          <w:rFonts w:ascii="Times New Roman" w:hAnsi="Times New Roman" w:cs="Times New Roman"/>
          <w:i/>
          <w:iCs/>
          <w:color w:val="222222"/>
          <w:shd w:val="clear" w:color="auto" w:fill="FFFFFF"/>
        </w:rPr>
        <w:t xml:space="preserve"> </w:t>
      </w:r>
      <w:r w:rsidRPr="007D5C2C">
        <w:rPr>
          <w:rFonts w:ascii="Times New Roman" w:hAnsi="Times New Roman" w:cs="Times New Roman"/>
          <w:i/>
          <w:iCs/>
          <w:color w:val="222222"/>
          <w:shd w:val="clear" w:color="auto" w:fill="FFFFFF"/>
        </w:rPr>
        <w:t>no.</w:t>
      </w:r>
      <w:r w:rsidR="003F4C6C">
        <w:rPr>
          <w:rFonts w:ascii="Times New Roman" w:hAnsi="Times New Roman" w:cs="Times New Roman"/>
          <w:i/>
          <w:iCs/>
          <w:color w:val="222222"/>
          <w:shd w:val="clear" w:color="auto" w:fill="FFFFFF"/>
        </w:rPr>
        <w:t xml:space="preserve"> 2</w:t>
      </w:r>
      <w:r w:rsidRPr="007D5C2C">
        <w:rPr>
          <w:rFonts w:ascii="Times New Roman" w:hAnsi="Times New Roman" w:cs="Times New Roman"/>
          <w:i/>
          <w:iCs/>
          <w:color w:val="222222"/>
          <w:shd w:val="clear" w:color="auto" w:fill="FFFFFF"/>
        </w:rPr>
        <w:t>2</w:t>
      </w:r>
      <w:r w:rsidRPr="00972F01">
        <w:rPr>
          <w:rFonts w:ascii="Times New Roman" w:hAnsi="Times New Roman" w:cs="Times New Roman"/>
          <w:color w:val="222222"/>
          <w:shd w:val="clear" w:color="auto" w:fill="FFFFFF"/>
        </w:rPr>
        <w:t>.</w:t>
      </w:r>
      <w:r w:rsidR="003F4C6C">
        <w:rPr>
          <w:rFonts w:ascii="Times New Roman" w:hAnsi="Times New Roman" w:cs="Times New Roman"/>
          <w:color w:val="222222"/>
          <w:shd w:val="clear" w:color="auto" w:fill="FFFFFF"/>
        </w:rPr>
        <w:t xml:space="preserve"> </w:t>
      </w:r>
      <w:r w:rsidRPr="00972F01">
        <w:rPr>
          <w:rFonts w:ascii="Times New Roman" w:hAnsi="Times New Roman" w:cs="Times New Roman"/>
          <w:color w:val="222222"/>
          <w:shd w:val="clear" w:color="auto" w:fill="FFFFFF"/>
        </w:rPr>
        <w:t> </w:t>
      </w:r>
      <w:hyperlink r:id="rId25" w:history="1">
        <w:r w:rsidR="003F4C6C" w:rsidRPr="00972F01">
          <w:rPr>
            <w:rStyle w:val="Hyperlink"/>
            <w:rFonts w:ascii="Times New Roman" w:hAnsi="Times New Roman" w:cs="Times New Roman"/>
            <w:shd w:val="clear" w:color="auto" w:fill="FFFFFF"/>
          </w:rPr>
          <w:t>http://documents.worldbank.org/curated/en/381921591325928545/Improving-the-Productivity-of-National-Offices-for-Statistics-IPNOS</w:t>
        </w:r>
      </w:hyperlink>
    </w:p>
    <w:p w14:paraId="11F073D9" w14:textId="2607B31C" w:rsidR="00B275D4" w:rsidRPr="00B275D4" w:rsidRDefault="00B275D4" w:rsidP="00DA5ED1">
      <w:pPr>
        <w:pStyle w:val="Bibliography"/>
        <w:ind w:left="360" w:hanging="360"/>
        <w:jc w:val="both"/>
        <w:rPr>
          <w:rFonts w:ascii="Times New Roman" w:hAnsi="Times New Roman" w:cs="Times New Roman"/>
        </w:rPr>
      </w:pPr>
      <w:r w:rsidRPr="008116A6">
        <w:rPr>
          <w:rFonts w:ascii="Times New Roman" w:hAnsi="Times New Roman" w:cs="Times New Roman"/>
          <w:color w:val="222222"/>
          <w:shd w:val="clear" w:color="auto" w:fill="FFFFFF"/>
        </w:rPr>
        <w:t>Meijer, A., &amp; Potjer, S. (2018). Citizen-generated open data: An explorative analysis of 25 cases. </w:t>
      </w:r>
      <w:r w:rsidRPr="008116A6">
        <w:rPr>
          <w:rFonts w:ascii="Times New Roman" w:hAnsi="Times New Roman" w:cs="Times New Roman"/>
          <w:i/>
          <w:iCs/>
          <w:color w:val="222222"/>
          <w:shd w:val="clear" w:color="auto" w:fill="FFFFFF"/>
        </w:rPr>
        <w:t>Government Information Quarterly</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35</w:t>
      </w:r>
      <w:r w:rsidRPr="008116A6">
        <w:rPr>
          <w:rFonts w:ascii="Times New Roman" w:hAnsi="Times New Roman" w:cs="Times New Roman"/>
          <w:color w:val="222222"/>
          <w:shd w:val="clear" w:color="auto" w:fill="FFFFFF"/>
        </w:rPr>
        <w:t>(4), 613-621.</w:t>
      </w:r>
    </w:p>
    <w:p w14:paraId="736D67A3" w14:textId="528D4DDA" w:rsidR="00452054" w:rsidRPr="005905E1" w:rsidRDefault="00452054" w:rsidP="00DA5ED1">
      <w:pPr>
        <w:pStyle w:val="Bibliography"/>
        <w:ind w:left="360" w:hanging="360"/>
        <w:jc w:val="both"/>
        <w:rPr>
          <w:rFonts w:ascii="Times New Roman" w:hAnsi="Times New Roman" w:cs="Times New Roman"/>
        </w:rPr>
      </w:pPr>
      <w:r w:rsidRPr="00CB7D0B">
        <w:rPr>
          <w:rFonts w:ascii="Times New Roman" w:hAnsi="Times New Roman" w:cs="Times New Roman"/>
        </w:rPr>
        <w:t>Mo Ibrahim Foundation.</w:t>
      </w:r>
      <w:r w:rsidRPr="00B14021">
        <w:rPr>
          <w:rFonts w:ascii="Times New Roman" w:hAnsi="Times New Roman" w:cs="Times New Roman"/>
        </w:rPr>
        <w:t xml:space="preserve"> (202</w:t>
      </w:r>
      <w:r w:rsidR="005D735E">
        <w:rPr>
          <w:rFonts w:ascii="Times New Roman" w:hAnsi="Times New Roman" w:cs="Times New Roman"/>
        </w:rPr>
        <w:t>3</w:t>
      </w:r>
      <w:r w:rsidRPr="00B14021">
        <w:rPr>
          <w:rFonts w:ascii="Times New Roman" w:hAnsi="Times New Roman" w:cs="Times New Roman"/>
        </w:rPr>
        <w:t>).</w:t>
      </w:r>
      <w:r w:rsidRPr="00C54C3F">
        <w:rPr>
          <w:rFonts w:ascii="Times New Roman" w:hAnsi="Times New Roman" w:cs="Times New Roman"/>
        </w:rPr>
        <w:t xml:space="preserve"> </w:t>
      </w:r>
      <w:r w:rsidRPr="007A12F9">
        <w:rPr>
          <w:rFonts w:ascii="Times New Roman" w:hAnsi="Times New Roman" w:cs="Times New Roman"/>
          <w:i/>
        </w:rPr>
        <w:t>202</w:t>
      </w:r>
      <w:r w:rsidR="005D735E">
        <w:rPr>
          <w:rFonts w:ascii="Times New Roman" w:hAnsi="Times New Roman" w:cs="Times New Roman"/>
          <w:i/>
        </w:rPr>
        <w:t>2</w:t>
      </w:r>
      <w:r w:rsidRPr="007A12F9">
        <w:rPr>
          <w:rFonts w:ascii="Times New Roman" w:hAnsi="Times New Roman" w:cs="Times New Roman"/>
          <w:i/>
        </w:rPr>
        <w:t xml:space="preserve"> Ibrahim Index of African Governance Index Report</w:t>
      </w:r>
      <w:r w:rsidRPr="007A12F9">
        <w:rPr>
          <w:rFonts w:ascii="Times New Roman" w:hAnsi="Times New Roman" w:cs="Times New Roman"/>
        </w:rPr>
        <w:t xml:space="preserve">. </w:t>
      </w:r>
      <w:hyperlink r:id="rId26" w:history="1">
        <w:r w:rsidR="005D735E" w:rsidRPr="005905E1">
          <w:rPr>
            <w:rStyle w:val="Hyperlink"/>
            <w:rFonts w:ascii="Times New Roman" w:hAnsi="Times New Roman" w:cs="Times New Roman"/>
          </w:rPr>
          <w:t>https://mo.ibrahim.foundation/sites/default/files/2023-01/2022-index-report.pdf</w:t>
        </w:r>
      </w:hyperlink>
      <w:r w:rsidR="005D735E" w:rsidRPr="005905E1">
        <w:rPr>
          <w:rFonts w:ascii="Times New Roman" w:hAnsi="Times New Roman" w:cs="Times New Roman"/>
        </w:rPr>
        <w:t xml:space="preserve">. </w:t>
      </w:r>
      <w:r w:rsidRPr="005905E1">
        <w:rPr>
          <w:rFonts w:ascii="Times New Roman" w:hAnsi="Times New Roman" w:cs="Times New Roman"/>
        </w:rPr>
        <w:t xml:space="preserve"> </w:t>
      </w:r>
    </w:p>
    <w:p w14:paraId="752A5B67"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Nagaraj, A., Shears, E., &amp; Vaan, M. de. (2020). Improving data access democratizes and diversifies science. </w:t>
      </w:r>
      <w:r w:rsidRPr="002A31B4">
        <w:rPr>
          <w:rFonts w:ascii="Times New Roman" w:hAnsi="Times New Roman" w:cs="Times New Roman"/>
          <w:i/>
          <w:iCs/>
        </w:rPr>
        <w:t>Proceedings of the National Academy of Sciences</w:t>
      </w:r>
      <w:r w:rsidRPr="002A31B4">
        <w:rPr>
          <w:rFonts w:ascii="Times New Roman" w:hAnsi="Times New Roman" w:cs="Times New Roman"/>
        </w:rPr>
        <w:t xml:space="preserve">, </w:t>
      </w:r>
      <w:r w:rsidRPr="002A31B4">
        <w:rPr>
          <w:rFonts w:ascii="Times New Roman" w:hAnsi="Times New Roman" w:cs="Times New Roman"/>
          <w:i/>
          <w:iCs/>
        </w:rPr>
        <w:t>117</w:t>
      </w:r>
      <w:r w:rsidRPr="002A31B4">
        <w:rPr>
          <w:rFonts w:ascii="Times New Roman" w:hAnsi="Times New Roman" w:cs="Times New Roman"/>
        </w:rPr>
        <w:t>(38), 23490–23498.</w:t>
      </w:r>
    </w:p>
    <w:p w14:paraId="75017F97" w14:textId="77777777" w:rsidR="00722BD7" w:rsidRPr="002A31B4" w:rsidRDefault="00722BD7" w:rsidP="00DA5ED1">
      <w:pPr>
        <w:pStyle w:val="Bibliography"/>
        <w:ind w:left="360" w:hanging="360"/>
        <w:jc w:val="both"/>
        <w:rPr>
          <w:rFonts w:ascii="Times New Roman" w:hAnsi="Times New Roman" w:cs="Times New Roman"/>
        </w:rPr>
      </w:pPr>
      <w:bookmarkStart w:id="23" w:name="ref-ngaruko2008a"/>
      <w:r w:rsidRPr="002A31B4">
        <w:rPr>
          <w:rFonts w:ascii="Times New Roman" w:hAnsi="Times New Roman" w:cs="Times New Roman"/>
        </w:rPr>
        <w:t xml:space="preserve">Ngaruko, F. (2008). The World Bank’s framework for statistical capacity measurement: Strengths, weaknesses, and options for improvement. </w:t>
      </w:r>
      <w:r w:rsidRPr="002A31B4">
        <w:rPr>
          <w:rFonts w:ascii="Times New Roman" w:hAnsi="Times New Roman" w:cs="Times New Roman"/>
          <w:i/>
          <w:iCs/>
        </w:rPr>
        <w:t>African Statistical Journal</w:t>
      </w:r>
      <w:r w:rsidRPr="002A31B4">
        <w:rPr>
          <w:rFonts w:ascii="Times New Roman" w:hAnsi="Times New Roman" w:cs="Times New Roman"/>
        </w:rPr>
        <w:t xml:space="preserve">, </w:t>
      </w:r>
      <w:r w:rsidRPr="002A31B4">
        <w:rPr>
          <w:rFonts w:ascii="Times New Roman" w:hAnsi="Times New Roman" w:cs="Times New Roman"/>
          <w:i/>
          <w:iCs/>
        </w:rPr>
        <w:t>7</w:t>
      </w:r>
      <w:r w:rsidRPr="002A31B4">
        <w:rPr>
          <w:rFonts w:ascii="Times New Roman" w:hAnsi="Times New Roman" w:cs="Times New Roman"/>
        </w:rPr>
        <w:t>.</w:t>
      </w:r>
    </w:p>
    <w:bookmarkEnd w:id="23"/>
    <w:p w14:paraId="5588C9C0" w14:textId="51B73F3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Oechslin, M., &amp; Steiner, E. (2022). Statistical capacity and corrupt bureaucracies. </w:t>
      </w:r>
      <w:r w:rsidRPr="002A31B4">
        <w:rPr>
          <w:rFonts w:ascii="Times New Roman" w:hAnsi="Times New Roman" w:cs="Times New Roman"/>
          <w:i/>
          <w:iCs/>
        </w:rPr>
        <w:t>Review of International Organizations</w:t>
      </w:r>
      <w:r w:rsidRPr="002A31B4">
        <w:rPr>
          <w:rFonts w:ascii="Times New Roman" w:hAnsi="Times New Roman" w:cs="Times New Roman"/>
        </w:rPr>
        <w:t xml:space="preserve">, </w:t>
      </w:r>
      <w:r w:rsidRPr="002A31B4">
        <w:rPr>
          <w:rFonts w:ascii="Times New Roman" w:hAnsi="Times New Roman" w:cs="Times New Roman"/>
          <w:i/>
          <w:iCs/>
        </w:rPr>
        <w:t>17</w:t>
      </w:r>
      <w:r w:rsidRPr="002A31B4">
        <w:rPr>
          <w:rFonts w:ascii="Times New Roman" w:hAnsi="Times New Roman" w:cs="Times New Roman"/>
        </w:rPr>
        <w:t>(1), 143–174.</w:t>
      </w:r>
    </w:p>
    <w:p w14:paraId="489A1814" w14:textId="7409AA14" w:rsidR="0088736E" w:rsidRDefault="0088736E" w:rsidP="0088736E">
      <w:pPr>
        <w:pStyle w:val="Bibliography"/>
        <w:ind w:left="360" w:hanging="360"/>
        <w:jc w:val="both"/>
        <w:rPr>
          <w:rFonts w:ascii="Times New Roman" w:hAnsi="Times New Roman" w:cs="Times New Roman"/>
        </w:rPr>
      </w:pPr>
      <w:bookmarkStart w:id="24" w:name="ref-radermacher2021a"/>
      <w:r w:rsidRPr="007A12F9">
        <w:rPr>
          <w:rFonts w:ascii="Times New Roman" w:hAnsi="Times New Roman" w:cs="Times New Roman"/>
        </w:rPr>
        <w:t>Open Data Watch. (202</w:t>
      </w:r>
      <w:r w:rsidR="007C5934">
        <w:rPr>
          <w:rFonts w:ascii="Times New Roman" w:hAnsi="Times New Roman" w:cs="Times New Roman"/>
        </w:rPr>
        <w:t>3</w:t>
      </w:r>
      <w:r w:rsidRPr="007A12F9">
        <w:rPr>
          <w:rFonts w:ascii="Times New Roman" w:hAnsi="Times New Roman" w:cs="Times New Roman"/>
        </w:rPr>
        <w:t xml:space="preserve">). </w:t>
      </w:r>
      <w:r w:rsidRPr="007A12F9">
        <w:rPr>
          <w:rFonts w:ascii="Times New Roman" w:hAnsi="Times New Roman" w:cs="Times New Roman"/>
          <w:i/>
        </w:rPr>
        <w:t>Open Data Inventory 202</w:t>
      </w:r>
      <w:r w:rsidR="001F4F6C">
        <w:rPr>
          <w:rFonts w:ascii="Times New Roman" w:hAnsi="Times New Roman" w:cs="Times New Roman"/>
          <w:i/>
        </w:rPr>
        <w:t>2</w:t>
      </w:r>
      <w:r w:rsidRPr="007A12F9">
        <w:rPr>
          <w:rFonts w:ascii="Times New Roman" w:hAnsi="Times New Roman" w:cs="Times New Roman"/>
          <w:i/>
        </w:rPr>
        <w:t>/2</w:t>
      </w:r>
      <w:r w:rsidR="001F4F6C">
        <w:rPr>
          <w:rFonts w:ascii="Times New Roman" w:hAnsi="Times New Roman" w:cs="Times New Roman"/>
          <w:i/>
        </w:rPr>
        <w:t>3</w:t>
      </w:r>
      <w:r w:rsidRPr="007A12F9">
        <w:rPr>
          <w:rFonts w:ascii="Times New Roman" w:hAnsi="Times New Roman" w:cs="Times New Roman"/>
          <w:i/>
        </w:rPr>
        <w:t xml:space="preserve"> Methodology Guide</w:t>
      </w:r>
      <w:r>
        <w:rPr>
          <w:rFonts w:ascii="Times New Roman" w:hAnsi="Times New Roman" w:cs="Times New Roman"/>
        </w:rPr>
        <w:t xml:space="preserve">. </w:t>
      </w:r>
      <w:hyperlink r:id="rId27" w:history="1">
        <w:r w:rsidR="001F4F6C" w:rsidRPr="001F4F6C">
          <w:rPr>
            <w:rStyle w:val="Hyperlink"/>
            <w:rFonts w:ascii="Times New Roman" w:hAnsi="Times New Roman" w:cs="Times New Roman"/>
          </w:rPr>
          <w:t>https://opendatawatch.com/reference/odin-2022-23-methodology-guide/</w:t>
        </w:r>
      </w:hyperlink>
    </w:p>
    <w:p w14:paraId="7BB0BB5D"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Radermacher, W. J. (2021). Governing-by-the numbers–résumé after one and a half years.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37</w:t>
      </w:r>
      <w:r w:rsidRPr="002A31B4">
        <w:rPr>
          <w:rFonts w:ascii="Times New Roman" w:hAnsi="Times New Roman" w:cs="Times New Roman"/>
        </w:rPr>
        <w:t>, 701–711.</w:t>
      </w:r>
    </w:p>
    <w:bookmarkEnd w:id="24"/>
    <w:p w14:paraId="53C29A20" w14:textId="063015B7" w:rsidR="006E5D8F" w:rsidRPr="006E5D8F" w:rsidRDefault="006E5D8F" w:rsidP="00DA5ED1">
      <w:pPr>
        <w:pStyle w:val="Bibliography"/>
        <w:ind w:left="360" w:hanging="360"/>
        <w:jc w:val="both"/>
        <w:rPr>
          <w:rFonts w:ascii="Times New Roman" w:hAnsi="Times New Roman" w:cs="Times New Roman"/>
        </w:rPr>
      </w:pPr>
      <w:r w:rsidRPr="006E5D8F">
        <w:rPr>
          <w:rFonts w:ascii="Times New Roman" w:hAnsi="Times New Roman" w:cs="Times New Roman"/>
          <w:color w:val="222222"/>
          <w:shd w:val="clear" w:color="auto" w:fill="FFFFFF"/>
        </w:rPr>
        <w:t>Reddy, T., Nsubuga, R. N., Chirwa, T., Shkedy, Z., Mwangi, A., Awoke, A. T., ... &amp; Janssen, P. (2023). Sustainable Statistical Capacity-Building for Africa: The Biostatistics Case. </w:t>
      </w:r>
      <w:r w:rsidRPr="006E5D8F">
        <w:rPr>
          <w:rFonts w:ascii="Times New Roman" w:hAnsi="Times New Roman" w:cs="Times New Roman"/>
          <w:i/>
          <w:iCs/>
          <w:color w:val="222222"/>
          <w:shd w:val="clear" w:color="auto" w:fill="FFFFFF"/>
        </w:rPr>
        <w:t>Annual Review of Statistics and Its Application</w:t>
      </w:r>
      <w:r w:rsidRPr="006E5D8F">
        <w:rPr>
          <w:rFonts w:ascii="Times New Roman" w:hAnsi="Times New Roman" w:cs="Times New Roman"/>
          <w:color w:val="222222"/>
          <w:shd w:val="clear" w:color="auto" w:fill="FFFFFF"/>
        </w:rPr>
        <w:t>, </w:t>
      </w:r>
      <w:r w:rsidRPr="006E5D8F">
        <w:rPr>
          <w:rFonts w:ascii="Times New Roman" w:hAnsi="Times New Roman" w:cs="Times New Roman"/>
          <w:i/>
          <w:iCs/>
          <w:color w:val="222222"/>
          <w:shd w:val="clear" w:color="auto" w:fill="FFFFFF"/>
        </w:rPr>
        <w:t>10</w:t>
      </w:r>
      <w:r w:rsidRPr="006E5D8F">
        <w:rPr>
          <w:rFonts w:ascii="Times New Roman" w:hAnsi="Times New Roman" w:cs="Times New Roman"/>
          <w:color w:val="222222"/>
          <w:shd w:val="clear" w:color="auto" w:fill="FFFFFF"/>
        </w:rPr>
        <w:t>, 97-117.</w:t>
      </w:r>
    </w:p>
    <w:p w14:paraId="2E3DF7FA" w14:textId="6578E729" w:rsidR="00331086" w:rsidRDefault="00CC78AC" w:rsidP="00DA5ED1">
      <w:pPr>
        <w:pStyle w:val="Bibliography"/>
        <w:ind w:left="360" w:hanging="360"/>
        <w:jc w:val="both"/>
        <w:rPr>
          <w:rFonts w:ascii="Times New Roman" w:hAnsi="Times New Roman" w:cs="Times New Roman"/>
        </w:rPr>
      </w:pPr>
      <w:hyperlink r:id="rId28" w:history="1">
        <w:r w:rsidR="00331086">
          <w:rPr>
            <w:rFonts w:ascii="Times New Roman" w:hAnsi="Times New Roman" w:cs="Times New Roman"/>
          </w:rPr>
          <w:t xml:space="preserve">Reporters without Borders. (2023). World Press Freedom Index. Available at </w:t>
        </w:r>
        <w:r w:rsidR="00331086" w:rsidRPr="00F6341C">
          <w:rPr>
            <w:rStyle w:val="Hyperlink"/>
            <w:rFonts w:ascii="Times New Roman" w:hAnsi="Times New Roman" w:cs="Times New Roman"/>
          </w:rPr>
          <w:t>https://rsf.org/en/methodology-used-compiling-world-press-freedom-index-2023?year=2023&amp;data_type=general</w:t>
        </w:r>
      </w:hyperlink>
      <w:r w:rsidR="00331086">
        <w:rPr>
          <w:rFonts w:ascii="Times New Roman" w:hAnsi="Times New Roman" w:cs="Times New Roman"/>
        </w:rPr>
        <w:t xml:space="preserve"> </w:t>
      </w:r>
    </w:p>
    <w:p w14:paraId="4610DF36" w14:textId="0CAEF01B"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Roseth, B., Reyes, A., &amp; Amezaga, K. Y. (2019). The value of official statistics: Lessons from intergovernmental transfers. In </w:t>
      </w:r>
      <w:r w:rsidRPr="002A31B4">
        <w:rPr>
          <w:rFonts w:ascii="Times New Roman" w:hAnsi="Times New Roman" w:cs="Times New Roman"/>
          <w:i/>
          <w:iCs/>
        </w:rPr>
        <w:t>IDB Technical Note 1682</w:t>
      </w:r>
      <w:r w:rsidRPr="002A31B4">
        <w:rPr>
          <w:rFonts w:ascii="Times New Roman" w:hAnsi="Times New Roman" w:cs="Times New Roman"/>
        </w:rPr>
        <w:t xml:space="preserve">. Inter-American Development Bank Washington, DC. </w:t>
      </w:r>
      <w:hyperlink r:id="rId29">
        <w:r w:rsidRPr="002A31B4">
          <w:rPr>
            <w:rStyle w:val="Hyperlink"/>
            <w:rFonts w:ascii="Times New Roman" w:hAnsi="Times New Roman" w:cs="Times New Roman"/>
          </w:rPr>
          <w:t>http://dx.doi.org/10.18235/0001883</w:t>
        </w:r>
      </w:hyperlink>
    </w:p>
    <w:p w14:paraId="10500159" w14:textId="77777777" w:rsidR="00722BD7" w:rsidRDefault="00722BD7" w:rsidP="00DA5ED1">
      <w:pPr>
        <w:pStyle w:val="Bibliography"/>
        <w:ind w:left="360" w:hanging="360"/>
        <w:jc w:val="both"/>
        <w:rPr>
          <w:rStyle w:val="Hyperlink"/>
          <w:rFonts w:ascii="Times New Roman" w:hAnsi="Times New Roman" w:cs="Times New Roman"/>
        </w:rPr>
      </w:pPr>
      <w:bookmarkStart w:id="25" w:name="ref-sachs2021a"/>
      <w:r w:rsidRPr="002A31B4">
        <w:rPr>
          <w:rFonts w:ascii="Times New Roman" w:hAnsi="Times New Roman" w:cs="Times New Roman"/>
        </w:rPr>
        <w:t xml:space="preserve">Sachs, J., Kroll, C., Lafortune, G., Fuller, G., &amp; Woelm, F. (2021). </w:t>
      </w:r>
      <w:r w:rsidRPr="002A31B4">
        <w:rPr>
          <w:rFonts w:ascii="Times New Roman" w:hAnsi="Times New Roman" w:cs="Times New Roman"/>
          <w:i/>
          <w:iCs/>
        </w:rPr>
        <w:t>Sustainable development report 2021</w:t>
      </w:r>
      <w:r w:rsidRPr="002A31B4">
        <w:rPr>
          <w:rFonts w:ascii="Times New Roman" w:hAnsi="Times New Roman" w:cs="Times New Roman"/>
        </w:rPr>
        <w:t xml:space="preserve">. Cambridge University Press. </w:t>
      </w:r>
      <w:hyperlink r:id="rId30">
        <w:r w:rsidRPr="002A31B4">
          <w:rPr>
            <w:rStyle w:val="Hyperlink"/>
            <w:rFonts w:ascii="Times New Roman" w:hAnsi="Times New Roman" w:cs="Times New Roman"/>
          </w:rPr>
          <w:t>https://doi.org/10.1017/9781009106559</w:t>
        </w:r>
      </w:hyperlink>
    </w:p>
    <w:p w14:paraId="17297B56" w14:textId="06511A84" w:rsidR="0044063A" w:rsidRDefault="0044063A" w:rsidP="0044063A">
      <w:pPr>
        <w:pStyle w:val="Bibliography"/>
        <w:ind w:left="360" w:hanging="360"/>
        <w:jc w:val="both"/>
      </w:pPr>
      <w:r w:rsidRPr="002A31B4">
        <w:rPr>
          <w:rFonts w:ascii="Times New Roman" w:hAnsi="Times New Roman" w:cs="Times New Roman"/>
        </w:rPr>
        <w:t xml:space="preserve">Sachs, J., Kroll, C., Lafortune, G., Fuller, G., &amp; </w:t>
      </w:r>
      <w:r w:rsidR="006A3403">
        <w:rPr>
          <w:rFonts w:ascii="Times New Roman" w:hAnsi="Times New Roman" w:cs="Times New Roman"/>
        </w:rPr>
        <w:t>Drumm</w:t>
      </w:r>
      <w:r w:rsidRPr="002A31B4">
        <w:rPr>
          <w:rFonts w:ascii="Times New Roman" w:hAnsi="Times New Roman" w:cs="Times New Roman"/>
        </w:rPr>
        <w:t>,</w:t>
      </w:r>
      <w:r w:rsidR="006A3403">
        <w:rPr>
          <w:rFonts w:ascii="Times New Roman" w:hAnsi="Times New Roman" w:cs="Times New Roman"/>
        </w:rPr>
        <w:t xml:space="preserve"> E</w:t>
      </w:r>
      <w:r w:rsidRPr="002A31B4">
        <w:rPr>
          <w:rFonts w:ascii="Times New Roman" w:hAnsi="Times New Roman" w:cs="Times New Roman"/>
        </w:rPr>
        <w:t>. (202</w:t>
      </w:r>
      <w:r>
        <w:rPr>
          <w:rFonts w:ascii="Times New Roman" w:hAnsi="Times New Roman" w:cs="Times New Roman"/>
        </w:rPr>
        <w:t>3</w:t>
      </w:r>
      <w:r w:rsidRPr="002A31B4">
        <w:rPr>
          <w:rFonts w:ascii="Times New Roman" w:hAnsi="Times New Roman" w:cs="Times New Roman"/>
        </w:rPr>
        <w:t xml:space="preserve">). </w:t>
      </w:r>
      <w:r w:rsidRPr="002A31B4">
        <w:rPr>
          <w:rFonts w:ascii="Times New Roman" w:hAnsi="Times New Roman" w:cs="Times New Roman"/>
          <w:i/>
          <w:iCs/>
        </w:rPr>
        <w:t>Sustainable development report 20</w:t>
      </w:r>
      <w:r w:rsidR="006A3403">
        <w:rPr>
          <w:rFonts w:ascii="Times New Roman" w:hAnsi="Times New Roman" w:cs="Times New Roman"/>
          <w:i/>
          <w:iCs/>
        </w:rPr>
        <w:t>23</w:t>
      </w:r>
      <w:r w:rsidRPr="002A31B4">
        <w:rPr>
          <w:rFonts w:ascii="Times New Roman" w:hAnsi="Times New Roman" w:cs="Times New Roman"/>
        </w:rPr>
        <w:t xml:space="preserve">. Cambridge University Press. </w:t>
      </w:r>
      <w:hyperlink r:id="rId31" w:history="1">
        <w:r w:rsidR="003B51F5" w:rsidRPr="00C24A82">
          <w:rPr>
            <w:rStyle w:val="Hyperlink"/>
          </w:rPr>
          <w:t>https://doi.org/10.25546/102924</w:t>
        </w:r>
      </w:hyperlink>
    </w:p>
    <w:p w14:paraId="685067EE" w14:textId="77777777" w:rsidR="00722BD7" w:rsidRPr="002A31B4" w:rsidRDefault="00722BD7" w:rsidP="00DA5ED1">
      <w:pPr>
        <w:pStyle w:val="Bibliography"/>
        <w:ind w:left="360" w:hanging="360"/>
        <w:jc w:val="both"/>
        <w:rPr>
          <w:rFonts w:ascii="Times New Roman" w:hAnsi="Times New Roman" w:cs="Times New Roman"/>
        </w:rPr>
      </w:pPr>
      <w:bookmarkStart w:id="26" w:name="ref-sandefur2015a"/>
      <w:bookmarkEnd w:id="25"/>
      <w:r w:rsidRPr="002A31B4">
        <w:rPr>
          <w:rFonts w:ascii="Times New Roman" w:hAnsi="Times New Roman" w:cs="Times New Roman"/>
        </w:rPr>
        <w:t xml:space="preserve">Sandefur, J., &amp; Glassman, A. (2015). The political economy of bad data: Evidence from African survey and administrative statistics. </w:t>
      </w:r>
      <w:r w:rsidRPr="002A31B4">
        <w:rPr>
          <w:rFonts w:ascii="Times New Roman" w:hAnsi="Times New Roman" w:cs="Times New Roman"/>
          <w:i/>
          <w:iCs/>
        </w:rPr>
        <w:t>Journal of Development Studies</w:t>
      </w:r>
      <w:r w:rsidRPr="002A31B4">
        <w:rPr>
          <w:rFonts w:ascii="Times New Roman" w:hAnsi="Times New Roman" w:cs="Times New Roman"/>
        </w:rPr>
        <w:t xml:space="preserve">, </w:t>
      </w:r>
      <w:r w:rsidRPr="002A31B4">
        <w:rPr>
          <w:rFonts w:ascii="Times New Roman" w:hAnsi="Times New Roman" w:cs="Times New Roman"/>
          <w:i/>
          <w:iCs/>
        </w:rPr>
        <w:t>51</w:t>
      </w:r>
      <w:r w:rsidRPr="002A31B4">
        <w:rPr>
          <w:rFonts w:ascii="Times New Roman" w:hAnsi="Times New Roman" w:cs="Times New Roman"/>
        </w:rPr>
        <w:t>(2), 116–132.</w:t>
      </w:r>
    </w:p>
    <w:p w14:paraId="6FB002EE" w14:textId="77777777" w:rsidR="00722BD7" w:rsidRPr="002A31B4" w:rsidRDefault="00722BD7" w:rsidP="00DA5ED1">
      <w:pPr>
        <w:pStyle w:val="Bibliography"/>
        <w:ind w:left="360" w:hanging="360"/>
        <w:jc w:val="both"/>
        <w:rPr>
          <w:rFonts w:ascii="Times New Roman" w:hAnsi="Times New Roman" w:cs="Times New Roman"/>
        </w:rPr>
      </w:pPr>
      <w:bookmarkStart w:id="27" w:name="ref-sanga2011a"/>
      <w:bookmarkEnd w:id="26"/>
      <w:r w:rsidRPr="002A31B4">
        <w:rPr>
          <w:rFonts w:ascii="Times New Roman" w:hAnsi="Times New Roman" w:cs="Times New Roman"/>
        </w:rPr>
        <w:t xml:space="preserve">Sanga, D., Dosso, B., &amp; Gui-Diby, S. (2011). Tracking progress towards statistical capacity building efforts: The African statistical development index. </w:t>
      </w:r>
      <w:r w:rsidRPr="002A31B4">
        <w:rPr>
          <w:rFonts w:ascii="Times New Roman" w:hAnsi="Times New Roman" w:cs="Times New Roman"/>
          <w:i/>
          <w:iCs/>
        </w:rPr>
        <w:t>International Statistical Review</w:t>
      </w:r>
      <w:r w:rsidRPr="002A31B4">
        <w:rPr>
          <w:rFonts w:ascii="Times New Roman" w:hAnsi="Times New Roman" w:cs="Times New Roman"/>
        </w:rPr>
        <w:t xml:space="preserve">, </w:t>
      </w:r>
      <w:r w:rsidRPr="002A31B4">
        <w:rPr>
          <w:rFonts w:ascii="Times New Roman" w:hAnsi="Times New Roman" w:cs="Times New Roman"/>
          <w:i/>
          <w:iCs/>
        </w:rPr>
        <w:t>79</w:t>
      </w:r>
      <w:r w:rsidRPr="002A31B4">
        <w:rPr>
          <w:rFonts w:ascii="Times New Roman" w:hAnsi="Times New Roman" w:cs="Times New Roman"/>
        </w:rPr>
        <w:t>(3), 303–329.</w:t>
      </w:r>
    </w:p>
    <w:p w14:paraId="1D85476F" w14:textId="67D561D9" w:rsidR="00327D1E" w:rsidRPr="00327D1E" w:rsidRDefault="00327D1E" w:rsidP="00DA5ED1">
      <w:pPr>
        <w:pStyle w:val="Bibliography"/>
        <w:ind w:left="360" w:hanging="360"/>
        <w:jc w:val="both"/>
        <w:rPr>
          <w:rFonts w:ascii="Times New Roman" w:hAnsi="Times New Roman" w:cs="Times New Roman"/>
        </w:rPr>
      </w:pPr>
      <w:bookmarkStart w:id="28" w:name="ref-tapsoba2017a"/>
      <w:bookmarkEnd w:id="27"/>
      <w:r w:rsidRPr="00327D1E">
        <w:rPr>
          <w:rFonts w:ascii="Times New Roman" w:hAnsi="Times New Roman" w:cs="Times New Roman"/>
          <w:color w:val="222222"/>
          <w:shd w:val="clear" w:color="auto" w:fill="FFFFFF"/>
        </w:rPr>
        <w:t>Savoia, A., &amp; Sen, K. (2015). Measurement, evolution, determinants, and consequences of state capacity: A review of recent research. </w:t>
      </w:r>
      <w:r w:rsidRPr="00327D1E">
        <w:rPr>
          <w:rFonts w:ascii="Times New Roman" w:hAnsi="Times New Roman" w:cs="Times New Roman"/>
          <w:i/>
          <w:iCs/>
          <w:color w:val="222222"/>
          <w:shd w:val="clear" w:color="auto" w:fill="FFFFFF"/>
        </w:rPr>
        <w:t>Journal of Economic Surveys</w:t>
      </w:r>
      <w:r w:rsidRPr="00327D1E">
        <w:rPr>
          <w:rFonts w:ascii="Times New Roman" w:hAnsi="Times New Roman" w:cs="Times New Roman"/>
          <w:color w:val="222222"/>
          <w:shd w:val="clear" w:color="auto" w:fill="FFFFFF"/>
        </w:rPr>
        <w:t>, </w:t>
      </w:r>
      <w:r w:rsidRPr="00327D1E">
        <w:rPr>
          <w:rFonts w:ascii="Times New Roman" w:hAnsi="Times New Roman" w:cs="Times New Roman"/>
          <w:i/>
          <w:iCs/>
          <w:color w:val="222222"/>
          <w:shd w:val="clear" w:color="auto" w:fill="FFFFFF"/>
        </w:rPr>
        <w:t>29</w:t>
      </w:r>
      <w:r w:rsidRPr="00327D1E">
        <w:rPr>
          <w:rFonts w:ascii="Times New Roman" w:hAnsi="Times New Roman" w:cs="Times New Roman"/>
          <w:color w:val="222222"/>
          <w:shd w:val="clear" w:color="auto" w:fill="FFFFFF"/>
        </w:rPr>
        <w:t>(3), 441-458.</w:t>
      </w:r>
    </w:p>
    <w:p w14:paraId="0EEC8532" w14:textId="77777777" w:rsidR="004D6097" w:rsidRDefault="004D6097" w:rsidP="004D6097">
      <w:pPr>
        <w:spacing w:after="0" w:line="240" w:lineRule="auto"/>
        <w:ind w:left="360" w:hanging="360"/>
        <w:jc w:val="both"/>
        <w:rPr>
          <w:rFonts w:ascii="Times New Roman" w:hAnsi="Times New Roman" w:cs="Times New Roman"/>
          <w:color w:val="222222"/>
          <w:sz w:val="24"/>
          <w:szCs w:val="24"/>
          <w:shd w:val="clear" w:color="auto" w:fill="FFFFFF"/>
        </w:rPr>
      </w:pPr>
      <w:r w:rsidRPr="00755667">
        <w:rPr>
          <w:rFonts w:ascii="Times New Roman" w:hAnsi="Times New Roman" w:cs="Times New Roman"/>
          <w:color w:val="222222"/>
          <w:sz w:val="24"/>
          <w:szCs w:val="24"/>
          <w:shd w:val="clear" w:color="auto" w:fill="FFFFFF"/>
        </w:rPr>
        <w:t>Sumner, Andy, Eduardo Ortiz-Juarez, and Christopher Hoy. (2022). "Measuring global poverty before and during the pandemic: a political economy of overoptimism." </w:t>
      </w:r>
      <w:r w:rsidRPr="00755667">
        <w:rPr>
          <w:rFonts w:ascii="Times New Roman" w:hAnsi="Times New Roman" w:cs="Times New Roman"/>
          <w:i/>
          <w:iCs/>
          <w:color w:val="222222"/>
          <w:sz w:val="24"/>
          <w:szCs w:val="24"/>
          <w:shd w:val="clear" w:color="auto" w:fill="FFFFFF"/>
        </w:rPr>
        <w:t>Third World Quarterly</w:t>
      </w:r>
      <w:r w:rsidRPr="00755667">
        <w:rPr>
          <w:rFonts w:ascii="Times New Roman" w:hAnsi="Times New Roman" w:cs="Times New Roman"/>
          <w:color w:val="222222"/>
          <w:sz w:val="24"/>
          <w:szCs w:val="24"/>
          <w:shd w:val="clear" w:color="auto" w:fill="FFFFFF"/>
        </w:rPr>
        <w:t> 43, 1: 1-17.</w:t>
      </w:r>
      <w:r w:rsidRPr="00DC2E06" w:rsidDel="000E52BE">
        <w:rPr>
          <w:rFonts w:ascii="Times New Roman" w:hAnsi="Times New Roman" w:cs="Times New Roman"/>
          <w:color w:val="222222"/>
          <w:sz w:val="24"/>
          <w:szCs w:val="24"/>
          <w:shd w:val="clear" w:color="auto" w:fill="FFFFFF"/>
        </w:rPr>
        <w:t xml:space="preserve"> </w:t>
      </w:r>
    </w:p>
    <w:p w14:paraId="115EDE71" w14:textId="77777777" w:rsidR="0088202F" w:rsidRDefault="0088202F" w:rsidP="004D6097">
      <w:pPr>
        <w:spacing w:after="0" w:line="240" w:lineRule="auto"/>
        <w:ind w:left="360" w:hanging="360"/>
        <w:jc w:val="both"/>
        <w:rPr>
          <w:rFonts w:ascii="Times New Roman" w:hAnsi="Times New Roman" w:cs="Times New Roman"/>
          <w:color w:val="222222"/>
          <w:sz w:val="24"/>
          <w:szCs w:val="24"/>
          <w:shd w:val="clear" w:color="auto" w:fill="FFFFFF"/>
        </w:rPr>
      </w:pPr>
    </w:p>
    <w:p w14:paraId="4E6D4CC3"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Tapsoba, S. J. ‐A., Noumon, C. N., &amp; York, R. C. (2017). Can statistical capacity building help reduce procyclical fiscal policy? </w:t>
      </w:r>
      <w:r w:rsidRPr="002A31B4">
        <w:rPr>
          <w:rFonts w:ascii="Times New Roman" w:hAnsi="Times New Roman" w:cs="Times New Roman"/>
          <w:i/>
          <w:iCs/>
        </w:rPr>
        <w:t>Journal of International Development</w:t>
      </w:r>
      <w:r w:rsidRPr="002A31B4">
        <w:rPr>
          <w:rFonts w:ascii="Times New Roman" w:hAnsi="Times New Roman" w:cs="Times New Roman"/>
        </w:rPr>
        <w:t xml:space="preserve">, </w:t>
      </w:r>
      <w:r w:rsidRPr="002A31B4">
        <w:rPr>
          <w:rFonts w:ascii="Times New Roman" w:hAnsi="Times New Roman" w:cs="Times New Roman"/>
          <w:i/>
          <w:iCs/>
        </w:rPr>
        <w:t>29</w:t>
      </w:r>
      <w:r w:rsidRPr="002A31B4">
        <w:rPr>
          <w:rFonts w:ascii="Times New Roman" w:hAnsi="Times New Roman" w:cs="Times New Roman"/>
        </w:rPr>
        <w:t>(4), 407–430.</w:t>
      </w:r>
    </w:p>
    <w:bookmarkEnd w:id="28"/>
    <w:p w14:paraId="5226A8AF"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Taylor, M. (2016). The political economy of statistical capacity: A theoretical approach. </w:t>
      </w:r>
      <w:r w:rsidRPr="002A31B4">
        <w:rPr>
          <w:rFonts w:ascii="Times New Roman" w:hAnsi="Times New Roman" w:cs="Times New Roman"/>
          <w:i/>
          <w:iCs/>
        </w:rPr>
        <w:t>Washington, DC: BID</w:t>
      </w:r>
      <w:r w:rsidRPr="002A31B4">
        <w:rPr>
          <w:rFonts w:ascii="Times New Roman" w:hAnsi="Times New Roman" w:cs="Times New Roman"/>
        </w:rPr>
        <w:t xml:space="preserve">. </w:t>
      </w:r>
      <w:hyperlink r:id="rId32">
        <w:r w:rsidRPr="002A31B4">
          <w:rPr>
            <w:rStyle w:val="Hyperlink"/>
            <w:rFonts w:ascii="Times New Roman" w:hAnsi="Times New Roman" w:cs="Times New Roman"/>
          </w:rPr>
          <w:t>https://publications.iadb.org/en/political-economy-statistical-capacity-theoretical-approach</w:t>
        </w:r>
      </w:hyperlink>
    </w:p>
    <w:p w14:paraId="2680E1CF" w14:textId="7A51FC4C" w:rsidR="005C24F3" w:rsidRPr="005C24F3" w:rsidRDefault="005C24F3" w:rsidP="00DA5ED1">
      <w:pPr>
        <w:pStyle w:val="Bibliography"/>
        <w:ind w:left="360" w:hanging="360"/>
        <w:jc w:val="both"/>
        <w:rPr>
          <w:rFonts w:ascii="Times New Roman" w:hAnsi="Times New Roman" w:cs="Times New Roman"/>
        </w:rPr>
      </w:pPr>
      <w:r w:rsidRPr="00982FEC">
        <w:rPr>
          <w:rFonts w:ascii="Times New Roman" w:hAnsi="Times New Roman" w:cs="Times New Roman"/>
          <w:color w:val="222222"/>
          <w:shd w:val="clear" w:color="auto" w:fill="FFFFFF"/>
        </w:rPr>
        <w:t>Tichenor, M. (2022). Statistical capacity development and the production of epistemic infrastructures. </w:t>
      </w:r>
      <w:r w:rsidRPr="00982FEC">
        <w:rPr>
          <w:rFonts w:ascii="Times New Roman" w:hAnsi="Times New Roman" w:cs="Times New Roman"/>
          <w:i/>
          <w:iCs/>
          <w:color w:val="222222"/>
          <w:shd w:val="clear" w:color="auto" w:fill="FFFFFF"/>
        </w:rPr>
        <w:t>Policy and Society</w:t>
      </w:r>
      <w:r w:rsidRPr="00982FEC">
        <w:rPr>
          <w:rFonts w:ascii="Times New Roman" w:hAnsi="Times New Roman" w:cs="Times New Roman"/>
          <w:color w:val="222222"/>
          <w:shd w:val="clear" w:color="auto" w:fill="FFFFFF"/>
        </w:rPr>
        <w:t>, </w:t>
      </w:r>
      <w:r w:rsidRPr="00982FEC">
        <w:rPr>
          <w:rFonts w:ascii="Times New Roman" w:hAnsi="Times New Roman" w:cs="Times New Roman"/>
          <w:i/>
          <w:iCs/>
          <w:color w:val="222222"/>
          <w:shd w:val="clear" w:color="auto" w:fill="FFFFFF"/>
        </w:rPr>
        <w:t>41</w:t>
      </w:r>
      <w:r w:rsidRPr="00982FEC">
        <w:rPr>
          <w:rFonts w:ascii="Times New Roman" w:hAnsi="Times New Roman" w:cs="Times New Roman"/>
          <w:color w:val="222222"/>
          <w:shd w:val="clear" w:color="auto" w:fill="FFFFFF"/>
        </w:rPr>
        <w:t>(4), 541-554.</w:t>
      </w:r>
    </w:p>
    <w:p w14:paraId="3022253B" w14:textId="2D3D5F61"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UNICEF. (2018). </w:t>
      </w:r>
      <w:r w:rsidRPr="002A31B4">
        <w:rPr>
          <w:rFonts w:ascii="Times New Roman" w:hAnsi="Times New Roman" w:cs="Times New Roman"/>
          <w:i/>
          <w:iCs/>
        </w:rPr>
        <w:t>Progress for every child in the SDG era</w:t>
      </w:r>
      <w:r w:rsidRPr="002A31B4">
        <w:rPr>
          <w:rFonts w:ascii="Times New Roman" w:hAnsi="Times New Roman" w:cs="Times New Roman"/>
        </w:rPr>
        <w:t xml:space="preserve">. UNICEF New York. </w:t>
      </w:r>
      <w:hyperlink r:id="rId33">
        <w:r w:rsidRPr="002A31B4">
          <w:rPr>
            <w:rStyle w:val="Hyperlink"/>
            <w:rFonts w:ascii="Times New Roman" w:hAnsi="Times New Roman" w:cs="Times New Roman"/>
          </w:rPr>
          <w:t>https://www.unicef.org/reports/progress-every-child-sdg-era</w:t>
        </w:r>
      </w:hyperlink>
    </w:p>
    <w:p w14:paraId="28FB123D" w14:textId="77777777" w:rsidR="00722BD7" w:rsidRDefault="00722BD7" w:rsidP="00DA5ED1">
      <w:pPr>
        <w:pStyle w:val="Bibliography"/>
        <w:ind w:left="360" w:hanging="360"/>
        <w:jc w:val="both"/>
        <w:rPr>
          <w:rStyle w:val="Hyperlink"/>
          <w:rFonts w:ascii="Times New Roman" w:hAnsi="Times New Roman" w:cs="Times New Roman"/>
        </w:rPr>
      </w:pPr>
      <w:bookmarkStart w:id="29" w:name="ref-nations2016a"/>
      <w:r w:rsidRPr="002A31B4">
        <w:rPr>
          <w:rFonts w:ascii="Times New Roman" w:hAnsi="Times New Roman" w:cs="Times New Roman"/>
        </w:rPr>
        <w:t xml:space="preserve">United Nations. (2016). </w:t>
      </w:r>
      <w:r w:rsidRPr="002A31B4">
        <w:rPr>
          <w:rFonts w:ascii="Times New Roman" w:hAnsi="Times New Roman" w:cs="Times New Roman"/>
          <w:i/>
          <w:iCs/>
        </w:rPr>
        <w:t>Evaluation of the contribution of the united nations development system to strengthening national capacities for statistical analysis and data collection to support the achievement of the millennium development goals (MDGs) and other internationally-agreed development goals</w:t>
      </w:r>
      <w:r w:rsidRPr="002A31B4">
        <w:rPr>
          <w:rFonts w:ascii="Times New Roman" w:hAnsi="Times New Roman" w:cs="Times New Roman"/>
        </w:rPr>
        <w:t xml:space="preserve"> [Technical report]. </w:t>
      </w:r>
      <w:hyperlink r:id="rId34">
        <w:r w:rsidRPr="002A31B4">
          <w:rPr>
            <w:rStyle w:val="Hyperlink"/>
            <w:rFonts w:ascii="Times New Roman" w:hAnsi="Times New Roman" w:cs="Times New Roman"/>
          </w:rPr>
          <w:t>https://digitallibrary.un.org/record/840707?ln=en</w:t>
        </w:r>
      </w:hyperlink>
    </w:p>
    <w:p w14:paraId="749A1443" w14:textId="41CD8408" w:rsidR="009D3969" w:rsidRPr="009D3969" w:rsidRDefault="009D3969" w:rsidP="00DA5ED1">
      <w:pPr>
        <w:pStyle w:val="Bibliography"/>
        <w:ind w:left="360" w:hanging="360"/>
        <w:jc w:val="both"/>
        <w:rPr>
          <w:rStyle w:val="Hyperlink"/>
          <w:rFonts w:ascii="Times New Roman" w:hAnsi="Times New Roman" w:cs="Times New Roman"/>
        </w:rPr>
      </w:pPr>
      <w:r w:rsidRPr="009D3969">
        <w:rPr>
          <w:rFonts w:ascii="Times New Roman" w:hAnsi="Times New Roman" w:cs="Times New Roman"/>
        </w:rPr>
        <w:t>---.</w:t>
      </w:r>
      <w:r w:rsidRPr="00C2694A">
        <w:rPr>
          <w:rFonts w:ascii="Times New Roman" w:hAnsi="Times New Roman" w:cs="Times New Roman"/>
          <w:color w:val="222222"/>
          <w:shd w:val="clear" w:color="auto" w:fill="FFFFFF"/>
        </w:rPr>
        <w:t xml:space="preserve"> (2022). Human Development Report 2021-22. </w:t>
      </w:r>
      <w:r w:rsidRPr="00C2694A">
        <w:rPr>
          <w:rFonts w:ascii="Times New Roman" w:hAnsi="Times New Roman" w:cs="Times New Roman"/>
          <w:i/>
          <w:iCs/>
          <w:color w:val="222222"/>
          <w:shd w:val="clear" w:color="auto" w:fill="FFFFFF"/>
        </w:rPr>
        <w:t>Human Development Reports</w:t>
      </w:r>
      <w:r w:rsidRPr="00C2694A">
        <w:rPr>
          <w:rFonts w:ascii="Times New Roman" w:hAnsi="Times New Roman" w:cs="Times New Roman"/>
          <w:color w:val="222222"/>
          <w:shd w:val="clear" w:color="auto" w:fill="FFFFFF"/>
        </w:rPr>
        <w:t>.</w:t>
      </w:r>
    </w:p>
    <w:p w14:paraId="552806DC" w14:textId="120AEF92" w:rsidR="00EE50D1" w:rsidRPr="002A31B4" w:rsidRDefault="00EE50D1" w:rsidP="00982FEC">
      <w:pPr>
        <w:pStyle w:val="Bibliography"/>
        <w:ind w:left="360" w:hanging="360"/>
        <w:rPr>
          <w:rFonts w:ascii="Times New Roman" w:hAnsi="Times New Roman" w:cs="Times New Roman"/>
        </w:rPr>
      </w:pPr>
      <w:r>
        <w:rPr>
          <w:rFonts w:ascii="Times New Roman" w:hAnsi="Times New Roman" w:cs="Times New Roman"/>
        </w:rPr>
        <w:t>---. (2023). Sustainable Development Goals no. 17.</w:t>
      </w:r>
      <w:r w:rsidR="0084097F">
        <w:rPr>
          <w:rFonts w:ascii="Times New Roman" w:hAnsi="Times New Roman" w:cs="Times New Roman"/>
        </w:rPr>
        <w:t xml:space="preserve"> </w:t>
      </w:r>
      <w:r w:rsidR="0084097F" w:rsidRPr="0084097F">
        <w:rPr>
          <w:rFonts w:ascii="Times New Roman" w:hAnsi="Times New Roman" w:cs="Times New Roman"/>
        </w:rPr>
        <w:t>Strengthen the means of implementation and revitalize the Global Partnership for Sustainable Development</w:t>
      </w:r>
      <w:r w:rsidR="0084097F">
        <w:rPr>
          <w:rFonts w:ascii="Times New Roman" w:hAnsi="Times New Roman" w:cs="Times New Roman"/>
        </w:rPr>
        <w:t>.</w:t>
      </w:r>
      <w:r>
        <w:rPr>
          <w:rFonts w:ascii="Times New Roman" w:hAnsi="Times New Roman" w:cs="Times New Roman"/>
        </w:rPr>
        <w:t xml:space="preserve"> </w:t>
      </w:r>
      <w:hyperlink r:id="rId35" w:history="1">
        <w:r w:rsidRPr="00121D97">
          <w:rPr>
            <w:rStyle w:val="Hyperlink"/>
            <w:rFonts w:ascii="Times New Roman" w:hAnsi="Times New Roman" w:cs="Times New Roman"/>
          </w:rPr>
          <w:t>https://sdgs.un.org/goals/goal17</w:t>
        </w:r>
      </w:hyperlink>
      <w:r>
        <w:rPr>
          <w:rFonts w:ascii="Times New Roman" w:hAnsi="Times New Roman" w:cs="Times New Roman"/>
        </w:rPr>
        <w:t xml:space="preserve">  </w:t>
      </w:r>
    </w:p>
    <w:p w14:paraId="42F784C7" w14:textId="5FEA4467" w:rsidR="00722BD7" w:rsidRPr="002A31B4" w:rsidRDefault="00722BD7" w:rsidP="00DA5ED1">
      <w:pPr>
        <w:pStyle w:val="Bibliography"/>
        <w:ind w:left="360" w:hanging="360"/>
        <w:jc w:val="both"/>
        <w:rPr>
          <w:rFonts w:ascii="Times New Roman" w:hAnsi="Times New Roman" w:cs="Times New Roman"/>
        </w:rPr>
      </w:pPr>
      <w:bookmarkStart w:id="30" w:name="ref-visser2020a"/>
      <w:bookmarkEnd w:id="29"/>
      <w:r w:rsidRPr="002A31B4">
        <w:rPr>
          <w:rFonts w:ascii="Times New Roman" w:hAnsi="Times New Roman" w:cs="Times New Roman"/>
        </w:rPr>
        <w:t>Visser, H., Bruin, S., Martens, A., Knoop, J., &amp; Ligtvoet, W. (2020). What users of global risk indicators should know</w:t>
      </w:r>
      <w:r w:rsidR="00C337EF">
        <w:rPr>
          <w:rFonts w:ascii="Times New Roman" w:hAnsi="Times New Roman" w:cs="Times New Roman"/>
        </w:rPr>
        <w:t>.</w:t>
      </w:r>
      <w:r w:rsidRPr="002A31B4">
        <w:rPr>
          <w:rFonts w:ascii="Times New Roman" w:hAnsi="Times New Roman" w:cs="Times New Roman"/>
        </w:rPr>
        <w:t xml:space="preserve"> </w:t>
      </w:r>
      <w:r w:rsidRPr="002A31B4">
        <w:rPr>
          <w:rFonts w:ascii="Times New Roman" w:hAnsi="Times New Roman" w:cs="Times New Roman"/>
          <w:i/>
          <w:iCs/>
        </w:rPr>
        <w:t>Global Environmental Change</w:t>
      </w:r>
      <w:r w:rsidRPr="002A31B4">
        <w:rPr>
          <w:rFonts w:ascii="Times New Roman" w:hAnsi="Times New Roman" w:cs="Times New Roman"/>
        </w:rPr>
        <w:t xml:space="preserve">, </w:t>
      </w:r>
      <w:r w:rsidRPr="002A31B4">
        <w:rPr>
          <w:rFonts w:ascii="Times New Roman" w:hAnsi="Times New Roman" w:cs="Times New Roman"/>
          <w:i/>
          <w:iCs/>
        </w:rPr>
        <w:t>62</w:t>
      </w:r>
      <w:r w:rsidRPr="002A31B4">
        <w:rPr>
          <w:rFonts w:ascii="Times New Roman" w:hAnsi="Times New Roman" w:cs="Times New Roman"/>
        </w:rPr>
        <w:t>, 102068.</w:t>
      </w:r>
    </w:p>
    <w:p w14:paraId="2857B3ED" w14:textId="1C4A8E25" w:rsidR="00B0394D" w:rsidRPr="00B0394D" w:rsidRDefault="00B0394D" w:rsidP="00DA5ED1">
      <w:pPr>
        <w:pStyle w:val="Bibliography"/>
        <w:ind w:left="360" w:hanging="360"/>
        <w:jc w:val="both"/>
        <w:rPr>
          <w:rFonts w:ascii="Times New Roman" w:hAnsi="Times New Roman" w:cs="Times New Roman"/>
        </w:rPr>
      </w:pPr>
      <w:bookmarkStart w:id="31" w:name="ref-wollburg2022a"/>
      <w:bookmarkEnd w:id="30"/>
      <w:r w:rsidRPr="00C2694A">
        <w:rPr>
          <w:rFonts w:ascii="Times New Roman" w:hAnsi="Times New Roman" w:cs="Times New Roman"/>
          <w:color w:val="222222"/>
          <w:shd w:val="clear" w:color="auto" w:fill="FFFFFF"/>
        </w:rPr>
        <w:t>Wolf, M. J., Emerson, J. W., Esty, D. C., de Sherbinin, A., Wendling, Z. A., </w:t>
      </w:r>
      <w:r w:rsidRPr="00C2694A">
        <w:rPr>
          <w:rStyle w:val="Emphasis"/>
          <w:rFonts w:ascii="Times New Roman" w:hAnsi="Times New Roman" w:cs="Times New Roman"/>
          <w:color w:val="222222"/>
          <w:shd w:val="clear" w:color="auto" w:fill="FFFFFF"/>
        </w:rPr>
        <w:t>et al.</w:t>
      </w:r>
      <w:r w:rsidRPr="00C2694A">
        <w:rPr>
          <w:rFonts w:ascii="Times New Roman" w:hAnsi="Times New Roman" w:cs="Times New Roman"/>
          <w:color w:val="222222"/>
          <w:shd w:val="clear" w:color="auto" w:fill="FFFFFF"/>
        </w:rPr>
        <w:t> (2022). </w:t>
      </w:r>
      <w:r w:rsidRPr="00C2694A">
        <w:rPr>
          <w:rStyle w:val="Emphasis"/>
          <w:rFonts w:ascii="Times New Roman" w:hAnsi="Times New Roman" w:cs="Times New Roman"/>
          <w:color w:val="222222"/>
          <w:shd w:val="clear" w:color="auto" w:fill="FFFFFF"/>
        </w:rPr>
        <w:t>2022 Environmental Performance Index.</w:t>
      </w:r>
      <w:r w:rsidRPr="00C2694A">
        <w:rPr>
          <w:rFonts w:ascii="Times New Roman" w:hAnsi="Times New Roman" w:cs="Times New Roman"/>
          <w:color w:val="222222"/>
          <w:shd w:val="clear" w:color="auto" w:fill="FFFFFF"/>
        </w:rPr>
        <w:t> New Haven, CT: Yale Center for Environmental Law &amp; Policy.</w:t>
      </w:r>
    </w:p>
    <w:p w14:paraId="1BC28B94" w14:textId="159C4D8C"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Wollburg, P., Contreras, I., Carletto, C., Morales, L. G., Perucci, F., &amp; Zezza, A. (2022). The uneven effects of the COVID-19 pandemic on national statistical offices.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(3), 785–803.</w:t>
      </w:r>
    </w:p>
    <w:p w14:paraId="11716AE2" w14:textId="77777777" w:rsidR="00722BD7" w:rsidRPr="002A31B4" w:rsidRDefault="00722BD7" w:rsidP="00982FEC">
      <w:pPr>
        <w:pStyle w:val="Bibliography"/>
        <w:ind w:left="360" w:hanging="360"/>
        <w:rPr>
          <w:rFonts w:ascii="Times New Roman" w:hAnsi="Times New Roman" w:cs="Times New Roman"/>
        </w:rPr>
      </w:pPr>
      <w:bookmarkStart w:id="32" w:name="ref-bank2020a"/>
      <w:bookmarkEnd w:id="31"/>
      <w:r w:rsidRPr="002A31B4">
        <w:rPr>
          <w:rFonts w:ascii="Times New Roman" w:hAnsi="Times New Roman" w:cs="Times New Roman"/>
        </w:rPr>
        <w:t xml:space="preserve"> World Bank. (2020). </w:t>
      </w:r>
      <w:r w:rsidRPr="002A31B4">
        <w:rPr>
          <w:rFonts w:ascii="Times New Roman" w:hAnsi="Times New Roman" w:cs="Times New Roman"/>
          <w:i/>
          <w:iCs/>
        </w:rPr>
        <w:t>Statistical capacity indicators</w:t>
      </w:r>
      <w:r w:rsidRPr="002A31B4">
        <w:rPr>
          <w:rFonts w:ascii="Times New Roman" w:hAnsi="Times New Roman" w:cs="Times New Roman"/>
        </w:rPr>
        <w:t xml:space="preserve">. </w:t>
      </w:r>
      <w:hyperlink r:id="rId36">
        <w:r w:rsidRPr="002A31B4">
          <w:rPr>
            <w:rStyle w:val="Hyperlink"/>
            <w:rFonts w:ascii="Times New Roman" w:hAnsi="Times New Roman" w:cs="Times New Roman"/>
          </w:rPr>
          <w:t>https://datatopics.worldbank.org/statisticalcapacity/</w:t>
        </w:r>
      </w:hyperlink>
    </w:p>
    <w:p w14:paraId="471E29D5" w14:textId="2AE5AA25" w:rsidR="00722BD7" w:rsidRPr="002A31B4" w:rsidRDefault="00722BD7" w:rsidP="00DA5ED1">
      <w:pPr>
        <w:pStyle w:val="Bibliography"/>
        <w:ind w:left="360" w:hanging="360"/>
        <w:jc w:val="both"/>
        <w:rPr>
          <w:rFonts w:ascii="Times New Roman" w:hAnsi="Times New Roman" w:cs="Times New Roman"/>
        </w:rPr>
      </w:pPr>
      <w:bookmarkStart w:id="33" w:name="ref-unknown2021a"/>
      <w:bookmarkEnd w:id="32"/>
      <w:r w:rsidRPr="002A31B4">
        <w:rPr>
          <w:rFonts w:ascii="Times New Roman" w:hAnsi="Times New Roman" w:cs="Times New Roman"/>
        </w:rPr>
        <w:t xml:space="preserve"> </w:t>
      </w:r>
      <w:r w:rsidR="00C337EF">
        <w:rPr>
          <w:rFonts w:ascii="Times New Roman" w:hAnsi="Times New Roman" w:cs="Times New Roman"/>
        </w:rPr>
        <w:t>---</w:t>
      </w:r>
      <w:r w:rsidRPr="002A31B4">
        <w:rPr>
          <w:rFonts w:ascii="Times New Roman" w:hAnsi="Times New Roman" w:cs="Times New Roman"/>
        </w:rPr>
        <w:t xml:space="preserve">. (2021). </w:t>
      </w:r>
      <w:r w:rsidRPr="002A31B4">
        <w:rPr>
          <w:rFonts w:ascii="Times New Roman" w:hAnsi="Times New Roman" w:cs="Times New Roman"/>
          <w:i/>
          <w:iCs/>
        </w:rPr>
        <w:t>World development report 2021: Data for better lives</w:t>
      </w:r>
      <w:r w:rsidRPr="002A31B4">
        <w:rPr>
          <w:rFonts w:ascii="Times New Roman" w:hAnsi="Times New Roman" w:cs="Times New Roman"/>
        </w:rPr>
        <w:t xml:space="preserve">. World Bank. </w:t>
      </w:r>
      <w:hyperlink r:id="rId37">
        <w:r w:rsidRPr="002A31B4">
          <w:rPr>
            <w:rStyle w:val="Hyperlink"/>
            <w:rFonts w:ascii="Times New Roman" w:hAnsi="Times New Roman" w:cs="Times New Roman"/>
          </w:rPr>
          <w:t>https://wdr2021.worldbank.org/</w:t>
        </w:r>
      </w:hyperlink>
    </w:p>
    <w:bookmarkEnd w:id="33"/>
    <w:p w14:paraId="455D21F0" w14:textId="6C089928" w:rsidR="003645B8" w:rsidRDefault="00722BD7" w:rsidP="00DA5ED1">
      <w:pPr>
        <w:pStyle w:val="NoSpacing"/>
        <w:ind w:left="360" w:hanging="360"/>
        <w:jc w:val="both"/>
        <w:rPr>
          <w:sz w:val="24"/>
          <w:szCs w:val="24"/>
        </w:rPr>
      </w:pPr>
      <w:r w:rsidRPr="00687B78">
        <w:rPr>
          <w:rFonts w:ascii="Times New Roman" w:hAnsi="Times New Roman" w:cs="Times New Roman"/>
          <w:sz w:val="24"/>
          <w:szCs w:val="24"/>
        </w:rPr>
        <w:t xml:space="preserve">Yount, K. M., Johnson, E., Sharma, K., Meinzen-Dick, R. S., &amp; Sinharoy, S. (2022). </w:t>
      </w:r>
      <w:r w:rsidRPr="00687B78">
        <w:rPr>
          <w:rFonts w:ascii="Times New Roman" w:hAnsi="Times New Roman" w:cs="Times New Roman"/>
          <w:i/>
          <w:iCs/>
          <w:sz w:val="24"/>
          <w:szCs w:val="24"/>
        </w:rPr>
        <w:t xml:space="preserve">Conceptualizing and measuring women’s empowerment: Insights from country stakeholders in </w:t>
      </w:r>
      <w:r w:rsidR="00974AC2" w:rsidRPr="00DA5ED1">
        <w:rPr>
          <w:rFonts w:ascii="Times New Roman" w:hAnsi="Times New Roman" w:cs="Times New Roman"/>
          <w:i/>
          <w:iCs/>
          <w:sz w:val="24"/>
          <w:szCs w:val="24"/>
        </w:rPr>
        <w:t>A</w:t>
      </w:r>
      <w:r w:rsidRPr="00687B78">
        <w:rPr>
          <w:rFonts w:ascii="Times New Roman" w:hAnsi="Times New Roman" w:cs="Times New Roman"/>
          <w:i/>
          <w:iCs/>
          <w:sz w:val="24"/>
          <w:szCs w:val="24"/>
        </w:rPr>
        <w:t>sia</w:t>
      </w:r>
      <w:r w:rsidRPr="00687B78">
        <w:rPr>
          <w:rFonts w:ascii="Times New Roman" w:hAnsi="Times New Roman" w:cs="Times New Roman"/>
          <w:sz w:val="24"/>
          <w:szCs w:val="24"/>
        </w:rPr>
        <w:t xml:space="preserve">. </w:t>
      </w:r>
      <w:hyperlink r:id="rId38">
        <w:r w:rsidRPr="00687B78">
          <w:rPr>
            <w:rStyle w:val="Hyperlink"/>
            <w:rFonts w:ascii="Times New Roman" w:hAnsi="Times New Roman" w:cs="Times New Roman"/>
            <w:sz w:val="24"/>
            <w:szCs w:val="24"/>
          </w:rPr>
          <w:t>https://doi.org/10.2139/ssrn.4088823</w:t>
        </w:r>
      </w:hyperlink>
      <w:bookmarkEnd w:id="1"/>
      <w:r w:rsidR="00130A20" w:rsidRPr="00687B78">
        <w:rPr>
          <w:rStyle w:val="Hyperlink"/>
          <w:rFonts w:ascii="Times New Roman" w:hAnsi="Times New Roman" w:cs="Times New Roman"/>
          <w:sz w:val="24"/>
          <w:szCs w:val="24"/>
        </w:rPr>
        <w:t>.</w:t>
      </w:r>
      <w:r w:rsidR="00130A20" w:rsidRPr="00305064">
        <w:rPr>
          <w:rStyle w:val="Hyperlink"/>
          <w:rFonts w:ascii="Times New Roman" w:hAnsi="Times New Roman" w:cs="Times New Roman"/>
        </w:rPr>
        <w:t xml:space="preserve"> </w:t>
      </w:r>
      <w:bookmarkEnd w:id="2"/>
      <w:r w:rsidR="005317D7" w:rsidRPr="00DA5ED1">
        <w:rPr>
          <w:sz w:val="24"/>
          <w:szCs w:val="24"/>
        </w:rPr>
        <w:t xml:space="preserve"> </w:t>
      </w:r>
    </w:p>
    <w:p w14:paraId="71DBB415" w14:textId="2075243B" w:rsidR="000B0FF5" w:rsidRPr="000B0FF5" w:rsidRDefault="000B0FF5" w:rsidP="00DA5ED1">
      <w:pPr>
        <w:pStyle w:val="NoSpacing"/>
        <w:ind w:left="360" w:hanging="360"/>
        <w:jc w:val="both"/>
        <w:rPr>
          <w:rFonts w:ascii="Times New Roman" w:hAnsi="Times New Roman" w:cs="Times New Roman"/>
          <w:sz w:val="24"/>
          <w:szCs w:val="24"/>
        </w:rPr>
        <w:sectPr w:rsidR="000B0FF5" w:rsidRPr="000B0FF5" w:rsidSect="00D160B7">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NumType w:start="1"/>
          <w:cols w:space="720"/>
          <w:docGrid w:linePitch="360"/>
        </w:sectPr>
      </w:pPr>
    </w:p>
    <w:p w14:paraId="20EBE003" w14:textId="7B24553F" w:rsidR="002C78FB" w:rsidRDefault="007B2CA2" w:rsidP="00DA5ED1">
      <w:pPr>
        <w:pStyle w:val="Heading1"/>
        <w:spacing w:after="0"/>
      </w:pPr>
      <w:r>
        <w:t>Table 1</w:t>
      </w:r>
      <w:r w:rsidR="002C78FB">
        <w:t>. Comparing the SPI and Other Data and Statistics Indexes</w:t>
      </w:r>
      <w:r w:rsidR="00C77CAB">
        <w:t xml:space="preserve">  </w:t>
      </w:r>
    </w:p>
    <w:tbl>
      <w:tblPr>
        <w:tblW w:w="14850" w:type="dxa"/>
        <w:tblInd w:w="-810" w:type="dxa"/>
        <w:tblLook w:val="04A0" w:firstRow="1" w:lastRow="0" w:firstColumn="1" w:lastColumn="0" w:noHBand="0" w:noVBand="1"/>
      </w:tblPr>
      <w:tblGrid>
        <w:gridCol w:w="480"/>
        <w:gridCol w:w="2220"/>
        <w:gridCol w:w="1620"/>
        <w:gridCol w:w="963"/>
        <w:gridCol w:w="1023"/>
        <w:gridCol w:w="1484"/>
        <w:gridCol w:w="1007"/>
        <w:gridCol w:w="788"/>
        <w:gridCol w:w="846"/>
        <w:gridCol w:w="906"/>
        <w:gridCol w:w="816"/>
        <w:gridCol w:w="794"/>
        <w:gridCol w:w="1903"/>
      </w:tblGrid>
      <w:tr w:rsidR="00C77CAB" w:rsidRPr="00C77CAB" w14:paraId="0C19512E" w14:textId="77777777" w:rsidTr="00DA5ED1">
        <w:trPr>
          <w:trHeight w:val="233"/>
        </w:trPr>
        <w:tc>
          <w:tcPr>
            <w:tcW w:w="480" w:type="dxa"/>
            <w:vMerge w:val="restart"/>
            <w:tcBorders>
              <w:top w:val="single" w:sz="4" w:space="0" w:color="auto"/>
              <w:left w:val="nil"/>
              <w:bottom w:val="single" w:sz="4" w:space="0" w:color="000000"/>
              <w:right w:val="nil"/>
            </w:tcBorders>
            <w:shd w:val="clear" w:color="auto" w:fill="auto"/>
            <w:vAlign w:val="center"/>
            <w:hideMark/>
          </w:tcPr>
          <w:p w14:paraId="17134FB5"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No</w:t>
            </w:r>
          </w:p>
        </w:tc>
        <w:tc>
          <w:tcPr>
            <w:tcW w:w="2220" w:type="dxa"/>
            <w:vMerge w:val="restart"/>
            <w:tcBorders>
              <w:top w:val="single" w:sz="4" w:space="0" w:color="auto"/>
              <w:left w:val="nil"/>
              <w:bottom w:val="single" w:sz="4" w:space="0" w:color="000000"/>
              <w:right w:val="nil"/>
            </w:tcBorders>
            <w:shd w:val="clear" w:color="auto" w:fill="auto"/>
            <w:vAlign w:val="center"/>
            <w:hideMark/>
          </w:tcPr>
          <w:p w14:paraId="5AE592F7"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Index</w:t>
            </w:r>
          </w:p>
        </w:tc>
        <w:tc>
          <w:tcPr>
            <w:tcW w:w="1620" w:type="dxa"/>
            <w:vMerge w:val="restart"/>
            <w:tcBorders>
              <w:top w:val="single" w:sz="4" w:space="0" w:color="auto"/>
              <w:left w:val="nil"/>
              <w:bottom w:val="single" w:sz="4" w:space="0" w:color="000000"/>
              <w:right w:val="nil"/>
            </w:tcBorders>
            <w:shd w:val="clear" w:color="auto" w:fill="auto"/>
            <w:vAlign w:val="center"/>
            <w:hideMark/>
          </w:tcPr>
          <w:p w14:paraId="3444011F" w14:textId="330C11F2"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Assessment Type</w:t>
            </w:r>
            <w:r w:rsidR="009E60D4">
              <w:rPr>
                <w:rFonts w:ascii="Times New Roman" w:eastAsia="Times New Roman" w:hAnsi="Times New Roman" w:cs="Times New Roman"/>
                <w:b/>
                <w:bCs/>
                <w:color w:val="000000"/>
                <w:sz w:val="18"/>
                <w:szCs w:val="18"/>
              </w:rPr>
              <w:t>/ Frequency</w:t>
            </w:r>
          </w:p>
        </w:tc>
        <w:tc>
          <w:tcPr>
            <w:tcW w:w="963" w:type="dxa"/>
            <w:vMerge w:val="restart"/>
            <w:tcBorders>
              <w:top w:val="single" w:sz="4" w:space="0" w:color="auto"/>
              <w:left w:val="nil"/>
              <w:bottom w:val="single" w:sz="4" w:space="0" w:color="000000"/>
              <w:right w:val="nil"/>
            </w:tcBorders>
            <w:shd w:val="clear" w:color="auto" w:fill="auto"/>
            <w:vAlign w:val="center"/>
            <w:hideMark/>
          </w:tcPr>
          <w:p w14:paraId="2FEBD19D"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Country Coverage</w:t>
            </w:r>
          </w:p>
        </w:tc>
        <w:tc>
          <w:tcPr>
            <w:tcW w:w="1023" w:type="dxa"/>
            <w:vMerge w:val="restart"/>
            <w:tcBorders>
              <w:top w:val="single" w:sz="4" w:space="0" w:color="auto"/>
              <w:left w:val="nil"/>
              <w:bottom w:val="single" w:sz="4" w:space="0" w:color="000000"/>
              <w:right w:val="nil"/>
            </w:tcBorders>
            <w:shd w:val="clear" w:color="auto" w:fill="auto"/>
            <w:vAlign w:val="center"/>
            <w:hideMark/>
          </w:tcPr>
          <w:p w14:paraId="04D5353A"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Time Coverage</w:t>
            </w:r>
          </w:p>
        </w:tc>
        <w:tc>
          <w:tcPr>
            <w:tcW w:w="1484" w:type="dxa"/>
            <w:vMerge w:val="restart"/>
            <w:tcBorders>
              <w:top w:val="single" w:sz="4" w:space="0" w:color="auto"/>
              <w:left w:val="nil"/>
              <w:bottom w:val="single" w:sz="4" w:space="0" w:color="000000"/>
              <w:right w:val="nil"/>
            </w:tcBorders>
            <w:shd w:val="clear" w:color="auto" w:fill="auto"/>
            <w:vAlign w:val="center"/>
            <w:hideMark/>
          </w:tcPr>
          <w:p w14:paraId="0267A699"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Index Methodology</w:t>
            </w:r>
          </w:p>
        </w:tc>
        <w:tc>
          <w:tcPr>
            <w:tcW w:w="1007" w:type="dxa"/>
            <w:vMerge w:val="restart"/>
            <w:tcBorders>
              <w:top w:val="single" w:sz="4" w:space="0" w:color="auto"/>
              <w:left w:val="nil"/>
              <w:bottom w:val="single" w:sz="4" w:space="0" w:color="000000"/>
              <w:right w:val="nil"/>
            </w:tcBorders>
            <w:shd w:val="clear" w:color="auto" w:fill="auto"/>
            <w:vAlign w:val="center"/>
            <w:hideMark/>
          </w:tcPr>
          <w:p w14:paraId="5D6EFBB8"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No. of Indicators</w:t>
            </w:r>
          </w:p>
        </w:tc>
        <w:tc>
          <w:tcPr>
            <w:tcW w:w="6053" w:type="dxa"/>
            <w:gridSpan w:val="6"/>
            <w:tcBorders>
              <w:top w:val="single" w:sz="4" w:space="0" w:color="auto"/>
              <w:left w:val="nil"/>
              <w:bottom w:val="single" w:sz="4" w:space="0" w:color="auto"/>
              <w:right w:val="nil"/>
            </w:tcBorders>
            <w:shd w:val="clear" w:color="auto" w:fill="auto"/>
            <w:vAlign w:val="center"/>
            <w:hideMark/>
          </w:tcPr>
          <w:p w14:paraId="05BBAE45"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Share of indicators in each pillar</w:t>
            </w:r>
          </w:p>
        </w:tc>
      </w:tr>
      <w:tr w:rsidR="00C77CAB" w:rsidRPr="00C77CAB" w14:paraId="4D2C14D7" w14:textId="77777777" w:rsidTr="00DA5ED1">
        <w:trPr>
          <w:trHeight w:val="456"/>
        </w:trPr>
        <w:tc>
          <w:tcPr>
            <w:tcW w:w="480" w:type="dxa"/>
            <w:vMerge/>
            <w:tcBorders>
              <w:top w:val="single" w:sz="4" w:space="0" w:color="auto"/>
              <w:left w:val="nil"/>
              <w:bottom w:val="single" w:sz="4" w:space="0" w:color="000000"/>
              <w:right w:val="nil"/>
            </w:tcBorders>
            <w:vAlign w:val="center"/>
            <w:hideMark/>
          </w:tcPr>
          <w:p w14:paraId="424C0975"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2220" w:type="dxa"/>
            <w:vMerge/>
            <w:tcBorders>
              <w:top w:val="single" w:sz="4" w:space="0" w:color="auto"/>
              <w:left w:val="nil"/>
              <w:bottom w:val="single" w:sz="4" w:space="0" w:color="000000"/>
              <w:right w:val="nil"/>
            </w:tcBorders>
            <w:vAlign w:val="center"/>
            <w:hideMark/>
          </w:tcPr>
          <w:p w14:paraId="7A13ACBC"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620" w:type="dxa"/>
            <w:vMerge/>
            <w:tcBorders>
              <w:top w:val="single" w:sz="4" w:space="0" w:color="auto"/>
              <w:left w:val="nil"/>
              <w:bottom w:val="single" w:sz="4" w:space="0" w:color="000000"/>
              <w:right w:val="nil"/>
            </w:tcBorders>
            <w:vAlign w:val="center"/>
            <w:hideMark/>
          </w:tcPr>
          <w:p w14:paraId="5FD6A354"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963" w:type="dxa"/>
            <w:vMerge/>
            <w:tcBorders>
              <w:top w:val="single" w:sz="4" w:space="0" w:color="auto"/>
              <w:left w:val="nil"/>
              <w:bottom w:val="single" w:sz="4" w:space="0" w:color="000000"/>
              <w:right w:val="nil"/>
            </w:tcBorders>
            <w:vAlign w:val="center"/>
            <w:hideMark/>
          </w:tcPr>
          <w:p w14:paraId="4844B13F"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023" w:type="dxa"/>
            <w:vMerge/>
            <w:tcBorders>
              <w:top w:val="single" w:sz="4" w:space="0" w:color="auto"/>
              <w:left w:val="nil"/>
              <w:bottom w:val="single" w:sz="4" w:space="0" w:color="000000"/>
              <w:right w:val="nil"/>
            </w:tcBorders>
            <w:vAlign w:val="center"/>
            <w:hideMark/>
          </w:tcPr>
          <w:p w14:paraId="0E508EAA"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484" w:type="dxa"/>
            <w:vMerge/>
            <w:tcBorders>
              <w:top w:val="single" w:sz="4" w:space="0" w:color="auto"/>
              <w:left w:val="nil"/>
              <w:bottom w:val="single" w:sz="4" w:space="0" w:color="000000"/>
              <w:right w:val="nil"/>
            </w:tcBorders>
            <w:vAlign w:val="center"/>
            <w:hideMark/>
          </w:tcPr>
          <w:p w14:paraId="437DBBE4"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007" w:type="dxa"/>
            <w:vMerge/>
            <w:tcBorders>
              <w:top w:val="single" w:sz="4" w:space="0" w:color="auto"/>
              <w:left w:val="nil"/>
              <w:bottom w:val="single" w:sz="4" w:space="0" w:color="000000"/>
              <w:right w:val="nil"/>
            </w:tcBorders>
            <w:vAlign w:val="center"/>
            <w:hideMark/>
          </w:tcPr>
          <w:p w14:paraId="499DF324"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788" w:type="dxa"/>
            <w:tcBorders>
              <w:top w:val="nil"/>
              <w:left w:val="nil"/>
              <w:bottom w:val="single" w:sz="4" w:space="0" w:color="auto"/>
              <w:right w:val="nil"/>
            </w:tcBorders>
            <w:shd w:val="clear" w:color="auto" w:fill="auto"/>
            <w:vAlign w:val="center"/>
            <w:hideMark/>
          </w:tcPr>
          <w:p w14:paraId="4B8599B3"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Use </w:t>
            </w:r>
          </w:p>
        </w:tc>
        <w:tc>
          <w:tcPr>
            <w:tcW w:w="846" w:type="dxa"/>
            <w:tcBorders>
              <w:top w:val="nil"/>
              <w:left w:val="nil"/>
              <w:bottom w:val="single" w:sz="4" w:space="0" w:color="auto"/>
              <w:right w:val="nil"/>
            </w:tcBorders>
            <w:shd w:val="clear" w:color="auto" w:fill="auto"/>
            <w:vAlign w:val="center"/>
            <w:hideMark/>
          </w:tcPr>
          <w:p w14:paraId="5F6637E6"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Services </w:t>
            </w:r>
          </w:p>
        </w:tc>
        <w:tc>
          <w:tcPr>
            <w:tcW w:w="906" w:type="dxa"/>
            <w:tcBorders>
              <w:top w:val="nil"/>
              <w:left w:val="nil"/>
              <w:bottom w:val="single" w:sz="4" w:space="0" w:color="auto"/>
              <w:right w:val="nil"/>
            </w:tcBorders>
            <w:shd w:val="clear" w:color="auto" w:fill="auto"/>
            <w:vAlign w:val="center"/>
            <w:hideMark/>
          </w:tcPr>
          <w:p w14:paraId="6F7B6485"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Products </w:t>
            </w:r>
          </w:p>
        </w:tc>
        <w:tc>
          <w:tcPr>
            <w:tcW w:w="816" w:type="dxa"/>
            <w:tcBorders>
              <w:top w:val="nil"/>
              <w:left w:val="nil"/>
              <w:bottom w:val="single" w:sz="4" w:space="0" w:color="auto"/>
              <w:right w:val="nil"/>
            </w:tcBorders>
            <w:shd w:val="clear" w:color="auto" w:fill="auto"/>
            <w:vAlign w:val="center"/>
            <w:hideMark/>
          </w:tcPr>
          <w:p w14:paraId="6BCC26B8"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Sources </w:t>
            </w:r>
          </w:p>
        </w:tc>
        <w:tc>
          <w:tcPr>
            <w:tcW w:w="794" w:type="dxa"/>
            <w:tcBorders>
              <w:top w:val="nil"/>
              <w:left w:val="nil"/>
              <w:bottom w:val="single" w:sz="4" w:space="0" w:color="auto"/>
              <w:right w:val="nil"/>
            </w:tcBorders>
            <w:shd w:val="clear" w:color="auto" w:fill="auto"/>
            <w:vAlign w:val="center"/>
            <w:hideMark/>
          </w:tcPr>
          <w:p w14:paraId="11F649F9"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Data Infra.</w:t>
            </w:r>
          </w:p>
        </w:tc>
        <w:tc>
          <w:tcPr>
            <w:tcW w:w="1903" w:type="dxa"/>
            <w:tcBorders>
              <w:top w:val="nil"/>
              <w:left w:val="nil"/>
              <w:bottom w:val="single" w:sz="4" w:space="0" w:color="auto"/>
              <w:right w:val="nil"/>
            </w:tcBorders>
            <w:shd w:val="clear" w:color="auto" w:fill="auto"/>
            <w:vAlign w:val="center"/>
            <w:hideMark/>
          </w:tcPr>
          <w:p w14:paraId="308082F1"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Data Sources (Share)</w:t>
            </w:r>
          </w:p>
        </w:tc>
      </w:tr>
      <w:tr w:rsidR="00C77CAB" w:rsidRPr="00C77CAB" w14:paraId="128F16EB" w14:textId="77777777" w:rsidTr="00DA5ED1">
        <w:trPr>
          <w:trHeight w:val="1008"/>
        </w:trPr>
        <w:tc>
          <w:tcPr>
            <w:tcW w:w="480" w:type="dxa"/>
            <w:tcBorders>
              <w:top w:val="nil"/>
              <w:left w:val="nil"/>
              <w:bottom w:val="single" w:sz="4" w:space="0" w:color="auto"/>
              <w:right w:val="nil"/>
            </w:tcBorders>
            <w:shd w:val="clear" w:color="auto" w:fill="auto"/>
            <w:noWrap/>
            <w:vAlign w:val="center"/>
            <w:hideMark/>
          </w:tcPr>
          <w:p w14:paraId="6698D5D7" w14:textId="026E015C" w:rsidR="00C77CAB" w:rsidRPr="00C77CAB" w:rsidRDefault="00DE27A0"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p>
        </w:tc>
        <w:tc>
          <w:tcPr>
            <w:tcW w:w="2220" w:type="dxa"/>
            <w:tcBorders>
              <w:top w:val="nil"/>
              <w:left w:val="nil"/>
              <w:bottom w:val="single" w:sz="4" w:space="0" w:color="auto"/>
              <w:right w:val="nil"/>
            </w:tcBorders>
            <w:shd w:val="clear" w:color="auto" w:fill="auto"/>
            <w:noWrap/>
            <w:vAlign w:val="center"/>
            <w:hideMark/>
          </w:tcPr>
          <w:p w14:paraId="10507EF0" w14:textId="5E2832BF" w:rsidR="00C77CAB" w:rsidRPr="00C77CAB" w:rsidRDefault="00A57261" w:rsidP="00CB7D0B">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Open Data </w:t>
            </w:r>
            <w:r w:rsidR="007A59C7">
              <w:rPr>
                <w:rFonts w:ascii="Times New Roman" w:eastAsia="Times New Roman" w:hAnsi="Times New Roman" w:cs="Times New Roman"/>
                <w:color w:val="000000"/>
                <w:sz w:val="18"/>
                <w:szCs w:val="18"/>
              </w:rPr>
              <w:t xml:space="preserve">Inventory </w:t>
            </w:r>
            <w:r>
              <w:rPr>
                <w:rFonts w:ascii="Times New Roman" w:eastAsia="Times New Roman" w:hAnsi="Times New Roman" w:cs="Times New Roman"/>
                <w:color w:val="000000"/>
                <w:sz w:val="18"/>
                <w:szCs w:val="18"/>
              </w:rPr>
              <w:t>Indicators &amp; Index (</w:t>
            </w:r>
            <w:r w:rsidR="00C77CAB" w:rsidRPr="00C77CAB">
              <w:rPr>
                <w:rFonts w:ascii="Times New Roman" w:eastAsia="Times New Roman" w:hAnsi="Times New Roman" w:cs="Times New Roman"/>
                <w:color w:val="000000"/>
                <w:sz w:val="18"/>
                <w:szCs w:val="18"/>
              </w:rPr>
              <w:t>ODIN</w:t>
            </w:r>
            <w:r>
              <w:rPr>
                <w:rFonts w:ascii="Times New Roman" w:eastAsia="Times New Roman" w:hAnsi="Times New Roman" w:cs="Times New Roman"/>
                <w:color w:val="000000"/>
                <w:sz w:val="18"/>
                <w:szCs w:val="18"/>
              </w:rPr>
              <w:t>)</w:t>
            </w:r>
          </w:p>
        </w:tc>
        <w:tc>
          <w:tcPr>
            <w:tcW w:w="1620" w:type="dxa"/>
            <w:tcBorders>
              <w:top w:val="nil"/>
              <w:left w:val="nil"/>
              <w:bottom w:val="single" w:sz="4" w:space="0" w:color="auto"/>
              <w:right w:val="nil"/>
            </w:tcBorders>
            <w:shd w:val="clear" w:color="auto" w:fill="auto"/>
            <w:noWrap/>
            <w:vAlign w:val="center"/>
            <w:hideMark/>
          </w:tcPr>
          <w:p w14:paraId="7B226AE4" w14:textId="4372358B"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sidR="009E60D4">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726BA563" w14:textId="491513A4"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w:t>
            </w:r>
            <w:r w:rsidR="002F7F76">
              <w:rPr>
                <w:rFonts w:ascii="Times New Roman" w:eastAsia="Times New Roman" w:hAnsi="Times New Roman" w:cs="Times New Roman"/>
                <w:color w:val="000000"/>
                <w:sz w:val="18"/>
                <w:szCs w:val="18"/>
              </w:rPr>
              <w:t>9</w:t>
            </w:r>
            <w:r w:rsidR="00A3358E">
              <w:rPr>
                <w:rFonts w:ascii="Times New Roman" w:eastAsia="Times New Roman" w:hAnsi="Times New Roman" w:cs="Times New Roman"/>
                <w:color w:val="000000"/>
                <w:sz w:val="18"/>
                <w:szCs w:val="18"/>
              </w:rPr>
              <w:t>2</w:t>
            </w:r>
          </w:p>
        </w:tc>
        <w:tc>
          <w:tcPr>
            <w:tcW w:w="1023" w:type="dxa"/>
            <w:tcBorders>
              <w:top w:val="nil"/>
              <w:left w:val="nil"/>
              <w:bottom w:val="single" w:sz="4" w:space="0" w:color="auto"/>
              <w:right w:val="nil"/>
            </w:tcBorders>
            <w:shd w:val="clear" w:color="auto" w:fill="auto"/>
            <w:noWrap/>
            <w:vAlign w:val="center"/>
            <w:hideMark/>
          </w:tcPr>
          <w:p w14:paraId="26B4AAD9" w14:textId="3DA55E5D" w:rsidR="00C77CAB" w:rsidRPr="00C77CAB" w:rsidRDefault="00C77CAB" w:rsidP="00CE37BC">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w:t>
            </w:r>
            <w:r w:rsidR="00D764E7">
              <w:rPr>
                <w:rFonts w:ascii="Times New Roman" w:eastAsia="Times New Roman" w:hAnsi="Times New Roman" w:cs="Times New Roman"/>
                <w:color w:val="000000"/>
                <w:sz w:val="18"/>
                <w:szCs w:val="18"/>
              </w:rPr>
              <w:t>6</w:t>
            </w:r>
            <w:r w:rsidRPr="00C77CAB">
              <w:rPr>
                <w:rFonts w:ascii="Times New Roman" w:eastAsia="Times New Roman" w:hAnsi="Times New Roman" w:cs="Times New Roman"/>
                <w:color w:val="000000"/>
                <w:sz w:val="18"/>
                <w:szCs w:val="18"/>
              </w:rPr>
              <w:t>-202</w:t>
            </w:r>
            <w:r w:rsidR="002F7F76">
              <w:rPr>
                <w:rFonts w:ascii="Times New Roman" w:eastAsia="Times New Roman" w:hAnsi="Times New Roman" w:cs="Times New Roman"/>
                <w:color w:val="000000"/>
                <w:sz w:val="18"/>
                <w:szCs w:val="18"/>
              </w:rPr>
              <w:t>2</w:t>
            </w:r>
          </w:p>
        </w:tc>
        <w:tc>
          <w:tcPr>
            <w:tcW w:w="1484" w:type="dxa"/>
            <w:tcBorders>
              <w:top w:val="nil"/>
              <w:left w:val="nil"/>
              <w:bottom w:val="single" w:sz="4" w:space="0" w:color="auto"/>
              <w:right w:val="nil"/>
            </w:tcBorders>
            <w:shd w:val="clear" w:color="auto" w:fill="auto"/>
            <w:vAlign w:val="center"/>
            <w:hideMark/>
          </w:tcPr>
          <w:p w14:paraId="7C0AFF40" w14:textId="0305006B" w:rsidR="00C77CAB" w:rsidRPr="00C77CAB" w:rsidRDefault="00BF3016"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w:t>
            </w:r>
            <w:r w:rsidR="00C77CAB" w:rsidRPr="00C77CAB">
              <w:rPr>
                <w:rFonts w:ascii="Times New Roman" w:eastAsia="Times New Roman" w:hAnsi="Times New Roman" w:cs="Times New Roman"/>
                <w:color w:val="000000"/>
                <w:sz w:val="18"/>
                <w:szCs w:val="18"/>
              </w:rPr>
              <w:t>ested weight</w:t>
            </w:r>
          </w:p>
        </w:tc>
        <w:tc>
          <w:tcPr>
            <w:tcW w:w="1007" w:type="dxa"/>
            <w:tcBorders>
              <w:top w:val="nil"/>
              <w:left w:val="nil"/>
              <w:bottom w:val="single" w:sz="4" w:space="0" w:color="auto"/>
              <w:right w:val="nil"/>
            </w:tcBorders>
            <w:shd w:val="clear" w:color="auto" w:fill="auto"/>
            <w:noWrap/>
            <w:vAlign w:val="center"/>
            <w:hideMark/>
          </w:tcPr>
          <w:p w14:paraId="4CEF31D6"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44</w:t>
            </w:r>
          </w:p>
        </w:tc>
        <w:tc>
          <w:tcPr>
            <w:tcW w:w="788" w:type="dxa"/>
            <w:tcBorders>
              <w:top w:val="nil"/>
              <w:left w:val="nil"/>
              <w:bottom w:val="single" w:sz="4" w:space="0" w:color="auto"/>
              <w:right w:val="nil"/>
            </w:tcBorders>
            <w:shd w:val="clear" w:color="auto" w:fill="auto"/>
            <w:noWrap/>
            <w:vAlign w:val="center"/>
            <w:hideMark/>
          </w:tcPr>
          <w:p w14:paraId="0F57B4B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846" w:type="dxa"/>
            <w:tcBorders>
              <w:top w:val="nil"/>
              <w:left w:val="nil"/>
              <w:bottom w:val="single" w:sz="4" w:space="0" w:color="auto"/>
              <w:right w:val="nil"/>
            </w:tcBorders>
            <w:shd w:val="clear" w:color="auto" w:fill="auto"/>
            <w:noWrap/>
            <w:vAlign w:val="center"/>
            <w:hideMark/>
          </w:tcPr>
          <w:p w14:paraId="32BB8487"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50%</w:t>
            </w:r>
          </w:p>
        </w:tc>
        <w:tc>
          <w:tcPr>
            <w:tcW w:w="906" w:type="dxa"/>
            <w:tcBorders>
              <w:top w:val="nil"/>
              <w:left w:val="nil"/>
              <w:bottom w:val="single" w:sz="4" w:space="0" w:color="auto"/>
              <w:right w:val="nil"/>
            </w:tcBorders>
            <w:shd w:val="clear" w:color="auto" w:fill="auto"/>
            <w:noWrap/>
            <w:vAlign w:val="center"/>
            <w:hideMark/>
          </w:tcPr>
          <w:p w14:paraId="5ED7F88C"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50%</w:t>
            </w:r>
          </w:p>
        </w:tc>
        <w:tc>
          <w:tcPr>
            <w:tcW w:w="816" w:type="dxa"/>
            <w:tcBorders>
              <w:top w:val="nil"/>
              <w:left w:val="nil"/>
              <w:bottom w:val="single" w:sz="4" w:space="0" w:color="auto"/>
              <w:right w:val="nil"/>
            </w:tcBorders>
            <w:shd w:val="clear" w:color="auto" w:fill="auto"/>
            <w:noWrap/>
            <w:vAlign w:val="center"/>
            <w:hideMark/>
          </w:tcPr>
          <w:p w14:paraId="1E66F3F8"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794" w:type="dxa"/>
            <w:tcBorders>
              <w:top w:val="nil"/>
              <w:left w:val="nil"/>
              <w:bottom w:val="single" w:sz="4" w:space="0" w:color="auto"/>
              <w:right w:val="nil"/>
            </w:tcBorders>
            <w:shd w:val="clear" w:color="auto" w:fill="auto"/>
            <w:noWrap/>
            <w:vAlign w:val="center"/>
            <w:hideMark/>
          </w:tcPr>
          <w:p w14:paraId="6EAA3427"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1903" w:type="dxa"/>
            <w:tcBorders>
              <w:top w:val="nil"/>
              <w:left w:val="nil"/>
              <w:bottom w:val="single" w:sz="4" w:space="0" w:color="auto"/>
              <w:right w:val="nil"/>
            </w:tcBorders>
            <w:shd w:val="clear" w:color="auto" w:fill="auto"/>
            <w:vAlign w:val="center"/>
            <w:hideMark/>
          </w:tcPr>
          <w:p w14:paraId="129FABD0"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NSO Websites</w:t>
            </w:r>
          </w:p>
        </w:tc>
      </w:tr>
      <w:tr w:rsidR="00C77CAB" w:rsidRPr="00C77CAB" w14:paraId="5101E0AF" w14:textId="77777777" w:rsidTr="00DA5ED1">
        <w:trPr>
          <w:trHeight w:val="1008"/>
        </w:trPr>
        <w:tc>
          <w:tcPr>
            <w:tcW w:w="480" w:type="dxa"/>
            <w:tcBorders>
              <w:top w:val="nil"/>
              <w:left w:val="nil"/>
              <w:bottom w:val="single" w:sz="4" w:space="0" w:color="auto"/>
              <w:right w:val="nil"/>
            </w:tcBorders>
            <w:shd w:val="clear" w:color="auto" w:fill="auto"/>
            <w:noWrap/>
            <w:vAlign w:val="center"/>
            <w:hideMark/>
          </w:tcPr>
          <w:p w14:paraId="166EEC5F" w14:textId="403B1F44" w:rsidR="00C77CAB" w:rsidRPr="00C77CAB" w:rsidRDefault="00DE27A0"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w:t>
            </w:r>
          </w:p>
        </w:tc>
        <w:tc>
          <w:tcPr>
            <w:tcW w:w="2220" w:type="dxa"/>
            <w:tcBorders>
              <w:top w:val="nil"/>
              <w:left w:val="nil"/>
              <w:bottom w:val="single" w:sz="4" w:space="0" w:color="auto"/>
              <w:right w:val="nil"/>
            </w:tcBorders>
            <w:shd w:val="clear" w:color="auto" w:fill="auto"/>
            <w:noWrap/>
            <w:vAlign w:val="center"/>
            <w:hideMark/>
          </w:tcPr>
          <w:p w14:paraId="386EB86D" w14:textId="6E39C083"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Open Data Barometer</w:t>
            </w:r>
            <w:r w:rsidR="007A50DE">
              <w:rPr>
                <w:rFonts w:ascii="Times New Roman" w:eastAsia="Times New Roman" w:hAnsi="Times New Roman" w:cs="Times New Roman"/>
                <w:color w:val="000000"/>
                <w:sz w:val="18"/>
                <w:szCs w:val="18"/>
              </w:rPr>
              <w:t xml:space="preserve"> (ODB)</w:t>
            </w:r>
          </w:p>
        </w:tc>
        <w:tc>
          <w:tcPr>
            <w:tcW w:w="1620" w:type="dxa"/>
            <w:tcBorders>
              <w:top w:val="nil"/>
              <w:left w:val="nil"/>
              <w:bottom w:val="single" w:sz="4" w:space="0" w:color="auto"/>
              <w:right w:val="nil"/>
            </w:tcBorders>
            <w:shd w:val="clear" w:color="auto" w:fill="auto"/>
            <w:noWrap/>
            <w:vAlign w:val="center"/>
            <w:hideMark/>
          </w:tcPr>
          <w:p w14:paraId="0AA6051E" w14:textId="0F7CE6F2"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sidR="009E60D4">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1E1F095F" w14:textId="13AF5989"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116</w:t>
            </w:r>
          </w:p>
        </w:tc>
        <w:tc>
          <w:tcPr>
            <w:tcW w:w="1023" w:type="dxa"/>
            <w:tcBorders>
              <w:top w:val="nil"/>
              <w:left w:val="nil"/>
              <w:bottom w:val="single" w:sz="4" w:space="0" w:color="auto"/>
              <w:right w:val="nil"/>
            </w:tcBorders>
            <w:shd w:val="clear" w:color="auto" w:fill="auto"/>
            <w:noWrap/>
            <w:vAlign w:val="center"/>
            <w:hideMark/>
          </w:tcPr>
          <w:p w14:paraId="27B74134"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2013-2017</w:t>
            </w:r>
          </w:p>
        </w:tc>
        <w:tc>
          <w:tcPr>
            <w:tcW w:w="1484" w:type="dxa"/>
            <w:tcBorders>
              <w:top w:val="nil"/>
              <w:left w:val="nil"/>
              <w:bottom w:val="single" w:sz="4" w:space="0" w:color="auto"/>
              <w:right w:val="nil"/>
            </w:tcBorders>
            <w:shd w:val="clear" w:color="auto" w:fill="auto"/>
            <w:vAlign w:val="center"/>
            <w:hideMark/>
          </w:tcPr>
          <w:p w14:paraId="3C4D2A81"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Nested weight</w:t>
            </w:r>
          </w:p>
        </w:tc>
        <w:tc>
          <w:tcPr>
            <w:tcW w:w="1007" w:type="dxa"/>
            <w:tcBorders>
              <w:top w:val="nil"/>
              <w:left w:val="nil"/>
              <w:bottom w:val="single" w:sz="4" w:space="0" w:color="auto"/>
              <w:right w:val="nil"/>
            </w:tcBorders>
            <w:shd w:val="clear" w:color="auto" w:fill="auto"/>
            <w:noWrap/>
            <w:vAlign w:val="center"/>
            <w:hideMark/>
          </w:tcPr>
          <w:p w14:paraId="77645CB2"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46</w:t>
            </w:r>
          </w:p>
        </w:tc>
        <w:tc>
          <w:tcPr>
            <w:tcW w:w="788" w:type="dxa"/>
            <w:tcBorders>
              <w:top w:val="nil"/>
              <w:left w:val="nil"/>
              <w:bottom w:val="single" w:sz="4" w:space="0" w:color="auto"/>
              <w:right w:val="nil"/>
            </w:tcBorders>
            <w:shd w:val="clear" w:color="auto" w:fill="auto"/>
            <w:noWrap/>
            <w:vAlign w:val="center"/>
            <w:hideMark/>
          </w:tcPr>
          <w:p w14:paraId="6044FD97"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15%</w:t>
            </w:r>
          </w:p>
        </w:tc>
        <w:tc>
          <w:tcPr>
            <w:tcW w:w="846" w:type="dxa"/>
            <w:tcBorders>
              <w:top w:val="nil"/>
              <w:left w:val="nil"/>
              <w:bottom w:val="single" w:sz="4" w:space="0" w:color="auto"/>
              <w:right w:val="nil"/>
            </w:tcBorders>
            <w:shd w:val="clear" w:color="auto" w:fill="auto"/>
            <w:noWrap/>
            <w:vAlign w:val="center"/>
            <w:hideMark/>
          </w:tcPr>
          <w:p w14:paraId="51C17D78"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30%</w:t>
            </w:r>
          </w:p>
        </w:tc>
        <w:tc>
          <w:tcPr>
            <w:tcW w:w="906" w:type="dxa"/>
            <w:tcBorders>
              <w:top w:val="nil"/>
              <w:left w:val="nil"/>
              <w:bottom w:val="single" w:sz="4" w:space="0" w:color="auto"/>
              <w:right w:val="nil"/>
            </w:tcBorders>
            <w:shd w:val="clear" w:color="auto" w:fill="auto"/>
            <w:noWrap/>
            <w:vAlign w:val="center"/>
            <w:hideMark/>
          </w:tcPr>
          <w:p w14:paraId="06F748DA"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37%</w:t>
            </w:r>
          </w:p>
        </w:tc>
        <w:tc>
          <w:tcPr>
            <w:tcW w:w="816" w:type="dxa"/>
            <w:tcBorders>
              <w:top w:val="nil"/>
              <w:left w:val="nil"/>
              <w:bottom w:val="single" w:sz="4" w:space="0" w:color="auto"/>
              <w:right w:val="nil"/>
            </w:tcBorders>
            <w:shd w:val="clear" w:color="auto" w:fill="auto"/>
            <w:noWrap/>
            <w:vAlign w:val="center"/>
            <w:hideMark/>
          </w:tcPr>
          <w:p w14:paraId="57B28805"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794" w:type="dxa"/>
            <w:tcBorders>
              <w:top w:val="nil"/>
              <w:left w:val="nil"/>
              <w:bottom w:val="single" w:sz="4" w:space="0" w:color="auto"/>
              <w:right w:val="nil"/>
            </w:tcBorders>
            <w:shd w:val="clear" w:color="auto" w:fill="auto"/>
            <w:noWrap/>
            <w:vAlign w:val="center"/>
            <w:hideMark/>
          </w:tcPr>
          <w:p w14:paraId="771903D3"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15%</w:t>
            </w:r>
          </w:p>
        </w:tc>
        <w:tc>
          <w:tcPr>
            <w:tcW w:w="1903" w:type="dxa"/>
            <w:tcBorders>
              <w:top w:val="nil"/>
              <w:left w:val="nil"/>
              <w:bottom w:val="single" w:sz="4" w:space="0" w:color="auto"/>
              <w:right w:val="nil"/>
            </w:tcBorders>
            <w:shd w:val="clear" w:color="auto" w:fill="auto"/>
            <w:vAlign w:val="center"/>
            <w:hideMark/>
          </w:tcPr>
          <w:p w14:paraId="15B4B7F5"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Expert Survey</w:t>
            </w:r>
          </w:p>
        </w:tc>
      </w:tr>
      <w:tr w:rsidR="00C77CAB" w:rsidRPr="00C77CAB" w14:paraId="383F07F6" w14:textId="77777777" w:rsidTr="00DA5ED1">
        <w:trPr>
          <w:trHeight w:val="1008"/>
        </w:trPr>
        <w:tc>
          <w:tcPr>
            <w:tcW w:w="480" w:type="dxa"/>
            <w:tcBorders>
              <w:top w:val="nil"/>
              <w:left w:val="nil"/>
              <w:bottom w:val="single" w:sz="4" w:space="0" w:color="auto"/>
              <w:right w:val="nil"/>
            </w:tcBorders>
            <w:shd w:val="clear" w:color="auto" w:fill="auto"/>
            <w:noWrap/>
            <w:vAlign w:val="center"/>
            <w:hideMark/>
          </w:tcPr>
          <w:p w14:paraId="501579A2" w14:textId="101D23C5" w:rsidR="00C77CAB" w:rsidRPr="00C77CAB" w:rsidRDefault="00DE27A0"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w:t>
            </w:r>
          </w:p>
        </w:tc>
        <w:tc>
          <w:tcPr>
            <w:tcW w:w="2220" w:type="dxa"/>
            <w:tcBorders>
              <w:top w:val="nil"/>
              <w:left w:val="nil"/>
              <w:bottom w:val="single" w:sz="4" w:space="0" w:color="auto"/>
              <w:right w:val="nil"/>
            </w:tcBorders>
            <w:shd w:val="clear" w:color="auto" w:fill="auto"/>
            <w:noWrap/>
            <w:vAlign w:val="center"/>
            <w:hideMark/>
          </w:tcPr>
          <w:p w14:paraId="62E81072" w14:textId="389B55D8"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 Data Barometer</w:t>
            </w:r>
            <w:r w:rsidR="007A50DE">
              <w:rPr>
                <w:rFonts w:ascii="Times New Roman" w:eastAsia="Times New Roman" w:hAnsi="Times New Roman" w:cs="Times New Roman"/>
                <w:color w:val="000000"/>
                <w:sz w:val="18"/>
                <w:szCs w:val="18"/>
              </w:rPr>
              <w:t xml:space="preserve"> (GDB)</w:t>
            </w:r>
          </w:p>
        </w:tc>
        <w:tc>
          <w:tcPr>
            <w:tcW w:w="1620" w:type="dxa"/>
            <w:tcBorders>
              <w:top w:val="nil"/>
              <w:left w:val="nil"/>
              <w:bottom w:val="single" w:sz="4" w:space="0" w:color="auto"/>
              <w:right w:val="nil"/>
            </w:tcBorders>
            <w:shd w:val="clear" w:color="auto" w:fill="auto"/>
            <w:noWrap/>
            <w:vAlign w:val="center"/>
            <w:hideMark/>
          </w:tcPr>
          <w:p w14:paraId="7BCBC206" w14:textId="2320281E" w:rsidR="00C77CAB" w:rsidRPr="00C77CAB" w:rsidRDefault="00C77CAB" w:rsidP="0033279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sidR="009E60D4">
              <w:rPr>
                <w:rFonts w:ascii="Times New Roman" w:eastAsia="Times New Roman" w:hAnsi="Times New Roman" w:cs="Times New Roman"/>
                <w:color w:val="000000"/>
                <w:sz w:val="18"/>
                <w:szCs w:val="18"/>
              </w:rPr>
              <w:t>/ Bienn</w:t>
            </w:r>
            <w:r w:rsidR="009E6E45">
              <w:rPr>
                <w:rFonts w:ascii="Times New Roman" w:eastAsia="Times New Roman" w:hAnsi="Times New Roman" w:cs="Times New Roman"/>
                <w:color w:val="000000"/>
                <w:sz w:val="18"/>
                <w:szCs w:val="18"/>
              </w:rPr>
              <w:t>i</w:t>
            </w:r>
            <w:r w:rsidR="009E60D4">
              <w:rPr>
                <w:rFonts w:ascii="Times New Roman" w:eastAsia="Times New Roman" w:hAnsi="Times New Roman" w:cs="Times New Roman"/>
                <w:color w:val="000000"/>
                <w:sz w:val="18"/>
                <w:szCs w:val="18"/>
              </w:rPr>
              <w:t>al</w:t>
            </w:r>
          </w:p>
        </w:tc>
        <w:tc>
          <w:tcPr>
            <w:tcW w:w="963" w:type="dxa"/>
            <w:tcBorders>
              <w:top w:val="nil"/>
              <w:left w:val="nil"/>
              <w:bottom w:val="single" w:sz="4" w:space="0" w:color="auto"/>
              <w:right w:val="nil"/>
            </w:tcBorders>
            <w:shd w:val="clear" w:color="auto" w:fill="auto"/>
            <w:noWrap/>
            <w:vAlign w:val="center"/>
            <w:hideMark/>
          </w:tcPr>
          <w:p w14:paraId="52DF4D8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109</w:t>
            </w:r>
          </w:p>
        </w:tc>
        <w:tc>
          <w:tcPr>
            <w:tcW w:w="1023" w:type="dxa"/>
            <w:tcBorders>
              <w:top w:val="nil"/>
              <w:left w:val="nil"/>
              <w:bottom w:val="single" w:sz="4" w:space="0" w:color="auto"/>
              <w:right w:val="nil"/>
            </w:tcBorders>
            <w:shd w:val="clear" w:color="auto" w:fill="auto"/>
            <w:noWrap/>
            <w:vAlign w:val="center"/>
            <w:hideMark/>
          </w:tcPr>
          <w:p w14:paraId="5BAD01F0" w14:textId="73482DA5" w:rsidR="00C77CAB" w:rsidRPr="00C77CAB" w:rsidRDefault="009E60D4"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2019-</w:t>
            </w:r>
            <w:r w:rsidR="00C77CAB" w:rsidRPr="00C77CAB">
              <w:rPr>
                <w:rFonts w:ascii="Times New Roman" w:eastAsia="Times New Roman" w:hAnsi="Times New Roman" w:cs="Times New Roman"/>
                <w:color w:val="000000"/>
                <w:sz w:val="18"/>
                <w:szCs w:val="18"/>
              </w:rPr>
              <w:t>2021</w:t>
            </w:r>
          </w:p>
        </w:tc>
        <w:tc>
          <w:tcPr>
            <w:tcW w:w="1484" w:type="dxa"/>
            <w:tcBorders>
              <w:top w:val="nil"/>
              <w:left w:val="nil"/>
              <w:bottom w:val="single" w:sz="4" w:space="0" w:color="auto"/>
              <w:right w:val="nil"/>
            </w:tcBorders>
            <w:shd w:val="clear" w:color="auto" w:fill="auto"/>
            <w:vAlign w:val="center"/>
            <w:hideMark/>
          </w:tcPr>
          <w:p w14:paraId="1730373F"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Nested weight</w:t>
            </w:r>
          </w:p>
        </w:tc>
        <w:tc>
          <w:tcPr>
            <w:tcW w:w="1007" w:type="dxa"/>
            <w:tcBorders>
              <w:top w:val="nil"/>
              <w:left w:val="nil"/>
              <w:bottom w:val="single" w:sz="4" w:space="0" w:color="auto"/>
              <w:right w:val="nil"/>
            </w:tcBorders>
            <w:shd w:val="clear" w:color="auto" w:fill="auto"/>
            <w:noWrap/>
            <w:vAlign w:val="center"/>
            <w:hideMark/>
          </w:tcPr>
          <w:p w14:paraId="2FC4244F"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55</w:t>
            </w:r>
          </w:p>
        </w:tc>
        <w:tc>
          <w:tcPr>
            <w:tcW w:w="788" w:type="dxa"/>
            <w:tcBorders>
              <w:top w:val="nil"/>
              <w:left w:val="nil"/>
              <w:bottom w:val="single" w:sz="4" w:space="0" w:color="auto"/>
              <w:right w:val="nil"/>
            </w:tcBorders>
            <w:shd w:val="clear" w:color="auto" w:fill="auto"/>
            <w:noWrap/>
            <w:vAlign w:val="center"/>
            <w:hideMark/>
          </w:tcPr>
          <w:p w14:paraId="12B1BBED"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9%</w:t>
            </w:r>
          </w:p>
        </w:tc>
        <w:tc>
          <w:tcPr>
            <w:tcW w:w="846" w:type="dxa"/>
            <w:tcBorders>
              <w:top w:val="nil"/>
              <w:left w:val="nil"/>
              <w:bottom w:val="single" w:sz="4" w:space="0" w:color="auto"/>
              <w:right w:val="nil"/>
            </w:tcBorders>
            <w:shd w:val="clear" w:color="auto" w:fill="auto"/>
            <w:noWrap/>
            <w:vAlign w:val="center"/>
            <w:hideMark/>
          </w:tcPr>
          <w:p w14:paraId="478322AD"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w:t>
            </w:r>
          </w:p>
        </w:tc>
        <w:tc>
          <w:tcPr>
            <w:tcW w:w="906" w:type="dxa"/>
            <w:tcBorders>
              <w:top w:val="nil"/>
              <w:left w:val="nil"/>
              <w:bottom w:val="single" w:sz="4" w:space="0" w:color="auto"/>
              <w:right w:val="nil"/>
            </w:tcBorders>
            <w:shd w:val="clear" w:color="auto" w:fill="auto"/>
            <w:noWrap/>
            <w:vAlign w:val="center"/>
            <w:hideMark/>
          </w:tcPr>
          <w:p w14:paraId="0CD62DCD"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w:t>
            </w:r>
          </w:p>
        </w:tc>
        <w:tc>
          <w:tcPr>
            <w:tcW w:w="816" w:type="dxa"/>
            <w:tcBorders>
              <w:top w:val="nil"/>
              <w:left w:val="nil"/>
              <w:bottom w:val="single" w:sz="4" w:space="0" w:color="auto"/>
              <w:right w:val="nil"/>
            </w:tcBorders>
            <w:shd w:val="clear" w:color="auto" w:fill="auto"/>
            <w:noWrap/>
            <w:vAlign w:val="center"/>
            <w:hideMark/>
          </w:tcPr>
          <w:p w14:paraId="0FA7DAFB"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16%</w:t>
            </w:r>
          </w:p>
        </w:tc>
        <w:tc>
          <w:tcPr>
            <w:tcW w:w="794" w:type="dxa"/>
            <w:tcBorders>
              <w:top w:val="nil"/>
              <w:left w:val="nil"/>
              <w:bottom w:val="single" w:sz="4" w:space="0" w:color="auto"/>
              <w:right w:val="nil"/>
            </w:tcBorders>
            <w:shd w:val="clear" w:color="auto" w:fill="auto"/>
            <w:noWrap/>
            <w:vAlign w:val="center"/>
            <w:hideMark/>
          </w:tcPr>
          <w:p w14:paraId="358889EE"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45%</w:t>
            </w:r>
          </w:p>
        </w:tc>
        <w:tc>
          <w:tcPr>
            <w:tcW w:w="1903" w:type="dxa"/>
            <w:tcBorders>
              <w:top w:val="nil"/>
              <w:left w:val="nil"/>
              <w:bottom w:val="single" w:sz="4" w:space="0" w:color="auto"/>
              <w:right w:val="nil"/>
            </w:tcBorders>
            <w:shd w:val="clear" w:color="auto" w:fill="auto"/>
            <w:vAlign w:val="center"/>
            <w:hideMark/>
          </w:tcPr>
          <w:p w14:paraId="52203285"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Expert Survey</w:t>
            </w:r>
          </w:p>
        </w:tc>
      </w:tr>
      <w:tr w:rsidR="00DE27A0" w:rsidRPr="00C77CAB" w14:paraId="67B5E25A" w14:textId="77777777" w:rsidTr="0046246F">
        <w:trPr>
          <w:trHeight w:val="1008"/>
        </w:trPr>
        <w:tc>
          <w:tcPr>
            <w:tcW w:w="480" w:type="dxa"/>
            <w:tcBorders>
              <w:top w:val="nil"/>
              <w:left w:val="nil"/>
              <w:bottom w:val="single" w:sz="4" w:space="0" w:color="auto"/>
              <w:right w:val="nil"/>
            </w:tcBorders>
            <w:shd w:val="clear" w:color="auto" w:fill="auto"/>
            <w:noWrap/>
            <w:vAlign w:val="center"/>
            <w:hideMark/>
          </w:tcPr>
          <w:p w14:paraId="091CD411" w14:textId="06CEADF0"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w:t>
            </w:r>
          </w:p>
        </w:tc>
        <w:tc>
          <w:tcPr>
            <w:tcW w:w="2220" w:type="dxa"/>
            <w:tcBorders>
              <w:top w:val="nil"/>
              <w:left w:val="nil"/>
              <w:bottom w:val="single" w:sz="4" w:space="0" w:color="auto"/>
              <w:right w:val="nil"/>
            </w:tcBorders>
            <w:shd w:val="clear" w:color="auto" w:fill="auto"/>
            <w:noWrap/>
            <w:vAlign w:val="center"/>
            <w:hideMark/>
          </w:tcPr>
          <w:p w14:paraId="320035F1"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Statistical Performance Indicators &amp; Index (</w:t>
            </w:r>
            <w:r w:rsidRPr="00C77CAB">
              <w:rPr>
                <w:rFonts w:ascii="Times New Roman" w:eastAsia="Times New Roman" w:hAnsi="Times New Roman" w:cs="Times New Roman"/>
                <w:color w:val="000000"/>
                <w:sz w:val="18"/>
                <w:szCs w:val="18"/>
              </w:rPr>
              <w:t>SPI</w:t>
            </w:r>
            <w:r>
              <w:rPr>
                <w:rFonts w:ascii="Times New Roman" w:eastAsia="Times New Roman" w:hAnsi="Times New Roman" w:cs="Times New Roman"/>
                <w:color w:val="000000"/>
                <w:sz w:val="18"/>
                <w:szCs w:val="18"/>
              </w:rPr>
              <w:t>)</w:t>
            </w:r>
          </w:p>
        </w:tc>
        <w:tc>
          <w:tcPr>
            <w:tcW w:w="1620" w:type="dxa"/>
            <w:tcBorders>
              <w:top w:val="nil"/>
              <w:left w:val="nil"/>
              <w:bottom w:val="single" w:sz="4" w:space="0" w:color="auto"/>
              <w:right w:val="nil"/>
            </w:tcBorders>
            <w:shd w:val="clear" w:color="auto" w:fill="auto"/>
            <w:noWrap/>
            <w:vAlign w:val="center"/>
            <w:hideMark/>
          </w:tcPr>
          <w:p w14:paraId="4D222702"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323F4401"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18</w:t>
            </w:r>
            <w:r>
              <w:rPr>
                <w:rFonts w:ascii="Times New Roman" w:eastAsia="Times New Roman" w:hAnsi="Times New Roman" w:cs="Times New Roman"/>
                <w:color w:val="000000"/>
                <w:sz w:val="18"/>
                <w:szCs w:val="18"/>
              </w:rPr>
              <w:t>6</w:t>
            </w:r>
          </w:p>
        </w:tc>
        <w:tc>
          <w:tcPr>
            <w:tcW w:w="1023" w:type="dxa"/>
            <w:tcBorders>
              <w:top w:val="nil"/>
              <w:left w:val="nil"/>
              <w:bottom w:val="single" w:sz="4" w:space="0" w:color="auto"/>
              <w:right w:val="nil"/>
            </w:tcBorders>
            <w:shd w:val="clear" w:color="auto" w:fill="auto"/>
            <w:noWrap/>
            <w:vAlign w:val="center"/>
            <w:hideMark/>
          </w:tcPr>
          <w:p w14:paraId="4020B0C2"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2016-202</w:t>
            </w:r>
            <w:r>
              <w:rPr>
                <w:rFonts w:ascii="Times New Roman" w:eastAsia="Times New Roman" w:hAnsi="Times New Roman" w:cs="Times New Roman"/>
                <w:color w:val="000000"/>
                <w:sz w:val="18"/>
                <w:szCs w:val="18"/>
              </w:rPr>
              <w:t>2</w:t>
            </w:r>
          </w:p>
        </w:tc>
        <w:tc>
          <w:tcPr>
            <w:tcW w:w="1484" w:type="dxa"/>
            <w:tcBorders>
              <w:top w:val="nil"/>
              <w:left w:val="nil"/>
              <w:bottom w:val="single" w:sz="4" w:space="0" w:color="auto"/>
              <w:right w:val="nil"/>
            </w:tcBorders>
            <w:shd w:val="clear" w:color="auto" w:fill="auto"/>
            <w:vAlign w:val="center"/>
            <w:hideMark/>
          </w:tcPr>
          <w:p w14:paraId="4129C683" w14:textId="3ED28949" w:rsidR="00DE27A0" w:rsidRPr="00C77CAB" w:rsidRDefault="00BF3016" w:rsidP="0046246F">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w:t>
            </w:r>
            <w:r w:rsidR="00DE27A0" w:rsidRPr="00C77CAB">
              <w:rPr>
                <w:rFonts w:ascii="Times New Roman" w:eastAsia="Times New Roman" w:hAnsi="Times New Roman" w:cs="Times New Roman"/>
                <w:color w:val="000000"/>
                <w:sz w:val="18"/>
                <w:szCs w:val="18"/>
              </w:rPr>
              <w:t>ested weight</w:t>
            </w:r>
          </w:p>
        </w:tc>
        <w:tc>
          <w:tcPr>
            <w:tcW w:w="1007" w:type="dxa"/>
            <w:tcBorders>
              <w:top w:val="nil"/>
              <w:left w:val="nil"/>
              <w:bottom w:val="single" w:sz="4" w:space="0" w:color="auto"/>
              <w:right w:val="nil"/>
            </w:tcBorders>
            <w:shd w:val="clear" w:color="auto" w:fill="auto"/>
            <w:noWrap/>
            <w:vAlign w:val="center"/>
            <w:hideMark/>
          </w:tcPr>
          <w:p w14:paraId="7AB166BA"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51</w:t>
            </w:r>
          </w:p>
        </w:tc>
        <w:tc>
          <w:tcPr>
            <w:tcW w:w="788" w:type="dxa"/>
            <w:tcBorders>
              <w:top w:val="nil"/>
              <w:left w:val="nil"/>
              <w:bottom w:val="single" w:sz="4" w:space="0" w:color="auto"/>
              <w:right w:val="nil"/>
            </w:tcBorders>
            <w:shd w:val="clear" w:color="auto" w:fill="auto"/>
            <w:noWrap/>
            <w:vAlign w:val="center"/>
            <w:hideMark/>
          </w:tcPr>
          <w:p w14:paraId="02BEF74B"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10%</w:t>
            </w:r>
          </w:p>
        </w:tc>
        <w:tc>
          <w:tcPr>
            <w:tcW w:w="846" w:type="dxa"/>
            <w:tcBorders>
              <w:top w:val="nil"/>
              <w:left w:val="nil"/>
              <w:bottom w:val="single" w:sz="4" w:space="0" w:color="auto"/>
              <w:right w:val="nil"/>
            </w:tcBorders>
            <w:shd w:val="clear" w:color="auto" w:fill="auto"/>
            <w:noWrap/>
            <w:vAlign w:val="center"/>
            <w:hideMark/>
          </w:tcPr>
          <w:p w14:paraId="7321A653"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16%</w:t>
            </w:r>
          </w:p>
        </w:tc>
        <w:tc>
          <w:tcPr>
            <w:tcW w:w="906" w:type="dxa"/>
            <w:tcBorders>
              <w:top w:val="nil"/>
              <w:left w:val="nil"/>
              <w:bottom w:val="single" w:sz="4" w:space="0" w:color="auto"/>
              <w:right w:val="nil"/>
            </w:tcBorders>
            <w:shd w:val="clear" w:color="auto" w:fill="auto"/>
            <w:noWrap/>
            <w:vAlign w:val="center"/>
            <w:hideMark/>
          </w:tcPr>
          <w:p w14:paraId="6CF6B331"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31%</w:t>
            </w:r>
          </w:p>
        </w:tc>
        <w:tc>
          <w:tcPr>
            <w:tcW w:w="816" w:type="dxa"/>
            <w:tcBorders>
              <w:top w:val="nil"/>
              <w:left w:val="nil"/>
              <w:bottom w:val="single" w:sz="4" w:space="0" w:color="auto"/>
              <w:right w:val="nil"/>
            </w:tcBorders>
            <w:shd w:val="clear" w:color="auto" w:fill="auto"/>
            <w:noWrap/>
            <w:vAlign w:val="center"/>
            <w:hideMark/>
          </w:tcPr>
          <w:p w14:paraId="4F454514"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w:t>
            </w:r>
          </w:p>
        </w:tc>
        <w:tc>
          <w:tcPr>
            <w:tcW w:w="794" w:type="dxa"/>
            <w:tcBorders>
              <w:top w:val="nil"/>
              <w:left w:val="nil"/>
              <w:bottom w:val="single" w:sz="4" w:space="0" w:color="auto"/>
              <w:right w:val="nil"/>
            </w:tcBorders>
            <w:shd w:val="clear" w:color="auto" w:fill="auto"/>
            <w:noWrap/>
            <w:vAlign w:val="center"/>
            <w:hideMark/>
          </w:tcPr>
          <w:p w14:paraId="2F77E7DC"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24%</w:t>
            </w:r>
          </w:p>
        </w:tc>
        <w:tc>
          <w:tcPr>
            <w:tcW w:w="1903" w:type="dxa"/>
            <w:tcBorders>
              <w:top w:val="nil"/>
              <w:left w:val="nil"/>
              <w:bottom w:val="single" w:sz="4" w:space="0" w:color="auto"/>
              <w:right w:val="nil"/>
            </w:tcBorders>
            <w:shd w:val="clear" w:color="auto" w:fill="auto"/>
            <w:vAlign w:val="center"/>
            <w:hideMark/>
          </w:tcPr>
          <w:p w14:paraId="2606A35D"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Public International Databases (86%), NSO Websites (14%)</w:t>
            </w:r>
          </w:p>
        </w:tc>
      </w:tr>
      <w:tr w:rsidR="00DE27A0" w:rsidRPr="00C77CAB" w14:paraId="4DCA921B" w14:textId="77777777" w:rsidTr="0046246F">
        <w:trPr>
          <w:trHeight w:val="1008"/>
        </w:trPr>
        <w:tc>
          <w:tcPr>
            <w:tcW w:w="480" w:type="dxa"/>
            <w:tcBorders>
              <w:top w:val="nil"/>
              <w:left w:val="nil"/>
              <w:bottom w:val="single" w:sz="4" w:space="0" w:color="auto"/>
              <w:right w:val="nil"/>
            </w:tcBorders>
            <w:shd w:val="clear" w:color="auto" w:fill="auto"/>
            <w:noWrap/>
            <w:vAlign w:val="center"/>
            <w:hideMark/>
          </w:tcPr>
          <w:p w14:paraId="47B9800B" w14:textId="33D2DC2B"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2220" w:type="dxa"/>
            <w:tcBorders>
              <w:top w:val="nil"/>
              <w:left w:val="nil"/>
              <w:bottom w:val="single" w:sz="4" w:space="0" w:color="auto"/>
              <w:right w:val="nil"/>
            </w:tcBorders>
            <w:shd w:val="clear" w:color="auto" w:fill="auto"/>
            <w:noWrap/>
            <w:vAlign w:val="center"/>
            <w:hideMark/>
          </w:tcPr>
          <w:p w14:paraId="32720EAC"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Statistical Capacity Indicators &amp; Index (</w:t>
            </w:r>
            <w:r w:rsidRPr="00C77CAB">
              <w:rPr>
                <w:rFonts w:ascii="Times New Roman" w:eastAsia="Times New Roman" w:hAnsi="Times New Roman" w:cs="Times New Roman"/>
                <w:color w:val="000000"/>
                <w:sz w:val="18"/>
                <w:szCs w:val="18"/>
              </w:rPr>
              <w:t>SCI</w:t>
            </w:r>
            <w:r>
              <w:rPr>
                <w:rFonts w:ascii="Times New Roman" w:eastAsia="Times New Roman" w:hAnsi="Times New Roman" w:cs="Times New Roman"/>
                <w:color w:val="000000"/>
                <w:sz w:val="18"/>
                <w:szCs w:val="18"/>
              </w:rPr>
              <w:t>)</w:t>
            </w:r>
          </w:p>
        </w:tc>
        <w:tc>
          <w:tcPr>
            <w:tcW w:w="1620" w:type="dxa"/>
            <w:tcBorders>
              <w:top w:val="nil"/>
              <w:left w:val="nil"/>
              <w:bottom w:val="single" w:sz="4" w:space="0" w:color="auto"/>
              <w:right w:val="nil"/>
            </w:tcBorders>
            <w:shd w:val="clear" w:color="auto" w:fill="auto"/>
            <w:noWrap/>
            <w:vAlign w:val="center"/>
            <w:hideMark/>
          </w:tcPr>
          <w:p w14:paraId="5CA9ACCE"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7457503F"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145</w:t>
            </w:r>
          </w:p>
        </w:tc>
        <w:tc>
          <w:tcPr>
            <w:tcW w:w="1023" w:type="dxa"/>
            <w:tcBorders>
              <w:top w:val="nil"/>
              <w:left w:val="nil"/>
              <w:bottom w:val="single" w:sz="4" w:space="0" w:color="auto"/>
              <w:right w:val="nil"/>
            </w:tcBorders>
            <w:shd w:val="clear" w:color="auto" w:fill="auto"/>
            <w:noWrap/>
            <w:vAlign w:val="center"/>
            <w:hideMark/>
          </w:tcPr>
          <w:p w14:paraId="54AE72ED"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2004-2020</w:t>
            </w:r>
          </w:p>
        </w:tc>
        <w:tc>
          <w:tcPr>
            <w:tcW w:w="1484" w:type="dxa"/>
            <w:tcBorders>
              <w:top w:val="nil"/>
              <w:left w:val="nil"/>
              <w:bottom w:val="single" w:sz="4" w:space="0" w:color="auto"/>
              <w:right w:val="nil"/>
            </w:tcBorders>
            <w:shd w:val="clear" w:color="auto" w:fill="auto"/>
            <w:vAlign w:val="center"/>
            <w:hideMark/>
          </w:tcPr>
          <w:p w14:paraId="437BD99F"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Simple arithmetic average</w:t>
            </w:r>
          </w:p>
        </w:tc>
        <w:tc>
          <w:tcPr>
            <w:tcW w:w="1007" w:type="dxa"/>
            <w:tcBorders>
              <w:top w:val="nil"/>
              <w:left w:val="nil"/>
              <w:bottom w:val="single" w:sz="4" w:space="0" w:color="auto"/>
              <w:right w:val="nil"/>
            </w:tcBorders>
            <w:shd w:val="clear" w:color="auto" w:fill="auto"/>
            <w:noWrap/>
            <w:vAlign w:val="center"/>
            <w:hideMark/>
          </w:tcPr>
          <w:p w14:paraId="01587558"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25</w:t>
            </w:r>
          </w:p>
        </w:tc>
        <w:tc>
          <w:tcPr>
            <w:tcW w:w="788" w:type="dxa"/>
            <w:tcBorders>
              <w:top w:val="nil"/>
              <w:left w:val="nil"/>
              <w:bottom w:val="single" w:sz="4" w:space="0" w:color="auto"/>
              <w:right w:val="nil"/>
            </w:tcBorders>
            <w:shd w:val="clear" w:color="auto" w:fill="auto"/>
            <w:noWrap/>
            <w:vAlign w:val="center"/>
            <w:hideMark/>
          </w:tcPr>
          <w:p w14:paraId="399A5682"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846" w:type="dxa"/>
            <w:tcBorders>
              <w:top w:val="nil"/>
              <w:left w:val="nil"/>
              <w:bottom w:val="single" w:sz="4" w:space="0" w:color="auto"/>
              <w:right w:val="nil"/>
            </w:tcBorders>
            <w:shd w:val="clear" w:color="auto" w:fill="auto"/>
            <w:noWrap/>
            <w:vAlign w:val="center"/>
            <w:hideMark/>
          </w:tcPr>
          <w:p w14:paraId="70F59324"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906" w:type="dxa"/>
            <w:tcBorders>
              <w:top w:val="nil"/>
              <w:left w:val="nil"/>
              <w:bottom w:val="single" w:sz="4" w:space="0" w:color="auto"/>
              <w:right w:val="nil"/>
            </w:tcBorders>
            <w:shd w:val="clear" w:color="auto" w:fill="auto"/>
            <w:noWrap/>
            <w:vAlign w:val="center"/>
            <w:hideMark/>
          </w:tcPr>
          <w:p w14:paraId="181AB02F"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40%</w:t>
            </w:r>
          </w:p>
        </w:tc>
        <w:tc>
          <w:tcPr>
            <w:tcW w:w="816" w:type="dxa"/>
            <w:tcBorders>
              <w:top w:val="nil"/>
              <w:left w:val="nil"/>
              <w:bottom w:val="single" w:sz="4" w:space="0" w:color="auto"/>
              <w:right w:val="nil"/>
            </w:tcBorders>
            <w:shd w:val="clear" w:color="auto" w:fill="auto"/>
            <w:noWrap/>
            <w:vAlign w:val="center"/>
            <w:hideMark/>
          </w:tcPr>
          <w:p w14:paraId="52E5C853"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w:t>
            </w:r>
          </w:p>
        </w:tc>
        <w:tc>
          <w:tcPr>
            <w:tcW w:w="794" w:type="dxa"/>
            <w:tcBorders>
              <w:top w:val="nil"/>
              <w:left w:val="nil"/>
              <w:bottom w:val="single" w:sz="4" w:space="0" w:color="auto"/>
              <w:right w:val="nil"/>
            </w:tcBorders>
            <w:shd w:val="clear" w:color="auto" w:fill="auto"/>
            <w:noWrap/>
            <w:vAlign w:val="center"/>
            <w:hideMark/>
          </w:tcPr>
          <w:p w14:paraId="5442FC68"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40%</w:t>
            </w:r>
          </w:p>
        </w:tc>
        <w:tc>
          <w:tcPr>
            <w:tcW w:w="1903" w:type="dxa"/>
            <w:tcBorders>
              <w:top w:val="nil"/>
              <w:left w:val="nil"/>
              <w:bottom w:val="single" w:sz="4" w:space="0" w:color="auto"/>
              <w:right w:val="nil"/>
            </w:tcBorders>
            <w:shd w:val="clear" w:color="FFFFFF" w:fill="FFFFFF"/>
            <w:vAlign w:val="center"/>
            <w:hideMark/>
          </w:tcPr>
          <w:p w14:paraId="28D9FCF9"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Public International Databases (80%), NSO Websites (20%)</w:t>
            </w:r>
          </w:p>
        </w:tc>
      </w:tr>
      <w:tr w:rsidR="00C77CAB" w:rsidRPr="00C77CAB" w14:paraId="06E30398" w14:textId="77777777" w:rsidTr="00DA5ED1">
        <w:trPr>
          <w:trHeight w:val="1008"/>
        </w:trPr>
        <w:tc>
          <w:tcPr>
            <w:tcW w:w="480" w:type="dxa"/>
            <w:tcBorders>
              <w:top w:val="nil"/>
              <w:left w:val="nil"/>
              <w:bottom w:val="single" w:sz="4" w:space="0" w:color="auto"/>
              <w:right w:val="nil"/>
            </w:tcBorders>
            <w:shd w:val="clear" w:color="auto" w:fill="auto"/>
            <w:vAlign w:val="center"/>
            <w:hideMark/>
          </w:tcPr>
          <w:p w14:paraId="65213491"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6</w:t>
            </w:r>
          </w:p>
        </w:tc>
        <w:tc>
          <w:tcPr>
            <w:tcW w:w="2220" w:type="dxa"/>
            <w:tcBorders>
              <w:top w:val="nil"/>
              <w:left w:val="nil"/>
              <w:bottom w:val="single" w:sz="4" w:space="0" w:color="auto"/>
              <w:right w:val="nil"/>
            </w:tcBorders>
            <w:shd w:val="clear" w:color="auto" w:fill="auto"/>
            <w:vAlign w:val="center"/>
            <w:hideMark/>
          </w:tcPr>
          <w:p w14:paraId="45EA9477" w14:textId="490A92DE"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Ibrahim Index of African Governance Statistical Capacity</w:t>
            </w:r>
            <w:r w:rsidR="00A57261">
              <w:rPr>
                <w:rFonts w:ascii="Times New Roman" w:eastAsia="Times New Roman" w:hAnsi="Times New Roman" w:cs="Times New Roman"/>
                <w:color w:val="000000"/>
                <w:sz w:val="18"/>
                <w:szCs w:val="18"/>
              </w:rPr>
              <w:t xml:space="preserve"> (IIAG)</w:t>
            </w:r>
          </w:p>
        </w:tc>
        <w:tc>
          <w:tcPr>
            <w:tcW w:w="1620" w:type="dxa"/>
            <w:tcBorders>
              <w:top w:val="nil"/>
              <w:left w:val="nil"/>
              <w:bottom w:val="single" w:sz="4" w:space="0" w:color="auto"/>
              <w:right w:val="nil"/>
            </w:tcBorders>
            <w:shd w:val="clear" w:color="auto" w:fill="auto"/>
            <w:vAlign w:val="center"/>
            <w:hideMark/>
          </w:tcPr>
          <w:p w14:paraId="534E6163" w14:textId="4B8A856F"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Regional</w:t>
            </w:r>
            <w:r w:rsidR="009E6E45">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vAlign w:val="center"/>
            <w:hideMark/>
          </w:tcPr>
          <w:p w14:paraId="00FAE9BC"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54</w:t>
            </w:r>
          </w:p>
        </w:tc>
        <w:tc>
          <w:tcPr>
            <w:tcW w:w="1023" w:type="dxa"/>
            <w:tcBorders>
              <w:top w:val="nil"/>
              <w:left w:val="nil"/>
              <w:bottom w:val="single" w:sz="4" w:space="0" w:color="auto"/>
              <w:right w:val="nil"/>
            </w:tcBorders>
            <w:shd w:val="clear" w:color="auto" w:fill="auto"/>
            <w:vAlign w:val="center"/>
            <w:hideMark/>
          </w:tcPr>
          <w:p w14:paraId="34E591D0" w14:textId="241D170B"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2010-20</w:t>
            </w:r>
            <w:r w:rsidR="0040279A">
              <w:rPr>
                <w:rFonts w:ascii="Times New Roman" w:eastAsia="Times New Roman" w:hAnsi="Times New Roman" w:cs="Times New Roman"/>
                <w:color w:val="000000"/>
                <w:sz w:val="18"/>
                <w:szCs w:val="18"/>
              </w:rPr>
              <w:t>22</w:t>
            </w:r>
          </w:p>
        </w:tc>
        <w:tc>
          <w:tcPr>
            <w:tcW w:w="1484" w:type="dxa"/>
            <w:tcBorders>
              <w:top w:val="nil"/>
              <w:left w:val="nil"/>
              <w:bottom w:val="single" w:sz="4" w:space="0" w:color="auto"/>
              <w:right w:val="nil"/>
            </w:tcBorders>
            <w:shd w:val="clear" w:color="auto" w:fill="auto"/>
            <w:vAlign w:val="center"/>
            <w:hideMark/>
          </w:tcPr>
          <w:p w14:paraId="66179B19"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Simple weight</w:t>
            </w:r>
          </w:p>
        </w:tc>
        <w:tc>
          <w:tcPr>
            <w:tcW w:w="1007" w:type="dxa"/>
            <w:tcBorders>
              <w:top w:val="nil"/>
              <w:left w:val="nil"/>
              <w:bottom w:val="single" w:sz="4" w:space="0" w:color="auto"/>
              <w:right w:val="nil"/>
            </w:tcBorders>
            <w:shd w:val="clear" w:color="auto" w:fill="auto"/>
            <w:vAlign w:val="center"/>
            <w:hideMark/>
          </w:tcPr>
          <w:p w14:paraId="32A5FED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 statistical capacity indicators</w:t>
            </w:r>
          </w:p>
        </w:tc>
        <w:tc>
          <w:tcPr>
            <w:tcW w:w="788" w:type="dxa"/>
            <w:tcBorders>
              <w:top w:val="nil"/>
              <w:left w:val="nil"/>
              <w:bottom w:val="single" w:sz="4" w:space="0" w:color="auto"/>
              <w:right w:val="nil"/>
            </w:tcBorders>
            <w:shd w:val="clear" w:color="auto" w:fill="auto"/>
            <w:vAlign w:val="center"/>
            <w:hideMark/>
          </w:tcPr>
          <w:p w14:paraId="252D42F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846" w:type="dxa"/>
            <w:tcBorders>
              <w:top w:val="nil"/>
              <w:left w:val="nil"/>
              <w:bottom w:val="single" w:sz="4" w:space="0" w:color="auto"/>
              <w:right w:val="nil"/>
            </w:tcBorders>
            <w:shd w:val="clear" w:color="auto" w:fill="auto"/>
            <w:vAlign w:val="center"/>
            <w:hideMark/>
          </w:tcPr>
          <w:p w14:paraId="546DAEB4"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w:t>
            </w:r>
          </w:p>
        </w:tc>
        <w:tc>
          <w:tcPr>
            <w:tcW w:w="906" w:type="dxa"/>
            <w:tcBorders>
              <w:top w:val="nil"/>
              <w:left w:val="nil"/>
              <w:bottom w:val="single" w:sz="4" w:space="0" w:color="auto"/>
              <w:right w:val="nil"/>
            </w:tcBorders>
            <w:shd w:val="clear" w:color="auto" w:fill="auto"/>
            <w:vAlign w:val="center"/>
            <w:hideMark/>
          </w:tcPr>
          <w:p w14:paraId="0ED40E1A"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37%</w:t>
            </w:r>
          </w:p>
        </w:tc>
        <w:tc>
          <w:tcPr>
            <w:tcW w:w="816" w:type="dxa"/>
            <w:tcBorders>
              <w:top w:val="nil"/>
              <w:left w:val="nil"/>
              <w:bottom w:val="single" w:sz="4" w:space="0" w:color="auto"/>
              <w:right w:val="nil"/>
            </w:tcBorders>
            <w:shd w:val="clear" w:color="auto" w:fill="auto"/>
            <w:vAlign w:val="center"/>
            <w:hideMark/>
          </w:tcPr>
          <w:p w14:paraId="782DC5B2"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19%</w:t>
            </w:r>
          </w:p>
        </w:tc>
        <w:tc>
          <w:tcPr>
            <w:tcW w:w="794" w:type="dxa"/>
            <w:tcBorders>
              <w:top w:val="nil"/>
              <w:left w:val="nil"/>
              <w:bottom w:val="single" w:sz="4" w:space="0" w:color="auto"/>
              <w:right w:val="nil"/>
            </w:tcBorders>
            <w:shd w:val="clear" w:color="auto" w:fill="auto"/>
            <w:vAlign w:val="center"/>
            <w:hideMark/>
          </w:tcPr>
          <w:p w14:paraId="0F063E18"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41%</w:t>
            </w:r>
          </w:p>
        </w:tc>
        <w:tc>
          <w:tcPr>
            <w:tcW w:w="1903" w:type="dxa"/>
            <w:tcBorders>
              <w:top w:val="nil"/>
              <w:left w:val="nil"/>
              <w:bottom w:val="single" w:sz="4" w:space="0" w:color="auto"/>
              <w:right w:val="nil"/>
            </w:tcBorders>
            <w:shd w:val="clear" w:color="auto" w:fill="auto"/>
            <w:vAlign w:val="center"/>
            <w:hideMark/>
          </w:tcPr>
          <w:p w14:paraId="7D88DF14"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Expert Survey (33%), ODIN (33%), SCI databases (33%)</w:t>
            </w:r>
          </w:p>
        </w:tc>
      </w:tr>
      <w:tr w:rsidR="00C77CAB" w:rsidRPr="00C77CAB" w14:paraId="6C9BDA00" w14:textId="77777777" w:rsidTr="00DA5ED1">
        <w:trPr>
          <w:trHeight w:val="528"/>
        </w:trPr>
        <w:tc>
          <w:tcPr>
            <w:tcW w:w="480" w:type="dxa"/>
            <w:tcBorders>
              <w:top w:val="nil"/>
              <w:left w:val="nil"/>
              <w:bottom w:val="single" w:sz="4" w:space="0" w:color="auto"/>
              <w:right w:val="nil"/>
            </w:tcBorders>
            <w:shd w:val="clear" w:color="auto" w:fill="auto"/>
            <w:noWrap/>
            <w:vAlign w:val="center"/>
            <w:hideMark/>
          </w:tcPr>
          <w:p w14:paraId="4E0DA57A"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7</w:t>
            </w:r>
          </w:p>
        </w:tc>
        <w:tc>
          <w:tcPr>
            <w:tcW w:w="2220" w:type="dxa"/>
            <w:tcBorders>
              <w:top w:val="nil"/>
              <w:left w:val="nil"/>
              <w:bottom w:val="single" w:sz="4" w:space="0" w:color="auto"/>
              <w:right w:val="nil"/>
            </w:tcBorders>
            <w:shd w:val="clear" w:color="auto" w:fill="auto"/>
            <w:noWrap/>
            <w:vAlign w:val="center"/>
            <w:hideMark/>
          </w:tcPr>
          <w:p w14:paraId="7C920931" w14:textId="77777777"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EU Snapshot tool</w:t>
            </w:r>
          </w:p>
        </w:tc>
        <w:tc>
          <w:tcPr>
            <w:tcW w:w="1620" w:type="dxa"/>
            <w:tcBorders>
              <w:top w:val="nil"/>
              <w:left w:val="nil"/>
              <w:bottom w:val="single" w:sz="4" w:space="0" w:color="auto"/>
              <w:right w:val="nil"/>
            </w:tcBorders>
            <w:shd w:val="clear" w:color="auto" w:fill="auto"/>
            <w:vAlign w:val="center"/>
            <w:hideMark/>
          </w:tcPr>
          <w:p w14:paraId="09778EC5" w14:textId="1D17B12B" w:rsidR="00C77CAB" w:rsidRPr="00C77CAB" w:rsidRDefault="006F4F12"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Self-assessment</w:t>
            </w:r>
            <w:r w:rsidR="00A64E53">
              <w:rPr>
                <w:rFonts w:ascii="Times New Roman" w:eastAsia="Times New Roman" w:hAnsi="Times New Roman" w:cs="Times New Roman"/>
                <w:color w:val="000000"/>
                <w:sz w:val="20"/>
                <w:szCs w:val="20"/>
              </w:rPr>
              <w:t xml:space="preserve">/ </w:t>
            </w:r>
            <w:r w:rsidR="00A833AB">
              <w:rPr>
                <w:rFonts w:ascii="Times New Roman" w:eastAsia="Times New Roman" w:hAnsi="Times New Roman" w:cs="Times New Roman"/>
                <w:color w:val="000000"/>
                <w:sz w:val="20"/>
                <w:szCs w:val="20"/>
              </w:rPr>
              <w:t>N.A.</w:t>
            </w:r>
          </w:p>
        </w:tc>
        <w:tc>
          <w:tcPr>
            <w:tcW w:w="963" w:type="dxa"/>
            <w:tcBorders>
              <w:top w:val="nil"/>
              <w:left w:val="nil"/>
              <w:bottom w:val="single" w:sz="4" w:space="0" w:color="auto"/>
              <w:right w:val="nil"/>
            </w:tcBorders>
            <w:shd w:val="clear" w:color="auto" w:fill="auto"/>
            <w:noWrap/>
            <w:vAlign w:val="center"/>
            <w:hideMark/>
          </w:tcPr>
          <w:p w14:paraId="4AACD9AE" w14:textId="208A63BA"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23" w:type="dxa"/>
            <w:tcBorders>
              <w:top w:val="nil"/>
              <w:left w:val="nil"/>
              <w:bottom w:val="single" w:sz="4" w:space="0" w:color="auto"/>
              <w:right w:val="nil"/>
            </w:tcBorders>
            <w:shd w:val="clear" w:color="auto" w:fill="auto"/>
            <w:noWrap/>
            <w:vAlign w:val="center"/>
            <w:hideMark/>
          </w:tcPr>
          <w:p w14:paraId="6427D84D" w14:textId="1539EA91"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484" w:type="dxa"/>
            <w:tcBorders>
              <w:top w:val="nil"/>
              <w:left w:val="nil"/>
              <w:bottom w:val="single" w:sz="4" w:space="0" w:color="auto"/>
              <w:right w:val="nil"/>
            </w:tcBorders>
            <w:shd w:val="clear" w:color="auto" w:fill="auto"/>
            <w:noWrap/>
            <w:vAlign w:val="center"/>
            <w:hideMark/>
          </w:tcPr>
          <w:p w14:paraId="67A1F7FC" w14:textId="69E87625"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07" w:type="dxa"/>
            <w:tcBorders>
              <w:top w:val="nil"/>
              <w:left w:val="nil"/>
              <w:bottom w:val="single" w:sz="4" w:space="0" w:color="auto"/>
              <w:right w:val="nil"/>
            </w:tcBorders>
            <w:shd w:val="clear" w:color="auto" w:fill="auto"/>
            <w:noWrap/>
            <w:vAlign w:val="center"/>
            <w:hideMark/>
          </w:tcPr>
          <w:p w14:paraId="4BB35B9C"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131</w:t>
            </w:r>
          </w:p>
        </w:tc>
        <w:tc>
          <w:tcPr>
            <w:tcW w:w="788" w:type="dxa"/>
            <w:tcBorders>
              <w:top w:val="nil"/>
              <w:left w:val="nil"/>
              <w:bottom w:val="single" w:sz="4" w:space="0" w:color="auto"/>
              <w:right w:val="nil"/>
            </w:tcBorders>
            <w:shd w:val="clear" w:color="auto" w:fill="auto"/>
            <w:noWrap/>
            <w:vAlign w:val="center"/>
            <w:hideMark/>
          </w:tcPr>
          <w:p w14:paraId="3ACE3A14"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w:t>
            </w:r>
          </w:p>
        </w:tc>
        <w:tc>
          <w:tcPr>
            <w:tcW w:w="846" w:type="dxa"/>
            <w:tcBorders>
              <w:top w:val="nil"/>
              <w:left w:val="nil"/>
              <w:bottom w:val="single" w:sz="4" w:space="0" w:color="auto"/>
              <w:right w:val="nil"/>
            </w:tcBorders>
            <w:shd w:val="clear" w:color="auto" w:fill="auto"/>
            <w:noWrap/>
            <w:vAlign w:val="center"/>
            <w:hideMark/>
          </w:tcPr>
          <w:p w14:paraId="1496D2E8"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12%</w:t>
            </w:r>
          </w:p>
        </w:tc>
        <w:tc>
          <w:tcPr>
            <w:tcW w:w="906" w:type="dxa"/>
            <w:tcBorders>
              <w:top w:val="nil"/>
              <w:left w:val="nil"/>
              <w:bottom w:val="single" w:sz="4" w:space="0" w:color="auto"/>
              <w:right w:val="nil"/>
            </w:tcBorders>
            <w:shd w:val="clear" w:color="auto" w:fill="auto"/>
            <w:noWrap/>
            <w:vAlign w:val="center"/>
            <w:hideMark/>
          </w:tcPr>
          <w:p w14:paraId="7925C640"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10%</w:t>
            </w:r>
          </w:p>
        </w:tc>
        <w:tc>
          <w:tcPr>
            <w:tcW w:w="816" w:type="dxa"/>
            <w:tcBorders>
              <w:top w:val="nil"/>
              <w:left w:val="nil"/>
              <w:bottom w:val="single" w:sz="4" w:space="0" w:color="auto"/>
              <w:right w:val="nil"/>
            </w:tcBorders>
            <w:shd w:val="clear" w:color="auto" w:fill="auto"/>
            <w:noWrap/>
            <w:vAlign w:val="center"/>
            <w:hideMark/>
          </w:tcPr>
          <w:p w14:paraId="39337964"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8%</w:t>
            </w:r>
          </w:p>
        </w:tc>
        <w:tc>
          <w:tcPr>
            <w:tcW w:w="794" w:type="dxa"/>
            <w:tcBorders>
              <w:top w:val="nil"/>
              <w:left w:val="nil"/>
              <w:bottom w:val="single" w:sz="4" w:space="0" w:color="auto"/>
              <w:right w:val="nil"/>
            </w:tcBorders>
            <w:shd w:val="clear" w:color="auto" w:fill="auto"/>
            <w:noWrap/>
            <w:vAlign w:val="center"/>
            <w:hideMark/>
          </w:tcPr>
          <w:p w14:paraId="06C4B9CA"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64%</w:t>
            </w:r>
          </w:p>
        </w:tc>
        <w:tc>
          <w:tcPr>
            <w:tcW w:w="1903" w:type="dxa"/>
            <w:tcBorders>
              <w:top w:val="nil"/>
              <w:left w:val="nil"/>
              <w:bottom w:val="single" w:sz="4" w:space="0" w:color="auto"/>
              <w:right w:val="nil"/>
            </w:tcBorders>
            <w:shd w:val="clear" w:color="auto" w:fill="auto"/>
            <w:vAlign w:val="center"/>
            <w:hideMark/>
          </w:tcPr>
          <w:p w14:paraId="4418204C" w14:textId="4F11A239"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Expert </w:t>
            </w:r>
            <w:r w:rsidR="006F4F12" w:rsidRPr="00C77CAB">
              <w:rPr>
                <w:rFonts w:ascii="Times New Roman" w:eastAsia="Times New Roman" w:hAnsi="Times New Roman" w:cs="Times New Roman"/>
                <w:color w:val="000000"/>
                <w:sz w:val="20"/>
                <w:szCs w:val="20"/>
              </w:rPr>
              <w:t>self-assessment</w:t>
            </w:r>
          </w:p>
        </w:tc>
      </w:tr>
      <w:tr w:rsidR="00C77CAB" w:rsidRPr="00C77CAB" w14:paraId="2A109558" w14:textId="77777777" w:rsidTr="00DA5ED1">
        <w:trPr>
          <w:trHeight w:val="528"/>
        </w:trPr>
        <w:tc>
          <w:tcPr>
            <w:tcW w:w="480" w:type="dxa"/>
            <w:tcBorders>
              <w:top w:val="nil"/>
              <w:left w:val="nil"/>
              <w:bottom w:val="single" w:sz="4" w:space="0" w:color="auto"/>
              <w:right w:val="nil"/>
            </w:tcBorders>
            <w:shd w:val="clear" w:color="auto" w:fill="auto"/>
            <w:noWrap/>
            <w:vAlign w:val="center"/>
            <w:hideMark/>
          </w:tcPr>
          <w:p w14:paraId="32071C66"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8</w:t>
            </w:r>
          </w:p>
        </w:tc>
        <w:tc>
          <w:tcPr>
            <w:tcW w:w="2220" w:type="dxa"/>
            <w:tcBorders>
              <w:top w:val="nil"/>
              <w:left w:val="nil"/>
              <w:bottom w:val="single" w:sz="4" w:space="0" w:color="auto"/>
              <w:right w:val="nil"/>
            </w:tcBorders>
            <w:shd w:val="clear" w:color="auto" w:fill="auto"/>
            <w:noWrap/>
            <w:vAlign w:val="center"/>
            <w:hideMark/>
          </w:tcPr>
          <w:p w14:paraId="55D94C32" w14:textId="19F18D03"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UN NQAF self</w:t>
            </w:r>
            <w:r>
              <w:rPr>
                <w:rFonts w:ascii="Times New Roman" w:eastAsia="Times New Roman" w:hAnsi="Times New Roman" w:cs="Times New Roman"/>
                <w:color w:val="000000"/>
                <w:sz w:val="20"/>
                <w:szCs w:val="20"/>
              </w:rPr>
              <w:t>-</w:t>
            </w:r>
            <w:r w:rsidRPr="00C77CAB">
              <w:rPr>
                <w:rFonts w:ascii="Times New Roman" w:eastAsia="Times New Roman" w:hAnsi="Times New Roman" w:cs="Times New Roman"/>
                <w:color w:val="000000"/>
                <w:sz w:val="20"/>
                <w:szCs w:val="20"/>
              </w:rPr>
              <w:t>checklist</w:t>
            </w:r>
          </w:p>
        </w:tc>
        <w:tc>
          <w:tcPr>
            <w:tcW w:w="1620" w:type="dxa"/>
            <w:tcBorders>
              <w:top w:val="nil"/>
              <w:left w:val="nil"/>
              <w:bottom w:val="single" w:sz="4" w:space="0" w:color="auto"/>
              <w:right w:val="nil"/>
            </w:tcBorders>
            <w:shd w:val="clear" w:color="auto" w:fill="auto"/>
            <w:vAlign w:val="center"/>
            <w:hideMark/>
          </w:tcPr>
          <w:p w14:paraId="0C4CFD86" w14:textId="4A0C2D5A" w:rsidR="00C77CAB" w:rsidRPr="00C77CAB" w:rsidRDefault="006F4F12"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Self-assessment</w:t>
            </w:r>
            <w:r w:rsidR="00A833AB">
              <w:rPr>
                <w:rFonts w:ascii="Times New Roman" w:eastAsia="Times New Roman" w:hAnsi="Times New Roman" w:cs="Times New Roman"/>
                <w:color w:val="000000"/>
                <w:sz w:val="20"/>
                <w:szCs w:val="20"/>
              </w:rPr>
              <w:t>/ N.A.</w:t>
            </w:r>
          </w:p>
        </w:tc>
        <w:tc>
          <w:tcPr>
            <w:tcW w:w="963" w:type="dxa"/>
            <w:tcBorders>
              <w:top w:val="nil"/>
              <w:left w:val="nil"/>
              <w:bottom w:val="single" w:sz="4" w:space="0" w:color="auto"/>
              <w:right w:val="nil"/>
            </w:tcBorders>
            <w:shd w:val="clear" w:color="auto" w:fill="auto"/>
            <w:noWrap/>
            <w:vAlign w:val="center"/>
            <w:hideMark/>
          </w:tcPr>
          <w:p w14:paraId="00A6AB9D" w14:textId="16094F7F"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23" w:type="dxa"/>
            <w:tcBorders>
              <w:top w:val="nil"/>
              <w:left w:val="nil"/>
              <w:bottom w:val="single" w:sz="4" w:space="0" w:color="auto"/>
              <w:right w:val="nil"/>
            </w:tcBorders>
            <w:shd w:val="clear" w:color="auto" w:fill="auto"/>
            <w:noWrap/>
            <w:vAlign w:val="center"/>
            <w:hideMark/>
          </w:tcPr>
          <w:p w14:paraId="151266C7" w14:textId="7E3B7DBF"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484" w:type="dxa"/>
            <w:tcBorders>
              <w:top w:val="nil"/>
              <w:left w:val="nil"/>
              <w:bottom w:val="single" w:sz="4" w:space="0" w:color="auto"/>
              <w:right w:val="nil"/>
            </w:tcBorders>
            <w:shd w:val="clear" w:color="auto" w:fill="auto"/>
            <w:noWrap/>
            <w:vAlign w:val="center"/>
            <w:hideMark/>
          </w:tcPr>
          <w:p w14:paraId="7DFD915E" w14:textId="4B53F495"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07" w:type="dxa"/>
            <w:tcBorders>
              <w:top w:val="nil"/>
              <w:left w:val="nil"/>
              <w:bottom w:val="single" w:sz="4" w:space="0" w:color="auto"/>
              <w:right w:val="nil"/>
            </w:tcBorders>
            <w:shd w:val="clear" w:color="auto" w:fill="auto"/>
            <w:noWrap/>
            <w:vAlign w:val="center"/>
            <w:hideMark/>
          </w:tcPr>
          <w:p w14:paraId="03BECDE2"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87</w:t>
            </w:r>
          </w:p>
        </w:tc>
        <w:tc>
          <w:tcPr>
            <w:tcW w:w="788" w:type="dxa"/>
            <w:tcBorders>
              <w:top w:val="nil"/>
              <w:left w:val="nil"/>
              <w:bottom w:val="single" w:sz="4" w:space="0" w:color="auto"/>
              <w:right w:val="nil"/>
            </w:tcBorders>
            <w:shd w:val="clear" w:color="auto" w:fill="auto"/>
            <w:noWrap/>
            <w:vAlign w:val="center"/>
            <w:hideMark/>
          </w:tcPr>
          <w:p w14:paraId="49ED033C"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10%</w:t>
            </w:r>
          </w:p>
        </w:tc>
        <w:tc>
          <w:tcPr>
            <w:tcW w:w="846" w:type="dxa"/>
            <w:tcBorders>
              <w:top w:val="nil"/>
              <w:left w:val="nil"/>
              <w:bottom w:val="single" w:sz="4" w:space="0" w:color="auto"/>
              <w:right w:val="nil"/>
            </w:tcBorders>
            <w:shd w:val="clear" w:color="auto" w:fill="auto"/>
            <w:noWrap/>
            <w:vAlign w:val="center"/>
            <w:hideMark/>
          </w:tcPr>
          <w:p w14:paraId="24A1EE1D"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16%</w:t>
            </w:r>
          </w:p>
        </w:tc>
        <w:tc>
          <w:tcPr>
            <w:tcW w:w="906" w:type="dxa"/>
            <w:tcBorders>
              <w:top w:val="nil"/>
              <w:left w:val="nil"/>
              <w:bottom w:val="single" w:sz="4" w:space="0" w:color="auto"/>
              <w:right w:val="nil"/>
            </w:tcBorders>
            <w:shd w:val="clear" w:color="auto" w:fill="auto"/>
            <w:noWrap/>
            <w:vAlign w:val="center"/>
            <w:hideMark/>
          </w:tcPr>
          <w:p w14:paraId="733895CA"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2%</w:t>
            </w:r>
          </w:p>
        </w:tc>
        <w:tc>
          <w:tcPr>
            <w:tcW w:w="816" w:type="dxa"/>
            <w:tcBorders>
              <w:top w:val="nil"/>
              <w:left w:val="nil"/>
              <w:bottom w:val="single" w:sz="4" w:space="0" w:color="auto"/>
              <w:right w:val="nil"/>
            </w:tcBorders>
            <w:shd w:val="clear" w:color="auto" w:fill="auto"/>
            <w:noWrap/>
            <w:vAlign w:val="center"/>
            <w:hideMark/>
          </w:tcPr>
          <w:p w14:paraId="5CD75C9E"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7%</w:t>
            </w:r>
          </w:p>
        </w:tc>
        <w:tc>
          <w:tcPr>
            <w:tcW w:w="794" w:type="dxa"/>
            <w:tcBorders>
              <w:top w:val="nil"/>
              <w:left w:val="nil"/>
              <w:bottom w:val="single" w:sz="4" w:space="0" w:color="auto"/>
              <w:right w:val="nil"/>
            </w:tcBorders>
            <w:shd w:val="clear" w:color="auto" w:fill="auto"/>
            <w:noWrap/>
            <w:vAlign w:val="center"/>
            <w:hideMark/>
          </w:tcPr>
          <w:p w14:paraId="4D090B84"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64%</w:t>
            </w:r>
          </w:p>
        </w:tc>
        <w:tc>
          <w:tcPr>
            <w:tcW w:w="1903" w:type="dxa"/>
            <w:tcBorders>
              <w:top w:val="nil"/>
              <w:left w:val="nil"/>
              <w:bottom w:val="single" w:sz="4" w:space="0" w:color="auto"/>
              <w:right w:val="nil"/>
            </w:tcBorders>
            <w:shd w:val="clear" w:color="auto" w:fill="auto"/>
            <w:vAlign w:val="center"/>
            <w:hideMark/>
          </w:tcPr>
          <w:p w14:paraId="6F0B92EE" w14:textId="06A34D5F"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Expert </w:t>
            </w:r>
            <w:r w:rsidR="006F4F12" w:rsidRPr="00C77CAB">
              <w:rPr>
                <w:rFonts w:ascii="Times New Roman" w:eastAsia="Times New Roman" w:hAnsi="Times New Roman" w:cs="Times New Roman"/>
                <w:color w:val="000000"/>
                <w:sz w:val="20"/>
                <w:szCs w:val="20"/>
              </w:rPr>
              <w:t>self-assessment</w:t>
            </w:r>
          </w:p>
        </w:tc>
      </w:tr>
      <w:tr w:rsidR="00C77CAB" w:rsidRPr="00C77CAB" w14:paraId="561A7F26" w14:textId="77777777" w:rsidTr="00DA5ED1">
        <w:trPr>
          <w:trHeight w:val="528"/>
        </w:trPr>
        <w:tc>
          <w:tcPr>
            <w:tcW w:w="480" w:type="dxa"/>
            <w:tcBorders>
              <w:top w:val="nil"/>
              <w:left w:val="nil"/>
              <w:bottom w:val="single" w:sz="4" w:space="0" w:color="auto"/>
              <w:right w:val="nil"/>
            </w:tcBorders>
            <w:shd w:val="clear" w:color="auto" w:fill="auto"/>
            <w:vAlign w:val="center"/>
            <w:hideMark/>
          </w:tcPr>
          <w:p w14:paraId="593E259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9</w:t>
            </w:r>
          </w:p>
        </w:tc>
        <w:tc>
          <w:tcPr>
            <w:tcW w:w="2220" w:type="dxa"/>
            <w:tcBorders>
              <w:top w:val="nil"/>
              <w:left w:val="nil"/>
              <w:bottom w:val="single" w:sz="4" w:space="0" w:color="auto"/>
              <w:right w:val="nil"/>
            </w:tcBorders>
            <w:shd w:val="clear" w:color="auto" w:fill="auto"/>
            <w:noWrap/>
            <w:vAlign w:val="center"/>
            <w:hideMark/>
          </w:tcPr>
          <w:p w14:paraId="4033E1ED" w14:textId="2BE50AD3"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Paris21 NSDS </w:t>
            </w:r>
            <w:r w:rsidR="006F4F12" w:rsidRPr="00C77CAB">
              <w:rPr>
                <w:rFonts w:ascii="Times New Roman" w:eastAsia="Times New Roman" w:hAnsi="Times New Roman" w:cs="Times New Roman"/>
                <w:color w:val="000000"/>
                <w:sz w:val="20"/>
                <w:szCs w:val="20"/>
              </w:rPr>
              <w:t>self-assessment</w:t>
            </w:r>
          </w:p>
        </w:tc>
        <w:tc>
          <w:tcPr>
            <w:tcW w:w="1620" w:type="dxa"/>
            <w:tcBorders>
              <w:top w:val="nil"/>
              <w:left w:val="nil"/>
              <w:bottom w:val="single" w:sz="4" w:space="0" w:color="auto"/>
              <w:right w:val="nil"/>
            </w:tcBorders>
            <w:shd w:val="clear" w:color="auto" w:fill="auto"/>
            <w:vAlign w:val="center"/>
            <w:hideMark/>
          </w:tcPr>
          <w:p w14:paraId="216F080F" w14:textId="2D214868" w:rsidR="00C77CAB" w:rsidRPr="00C77CAB" w:rsidRDefault="006F4F12"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Self-assessment</w:t>
            </w:r>
            <w:r w:rsidR="00A833AB">
              <w:rPr>
                <w:rFonts w:ascii="Times New Roman" w:eastAsia="Times New Roman" w:hAnsi="Times New Roman" w:cs="Times New Roman"/>
                <w:color w:val="000000"/>
                <w:sz w:val="20"/>
                <w:szCs w:val="20"/>
              </w:rPr>
              <w:t>/ N.A.</w:t>
            </w:r>
          </w:p>
        </w:tc>
        <w:tc>
          <w:tcPr>
            <w:tcW w:w="963" w:type="dxa"/>
            <w:tcBorders>
              <w:top w:val="nil"/>
              <w:left w:val="nil"/>
              <w:bottom w:val="single" w:sz="4" w:space="0" w:color="auto"/>
              <w:right w:val="nil"/>
            </w:tcBorders>
            <w:shd w:val="clear" w:color="auto" w:fill="auto"/>
            <w:noWrap/>
            <w:vAlign w:val="center"/>
            <w:hideMark/>
          </w:tcPr>
          <w:p w14:paraId="3B94DB73" w14:textId="6EDADD0E"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23" w:type="dxa"/>
            <w:tcBorders>
              <w:top w:val="nil"/>
              <w:left w:val="nil"/>
              <w:bottom w:val="single" w:sz="4" w:space="0" w:color="auto"/>
              <w:right w:val="nil"/>
            </w:tcBorders>
            <w:shd w:val="clear" w:color="auto" w:fill="auto"/>
            <w:noWrap/>
            <w:vAlign w:val="center"/>
            <w:hideMark/>
          </w:tcPr>
          <w:p w14:paraId="58B3A6DD" w14:textId="5D5F55A0"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484" w:type="dxa"/>
            <w:tcBorders>
              <w:top w:val="nil"/>
              <w:left w:val="nil"/>
              <w:bottom w:val="single" w:sz="4" w:space="0" w:color="auto"/>
              <w:right w:val="nil"/>
            </w:tcBorders>
            <w:shd w:val="clear" w:color="auto" w:fill="auto"/>
            <w:noWrap/>
            <w:vAlign w:val="center"/>
            <w:hideMark/>
          </w:tcPr>
          <w:p w14:paraId="7F154F30" w14:textId="2D64B890"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07" w:type="dxa"/>
            <w:tcBorders>
              <w:top w:val="nil"/>
              <w:left w:val="nil"/>
              <w:bottom w:val="single" w:sz="4" w:space="0" w:color="auto"/>
              <w:right w:val="nil"/>
            </w:tcBorders>
            <w:shd w:val="clear" w:color="auto" w:fill="auto"/>
            <w:noWrap/>
            <w:vAlign w:val="center"/>
            <w:hideMark/>
          </w:tcPr>
          <w:p w14:paraId="6F8BDBA5"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149</w:t>
            </w:r>
          </w:p>
        </w:tc>
        <w:tc>
          <w:tcPr>
            <w:tcW w:w="788" w:type="dxa"/>
            <w:tcBorders>
              <w:top w:val="nil"/>
              <w:left w:val="nil"/>
              <w:bottom w:val="single" w:sz="4" w:space="0" w:color="auto"/>
              <w:right w:val="nil"/>
            </w:tcBorders>
            <w:shd w:val="clear" w:color="auto" w:fill="auto"/>
            <w:noWrap/>
            <w:vAlign w:val="center"/>
            <w:hideMark/>
          </w:tcPr>
          <w:p w14:paraId="637648D8"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14%</w:t>
            </w:r>
          </w:p>
        </w:tc>
        <w:tc>
          <w:tcPr>
            <w:tcW w:w="846" w:type="dxa"/>
            <w:tcBorders>
              <w:top w:val="nil"/>
              <w:left w:val="nil"/>
              <w:bottom w:val="single" w:sz="4" w:space="0" w:color="auto"/>
              <w:right w:val="nil"/>
            </w:tcBorders>
            <w:shd w:val="clear" w:color="auto" w:fill="auto"/>
            <w:noWrap/>
            <w:vAlign w:val="center"/>
            <w:hideMark/>
          </w:tcPr>
          <w:p w14:paraId="4BD562B5"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23%</w:t>
            </w:r>
          </w:p>
        </w:tc>
        <w:tc>
          <w:tcPr>
            <w:tcW w:w="906" w:type="dxa"/>
            <w:tcBorders>
              <w:top w:val="nil"/>
              <w:left w:val="nil"/>
              <w:bottom w:val="single" w:sz="4" w:space="0" w:color="auto"/>
              <w:right w:val="nil"/>
            </w:tcBorders>
            <w:shd w:val="clear" w:color="auto" w:fill="auto"/>
            <w:noWrap/>
            <w:vAlign w:val="center"/>
            <w:hideMark/>
          </w:tcPr>
          <w:p w14:paraId="5438843B"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nil"/>
            </w:tcBorders>
            <w:shd w:val="clear" w:color="auto" w:fill="auto"/>
            <w:noWrap/>
            <w:vAlign w:val="center"/>
            <w:hideMark/>
          </w:tcPr>
          <w:p w14:paraId="1735BA68"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w:t>
            </w:r>
          </w:p>
        </w:tc>
        <w:tc>
          <w:tcPr>
            <w:tcW w:w="794" w:type="dxa"/>
            <w:tcBorders>
              <w:top w:val="nil"/>
              <w:left w:val="nil"/>
              <w:bottom w:val="single" w:sz="4" w:space="0" w:color="auto"/>
              <w:right w:val="nil"/>
            </w:tcBorders>
            <w:shd w:val="clear" w:color="auto" w:fill="auto"/>
            <w:noWrap/>
            <w:vAlign w:val="center"/>
            <w:hideMark/>
          </w:tcPr>
          <w:p w14:paraId="033CDBA3"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61%</w:t>
            </w:r>
          </w:p>
        </w:tc>
        <w:tc>
          <w:tcPr>
            <w:tcW w:w="1903" w:type="dxa"/>
            <w:tcBorders>
              <w:top w:val="nil"/>
              <w:left w:val="nil"/>
              <w:bottom w:val="single" w:sz="4" w:space="0" w:color="auto"/>
              <w:right w:val="nil"/>
            </w:tcBorders>
            <w:shd w:val="clear" w:color="auto" w:fill="auto"/>
            <w:vAlign w:val="center"/>
            <w:hideMark/>
          </w:tcPr>
          <w:p w14:paraId="50C2A400" w14:textId="17A3D078"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Expert </w:t>
            </w:r>
            <w:r w:rsidR="006F4F12" w:rsidRPr="00C77CAB">
              <w:rPr>
                <w:rFonts w:ascii="Times New Roman" w:eastAsia="Times New Roman" w:hAnsi="Times New Roman" w:cs="Times New Roman"/>
                <w:color w:val="000000"/>
                <w:sz w:val="20"/>
                <w:szCs w:val="20"/>
              </w:rPr>
              <w:t>self-assessment</w:t>
            </w:r>
          </w:p>
        </w:tc>
      </w:tr>
    </w:tbl>
    <w:p w14:paraId="7FFCD512" w14:textId="55867C1E" w:rsidR="007D63E3" w:rsidRPr="0033279B" w:rsidRDefault="00C77CAB" w:rsidP="007D63E3">
      <w:pPr>
        <w:jc w:val="both"/>
        <w:rPr>
          <w:rFonts w:ascii="Times New Roman" w:hAnsi="Times New Roman" w:cs="Times New Roman"/>
          <w:sz w:val="20"/>
          <w:szCs w:val="20"/>
        </w:rPr>
        <w:sectPr w:rsidR="007D63E3" w:rsidRPr="0033279B" w:rsidSect="00D160B7">
          <w:pgSz w:w="15840" w:h="12240" w:orient="landscape"/>
          <w:pgMar w:top="360" w:right="810" w:bottom="630" w:left="1440" w:header="720" w:footer="720" w:gutter="0"/>
          <w:cols w:space="720"/>
          <w:docGrid w:linePitch="360"/>
        </w:sectPr>
      </w:pPr>
      <w:r w:rsidRPr="0033279B">
        <w:rPr>
          <w:rFonts w:ascii="Times New Roman" w:hAnsi="Times New Roman" w:cs="Times New Roman"/>
          <w:b/>
          <w:sz w:val="20"/>
          <w:szCs w:val="20"/>
        </w:rPr>
        <w:t>Note</w:t>
      </w:r>
      <w:r w:rsidRPr="0033279B">
        <w:rPr>
          <w:rFonts w:ascii="Times New Roman" w:hAnsi="Times New Roman" w:cs="Times New Roman"/>
          <w:sz w:val="20"/>
          <w:szCs w:val="20"/>
        </w:rPr>
        <w:t xml:space="preserve">: </w:t>
      </w:r>
      <w:r w:rsidR="007D63E3" w:rsidRPr="001F1A09">
        <w:rPr>
          <w:rFonts w:ascii="Times New Roman" w:hAnsi="Times New Roman" w:cs="Times New Roman"/>
          <w:sz w:val="20"/>
          <w:szCs w:val="20"/>
        </w:rPr>
        <w:t xml:space="preserve">N.A. stands for not available. The number of countries </w:t>
      </w:r>
      <w:r w:rsidR="003E7A78">
        <w:rPr>
          <w:rFonts w:ascii="Times New Roman" w:hAnsi="Times New Roman" w:cs="Times New Roman"/>
          <w:sz w:val="20"/>
          <w:szCs w:val="20"/>
        </w:rPr>
        <w:t xml:space="preserve">shown under the column “Country coverage” </w:t>
      </w:r>
      <w:r w:rsidR="007D63E3" w:rsidRPr="001F1A09">
        <w:rPr>
          <w:rFonts w:ascii="Times New Roman" w:hAnsi="Times New Roman" w:cs="Times New Roman"/>
          <w:sz w:val="20"/>
          <w:szCs w:val="20"/>
        </w:rPr>
        <w:t>are for the latest year for all the indexes. The SPI covers between 167 and 18</w:t>
      </w:r>
      <w:r w:rsidR="00A3358E">
        <w:rPr>
          <w:rFonts w:ascii="Times New Roman" w:hAnsi="Times New Roman" w:cs="Times New Roman"/>
          <w:sz w:val="20"/>
          <w:szCs w:val="20"/>
        </w:rPr>
        <w:t>6</w:t>
      </w:r>
      <w:r w:rsidR="007D63E3" w:rsidRPr="001F1A09">
        <w:rPr>
          <w:rFonts w:ascii="Times New Roman" w:hAnsi="Times New Roman" w:cs="Times New Roman"/>
          <w:sz w:val="20"/>
          <w:szCs w:val="20"/>
        </w:rPr>
        <w:t xml:space="preserve"> countries for 2016-</w:t>
      </w:r>
      <w:r w:rsidR="00A3358E" w:rsidRPr="001F1A09">
        <w:rPr>
          <w:rFonts w:ascii="Times New Roman" w:hAnsi="Times New Roman" w:cs="Times New Roman"/>
          <w:sz w:val="20"/>
          <w:szCs w:val="20"/>
        </w:rPr>
        <w:t>202</w:t>
      </w:r>
      <w:r w:rsidR="00A3358E">
        <w:rPr>
          <w:rFonts w:ascii="Times New Roman" w:hAnsi="Times New Roman" w:cs="Times New Roman"/>
          <w:sz w:val="20"/>
          <w:szCs w:val="20"/>
        </w:rPr>
        <w:t>2</w:t>
      </w:r>
      <w:r w:rsidR="007D63E3" w:rsidRPr="001F1A09">
        <w:rPr>
          <w:rFonts w:ascii="Times New Roman" w:hAnsi="Times New Roman" w:cs="Times New Roman"/>
          <w:sz w:val="20"/>
          <w:szCs w:val="20"/>
        </w:rPr>
        <w:t>. The S</w:t>
      </w:r>
      <w:r w:rsidR="00143FBB">
        <w:rPr>
          <w:rFonts w:ascii="Times New Roman" w:hAnsi="Times New Roman" w:cs="Times New Roman"/>
          <w:sz w:val="20"/>
          <w:szCs w:val="20"/>
        </w:rPr>
        <w:t>C</w:t>
      </w:r>
      <w:r w:rsidR="007D63E3" w:rsidRPr="001F1A09">
        <w:rPr>
          <w:rFonts w:ascii="Times New Roman" w:hAnsi="Times New Roman" w:cs="Times New Roman"/>
          <w:sz w:val="20"/>
          <w:szCs w:val="20"/>
        </w:rPr>
        <w:t>I covers between 115 and 145 countries for 2004-20</w:t>
      </w:r>
      <w:r w:rsidR="00143FBB">
        <w:rPr>
          <w:rFonts w:ascii="Times New Roman" w:hAnsi="Times New Roman" w:cs="Times New Roman"/>
          <w:sz w:val="20"/>
          <w:szCs w:val="20"/>
        </w:rPr>
        <w:t>20</w:t>
      </w:r>
      <w:r w:rsidR="007D63E3" w:rsidRPr="001F1A09">
        <w:rPr>
          <w:rFonts w:ascii="Times New Roman" w:hAnsi="Times New Roman" w:cs="Times New Roman"/>
          <w:sz w:val="20"/>
          <w:szCs w:val="20"/>
        </w:rPr>
        <w:t>. The ODIN covers between 125 and 1</w:t>
      </w:r>
      <w:r w:rsidR="00A3358E">
        <w:rPr>
          <w:rFonts w:ascii="Times New Roman" w:hAnsi="Times New Roman" w:cs="Times New Roman"/>
          <w:sz w:val="20"/>
          <w:szCs w:val="20"/>
        </w:rPr>
        <w:t>92</w:t>
      </w:r>
      <w:r w:rsidR="007D63E3" w:rsidRPr="001F1A09">
        <w:rPr>
          <w:rFonts w:ascii="Times New Roman" w:hAnsi="Times New Roman" w:cs="Times New Roman"/>
          <w:sz w:val="20"/>
          <w:szCs w:val="20"/>
        </w:rPr>
        <w:t xml:space="preserve"> countries for 2015-</w:t>
      </w:r>
      <w:r w:rsidR="00A3358E" w:rsidRPr="001F1A09">
        <w:rPr>
          <w:rFonts w:ascii="Times New Roman" w:hAnsi="Times New Roman" w:cs="Times New Roman"/>
          <w:sz w:val="20"/>
          <w:szCs w:val="20"/>
        </w:rPr>
        <w:t>202</w:t>
      </w:r>
      <w:r w:rsidR="00A3358E">
        <w:rPr>
          <w:rFonts w:ascii="Times New Roman" w:hAnsi="Times New Roman" w:cs="Times New Roman"/>
          <w:sz w:val="20"/>
          <w:szCs w:val="20"/>
        </w:rPr>
        <w:t>2</w:t>
      </w:r>
      <w:r w:rsidR="00751CED">
        <w:rPr>
          <w:rFonts w:ascii="Times New Roman" w:hAnsi="Times New Roman" w:cs="Times New Roman"/>
          <w:sz w:val="20"/>
          <w:szCs w:val="20"/>
        </w:rPr>
        <w:t xml:space="preserve"> but offers comparable data </w:t>
      </w:r>
      <w:r w:rsidR="00883F55">
        <w:rPr>
          <w:rFonts w:ascii="Times New Roman" w:hAnsi="Times New Roman" w:cs="Times New Roman"/>
          <w:sz w:val="20"/>
          <w:szCs w:val="20"/>
        </w:rPr>
        <w:t xml:space="preserve">starting </w:t>
      </w:r>
      <w:r w:rsidR="00326982">
        <w:rPr>
          <w:rFonts w:ascii="Times New Roman" w:hAnsi="Times New Roman" w:cs="Times New Roman"/>
          <w:sz w:val="20"/>
          <w:szCs w:val="20"/>
        </w:rPr>
        <w:t>f</w:t>
      </w:r>
      <w:r w:rsidR="00883F55">
        <w:rPr>
          <w:rFonts w:ascii="Times New Roman" w:hAnsi="Times New Roman" w:cs="Times New Roman"/>
          <w:sz w:val="20"/>
          <w:szCs w:val="20"/>
        </w:rPr>
        <w:t>rom</w:t>
      </w:r>
      <w:r w:rsidR="00326982">
        <w:rPr>
          <w:rFonts w:ascii="Times New Roman" w:hAnsi="Times New Roman" w:cs="Times New Roman"/>
          <w:sz w:val="20"/>
          <w:szCs w:val="20"/>
        </w:rPr>
        <w:t xml:space="preserve"> 2016</w:t>
      </w:r>
      <w:r w:rsidR="007D63E3" w:rsidRPr="001F1A09">
        <w:rPr>
          <w:rFonts w:ascii="Times New Roman" w:hAnsi="Times New Roman" w:cs="Times New Roman"/>
          <w:sz w:val="20"/>
          <w:szCs w:val="20"/>
        </w:rPr>
        <w:t xml:space="preserve">. The </w:t>
      </w:r>
      <w:r w:rsidR="007D63E3">
        <w:rPr>
          <w:rFonts w:ascii="Times New Roman" w:hAnsi="Times New Roman" w:cs="Times New Roman"/>
          <w:sz w:val="20"/>
          <w:szCs w:val="20"/>
        </w:rPr>
        <w:t>ODB</w:t>
      </w:r>
      <w:r w:rsidR="007D63E3" w:rsidRPr="001F1A09">
        <w:rPr>
          <w:rFonts w:ascii="Times New Roman" w:hAnsi="Times New Roman" w:cs="Times New Roman"/>
          <w:sz w:val="20"/>
          <w:szCs w:val="20"/>
        </w:rPr>
        <w:t xml:space="preserve"> covers between 30 and 115 countries for 2013-2017. The </w:t>
      </w:r>
      <w:r w:rsidR="000C3B0F">
        <w:rPr>
          <w:rFonts w:ascii="Times New Roman" w:hAnsi="Times New Roman" w:cs="Times New Roman"/>
          <w:sz w:val="20"/>
          <w:szCs w:val="20"/>
        </w:rPr>
        <w:t>ODB</w:t>
      </w:r>
      <w:r w:rsidR="007D63E3">
        <w:rPr>
          <w:rFonts w:ascii="Times New Roman" w:hAnsi="Times New Roman" w:cs="Times New Roman"/>
          <w:sz w:val="20"/>
          <w:szCs w:val="20"/>
        </w:rPr>
        <w:t xml:space="preserve"> only</w:t>
      </w:r>
      <w:r w:rsidR="007D63E3" w:rsidRPr="001F1A09">
        <w:rPr>
          <w:rFonts w:ascii="Times New Roman" w:hAnsi="Times New Roman" w:cs="Times New Roman"/>
          <w:sz w:val="20"/>
          <w:szCs w:val="20"/>
        </w:rPr>
        <w:t xml:space="preserve"> covers 30 countries in 2017 and is replaced by </w:t>
      </w:r>
      <w:r w:rsidR="007D63E3">
        <w:rPr>
          <w:rFonts w:ascii="Times New Roman" w:hAnsi="Times New Roman" w:cs="Times New Roman"/>
          <w:sz w:val="20"/>
          <w:szCs w:val="20"/>
        </w:rPr>
        <w:t>the GDB</w:t>
      </w:r>
      <w:r w:rsidR="007D63E3" w:rsidRPr="001F1A09">
        <w:rPr>
          <w:rFonts w:ascii="Times New Roman" w:hAnsi="Times New Roman" w:cs="Times New Roman"/>
          <w:sz w:val="20"/>
          <w:szCs w:val="20"/>
        </w:rPr>
        <w:t xml:space="preserve"> after this year. The </w:t>
      </w:r>
      <w:r w:rsidR="007D63E3">
        <w:rPr>
          <w:rFonts w:ascii="Times New Roman" w:hAnsi="Times New Roman" w:cs="Times New Roman"/>
          <w:sz w:val="20"/>
          <w:szCs w:val="20"/>
        </w:rPr>
        <w:t>GDB</w:t>
      </w:r>
      <w:r w:rsidR="007D63E3" w:rsidRPr="001F1A09">
        <w:rPr>
          <w:rFonts w:ascii="Times New Roman" w:hAnsi="Times New Roman" w:cs="Times New Roman"/>
          <w:sz w:val="20"/>
          <w:szCs w:val="20"/>
        </w:rPr>
        <w:t xml:space="preserve"> covers 109 countries for 2019-2021. The IIAG covers 54 countries for all </w:t>
      </w:r>
      <w:r w:rsidR="007D63E3">
        <w:rPr>
          <w:rFonts w:ascii="Times New Roman" w:hAnsi="Times New Roman" w:cs="Times New Roman"/>
          <w:sz w:val="20"/>
          <w:szCs w:val="20"/>
        </w:rPr>
        <w:t xml:space="preserve">the </w:t>
      </w:r>
      <w:r w:rsidR="007D63E3" w:rsidRPr="001F1A09">
        <w:rPr>
          <w:rFonts w:ascii="Times New Roman" w:hAnsi="Times New Roman" w:cs="Times New Roman"/>
          <w:sz w:val="20"/>
          <w:szCs w:val="20"/>
        </w:rPr>
        <w:t xml:space="preserve">years </w:t>
      </w:r>
      <w:r w:rsidR="007D63E3">
        <w:rPr>
          <w:rFonts w:ascii="Times New Roman" w:hAnsi="Times New Roman" w:cs="Times New Roman"/>
          <w:sz w:val="20"/>
          <w:szCs w:val="20"/>
        </w:rPr>
        <w:t xml:space="preserve">for </w:t>
      </w:r>
      <w:r w:rsidR="007D63E3" w:rsidRPr="001F1A09">
        <w:rPr>
          <w:rFonts w:ascii="Times New Roman" w:hAnsi="Times New Roman" w:cs="Times New Roman"/>
          <w:sz w:val="20"/>
          <w:szCs w:val="20"/>
        </w:rPr>
        <w:t xml:space="preserve">2010-2019. All the indexes provide annual data, except for the </w:t>
      </w:r>
      <w:r w:rsidR="007D63E3">
        <w:rPr>
          <w:rFonts w:ascii="Times New Roman" w:hAnsi="Times New Roman" w:cs="Times New Roman"/>
          <w:sz w:val="20"/>
          <w:szCs w:val="20"/>
        </w:rPr>
        <w:t>GDB</w:t>
      </w:r>
      <w:r w:rsidR="007D63E3" w:rsidRPr="001F1A09">
        <w:rPr>
          <w:rFonts w:ascii="Times New Roman" w:hAnsi="Times New Roman" w:cs="Times New Roman"/>
          <w:sz w:val="20"/>
          <w:szCs w:val="20"/>
        </w:rPr>
        <w:t xml:space="preserve"> that provides a single data point for each country </w:t>
      </w:r>
      <w:r w:rsidR="007D63E3">
        <w:rPr>
          <w:rFonts w:ascii="Times New Roman" w:hAnsi="Times New Roman" w:cs="Times New Roman"/>
          <w:sz w:val="20"/>
          <w:szCs w:val="20"/>
        </w:rPr>
        <w:t>for 2019-2021</w:t>
      </w:r>
      <w:r w:rsidR="007D63E3" w:rsidRPr="001F1A09">
        <w:rPr>
          <w:rFonts w:ascii="Times New Roman" w:hAnsi="Times New Roman" w:cs="Times New Roman"/>
          <w:sz w:val="20"/>
          <w:szCs w:val="20"/>
        </w:rPr>
        <w:t>.</w:t>
      </w:r>
    </w:p>
    <w:p w14:paraId="75A0A696" w14:textId="78DB4647" w:rsidR="00542BA8" w:rsidRPr="003D1A79" w:rsidRDefault="00542BA8" w:rsidP="00542BA8">
      <w:pPr>
        <w:pStyle w:val="Heading1"/>
      </w:pPr>
      <w:r w:rsidRPr="003D1A79">
        <w:t xml:space="preserve">Figure </w:t>
      </w:r>
      <w:r>
        <w:t>1.</w:t>
      </w:r>
      <w:r w:rsidRPr="003D1A79">
        <w:t xml:space="preserve"> Number of Household Surveys vs. Countr</w:t>
      </w:r>
      <w:r>
        <w:t>y</w:t>
      </w:r>
      <w:r w:rsidRPr="003D1A79">
        <w:t xml:space="preserve"> </w:t>
      </w:r>
      <w:r>
        <w:t>Income, 1981- 20</w:t>
      </w:r>
      <w:r w:rsidR="00555FB9">
        <w:t>22</w:t>
      </w:r>
    </w:p>
    <w:p w14:paraId="2F23AD1F" w14:textId="0F23FD18" w:rsidR="00542BA8" w:rsidRDefault="003C24E4" w:rsidP="00542BA8">
      <w:r w:rsidRPr="005D155A">
        <w:rPr>
          <w:noProof/>
        </w:rPr>
        <w:drawing>
          <wp:inline distT="0" distB="0" distL="0" distR="0" wp14:anchorId="0F70DDC5" wp14:editId="334A4938">
            <wp:extent cx="5860473" cy="390698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60473" cy="3906982"/>
                    </a:xfrm>
                    <a:prstGeom prst="rect">
                      <a:avLst/>
                    </a:prstGeom>
                    <a:noFill/>
                    <a:ln>
                      <a:noFill/>
                    </a:ln>
                  </pic:spPr>
                </pic:pic>
              </a:graphicData>
            </a:graphic>
          </wp:inline>
        </w:drawing>
      </w:r>
    </w:p>
    <w:p w14:paraId="06B55602" w14:textId="228B6D2F" w:rsidR="00542BA8" w:rsidRPr="0050574D" w:rsidRDefault="00542BA8" w:rsidP="00542BA8">
      <w:pPr>
        <w:rPr>
          <w:rFonts w:ascii="Times New Roman" w:hAnsi="Times New Roman" w:cs="Times New Roman"/>
          <w:color w:val="404040" w:themeColor="text1" w:themeTint="BF"/>
          <w:sz w:val="20"/>
          <w:szCs w:val="20"/>
        </w:rPr>
      </w:pPr>
      <w:r w:rsidRPr="0050574D">
        <w:rPr>
          <w:rFonts w:ascii="Times New Roman" w:hAnsi="Times New Roman" w:cs="Times New Roman"/>
          <w:b/>
          <w:color w:val="404040" w:themeColor="text1" w:themeTint="BF"/>
          <w:sz w:val="20"/>
          <w:szCs w:val="20"/>
        </w:rPr>
        <w:t>Note</w:t>
      </w:r>
      <w:r w:rsidRPr="0050574D">
        <w:rPr>
          <w:rFonts w:ascii="Times New Roman" w:hAnsi="Times New Roman" w:cs="Times New Roman"/>
          <w:color w:val="404040" w:themeColor="text1" w:themeTint="BF"/>
          <w:sz w:val="20"/>
          <w:szCs w:val="20"/>
        </w:rPr>
        <w:t xml:space="preserve">: </w:t>
      </w:r>
      <w:r>
        <w:rPr>
          <w:rFonts w:ascii="Times New Roman" w:hAnsi="Times New Roman" w:cs="Times New Roman"/>
          <w:color w:val="404040" w:themeColor="text1" w:themeTint="BF"/>
          <w:sz w:val="20"/>
          <w:szCs w:val="20"/>
        </w:rPr>
        <w:t>T</w:t>
      </w:r>
      <w:r w:rsidRPr="0050574D">
        <w:rPr>
          <w:rFonts w:ascii="Times New Roman" w:hAnsi="Times New Roman" w:cs="Times New Roman"/>
          <w:color w:val="404040" w:themeColor="text1" w:themeTint="BF"/>
          <w:sz w:val="20"/>
          <w:szCs w:val="20"/>
        </w:rPr>
        <w:t xml:space="preserve">his figure </w:t>
      </w:r>
      <w:r w:rsidR="004C10C7">
        <w:rPr>
          <w:rFonts w:ascii="Times New Roman" w:hAnsi="Times New Roman" w:cs="Times New Roman"/>
          <w:color w:val="404040" w:themeColor="text1" w:themeTint="BF"/>
          <w:sz w:val="20"/>
          <w:szCs w:val="20"/>
        </w:rPr>
        <w:t>employs</w:t>
      </w:r>
      <w:r w:rsidRPr="0050574D">
        <w:rPr>
          <w:rFonts w:ascii="Times New Roman" w:hAnsi="Times New Roman" w:cs="Times New Roman"/>
          <w:color w:val="404040" w:themeColor="text1" w:themeTint="BF"/>
          <w:sz w:val="20"/>
          <w:szCs w:val="20"/>
        </w:rPr>
        <w:t xml:space="preserve"> </w:t>
      </w:r>
      <w:r w:rsidR="004C10C7">
        <w:rPr>
          <w:rFonts w:ascii="Times New Roman" w:hAnsi="Times New Roman" w:cs="Times New Roman"/>
          <w:color w:val="404040" w:themeColor="text1" w:themeTint="BF"/>
          <w:sz w:val="20"/>
          <w:szCs w:val="20"/>
        </w:rPr>
        <w:t xml:space="preserve">data from </w:t>
      </w:r>
      <w:r w:rsidRPr="0050574D">
        <w:rPr>
          <w:rFonts w:ascii="Times New Roman" w:hAnsi="Times New Roman" w:cs="Times New Roman"/>
          <w:color w:val="404040" w:themeColor="text1" w:themeTint="BF"/>
          <w:sz w:val="20"/>
          <w:szCs w:val="20"/>
        </w:rPr>
        <w:t xml:space="preserve">the </w:t>
      </w:r>
      <w:r w:rsidR="004C10C7">
        <w:rPr>
          <w:rFonts w:ascii="Times New Roman" w:hAnsi="Times New Roman" w:cs="Times New Roman"/>
          <w:color w:val="404040" w:themeColor="text1" w:themeTint="BF"/>
          <w:sz w:val="20"/>
          <w:szCs w:val="20"/>
        </w:rPr>
        <w:t>World Bank’s poverty database.</w:t>
      </w:r>
    </w:p>
    <w:p w14:paraId="75B132BC" w14:textId="77777777" w:rsidR="00542BA8" w:rsidRDefault="00542BA8" w:rsidP="00542BA8"/>
    <w:p w14:paraId="29F4565A" w14:textId="77777777" w:rsidR="00542BA8" w:rsidRDefault="00542BA8" w:rsidP="00542BA8">
      <w:pPr>
        <w:rPr>
          <w:rFonts w:ascii="Times New Roman" w:hAnsi="Times New Roman" w:cs="Times New Roman"/>
          <w:b/>
          <w:sz w:val="24"/>
          <w:szCs w:val="24"/>
        </w:rPr>
      </w:pPr>
      <w:r>
        <w:br w:type="page"/>
      </w:r>
    </w:p>
    <w:p w14:paraId="4084C5EA" w14:textId="71ACF698" w:rsidR="000F0F32" w:rsidRDefault="000F0F32" w:rsidP="000F0F32">
      <w:pPr>
        <w:pStyle w:val="Heading1"/>
      </w:pPr>
      <w:r>
        <w:t>Figure 2. Mapping Other Data Tools to SPI Framework</w:t>
      </w:r>
    </w:p>
    <w:p w14:paraId="40A97508" w14:textId="77777777" w:rsidR="000F0F32" w:rsidRDefault="000F0F32" w:rsidP="000F0F32">
      <w:pPr>
        <w:pStyle w:val="BodyText"/>
        <w:rPr>
          <w:rFonts w:ascii="Times New Roman" w:hAnsi="Times New Roman" w:cs="Times New Roman"/>
          <w:b/>
        </w:rPr>
      </w:pPr>
      <w:r>
        <w:rPr>
          <w:noProof/>
        </w:rPr>
        <w:drawing>
          <wp:inline distT="0" distB="0" distL="0" distR="0" wp14:anchorId="2DED276B" wp14:editId="7E0DF5A8">
            <wp:extent cx="5334000" cy="53340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FFB7CBD" w14:textId="77777777" w:rsidR="000F0F32" w:rsidRDefault="000F0F32" w:rsidP="000F0F32">
      <w:pPr>
        <w:rPr>
          <w:rFonts w:ascii="Times New Roman" w:hAnsi="Times New Roman" w:cs="Times New Roman"/>
          <w:b/>
          <w:sz w:val="24"/>
          <w:szCs w:val="24"/>
        </w:rPr>
      </w:pPr>
      <w:r>
        <w:br w:type="page"/>
      </w:r>
    </w:p>
    <w:p w14:paraId="7487266B" w14:textId="77777777" w:rsidR="00896BCC" w:rsidRDefault="00896BCC" w:rsidP="00896BCC">
      <w:pPr>
        <w:pStyle w:val="Heading1"/>
      </w:pPr>
      <w:r w:rsidRPr="00982FEC">
        <w:rPr>
          <w:shd w:val="clear" w:color="auto" w:fill="FFFFFF"/>
        </w:rPr>
        <w:t>Figure 3. Scatter plot and Trends of ODIN and SPI Overall Scores for 2016 and 2022</w:t>
      </w:r>
    </w:p>
    <w:p w14:paraId="32751D1C" w14:textId="364F210E" w:rsidR="00283C71" w:rsidRDefault="00896BCC" w:rsidP="00283C71">
      <w:pPr>
        <w:pStyle w:val="Heading1"/>
      </w:pPr>
      <w:r w:rsidRPr="000D1FE8">
        <w:rPr>
          <w:noProof/>
          <w:highlight w:val="yellow"/>
        </w:rPr>
        <w:drawing>
          <wp:inline distT="0" distB="0" distL="0" distR="0" wp14:anchorId="60C6E08C" wp14:editId="6939F2F6">
            <wp:extent cx="5619105" cy="7307718"/>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5619105" cy="7307718"/>
                    </a:xfrm>
                    <a:prstGeom prst="rect">
                      <a:avLst/>
                    </a:prstGeom>
                  </pic:spPr>
                </pic:pic>
              </a:graphicData>
            </a:graphic>
          </wp:inline>
        </w:drawing>
      </w:r>
      <w:r w:rsidRPr="000D1FE8">
        <w:rPr>
          <w:highlight w:val="yellow"/>
        </w:rPr>
        <w:br w:type="page"/>
      </w:r>
      <w:r w:rsidR="00283C71" w:rsidRPr="00982FEC">
        <w:t xml:space="preserve">Figure 4. Absolute Value of Correlation between Key SDGs and Indexes </w:t>
      </w:r>
      <w:r w:rsidR="00283C71" w:rsidRPr="000D1FE8">
        <w:rPr>
          <w:noProof/>
          <w:highlight w:val="yellow"/>
        </w:rPr>
        <w:drawing>
          <wp:inline distT="0" distB="0" distL="0" distR="0" wp14:anchorId="4A32B815" wp14:editId="57F45F6D">
            <wp:extent cx="5332779" cy="6667341"/>
            <wp:effectExtent l="0" t="0" r="1270" b="63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32779" cy="6667341"/>
                    </a:xfrm>
                    <a:prstGeom prst="rect">
                      <a:avLst/>
                    </a:prstGeom>
                    <a:noFill/>
                    <a:ln w="9525">
                      <a:noFill/>
                      <a:headEnd/>
                      <a:tailEnd/>
                    </a:ln>
                  </pic:spPr>
                </pic:pic>
              </a:graphicData>
            </a:graphic>
          </wp:inline>
        </w:drawing>
      </w:r>
    </w:p>
    <w:p w14:paraId="51EA79A9" w14:textId="7134002D" w:rsidR="00283C71" w:rsidRDefault="00283C71" w:rsidP="00283C71">
      <w:pPr>
        <w:jc w:val="both"/>
        <w:rPr>
          <w:rFonts w:ascii="Times New Roman" w:hAnsi="Times New Roman" w:cs="Times New Roman"/>
          <w:sz w:val="20"/>
          <w:szCs w:val="20"/>
        </w:rPr>
      </w:pPr>
      <w:r w:rsidRPr="007A12F9">
        <w:rPr>
          <w:rFonts w:ascii="Times New Roman" w:hAnsi="Times New Roman" w:cs="Times New Roman"/>
          <w:b/>
          <w:sz w:val="20"/>
          <w:szCs w:val="20"/>
        </w:rPr>
        <w:t>Note</w:t>
      </w:r>
      <w:r w:rsidRPr="007A12F9">
        <w:rPr>
          <w:rFonts w:ascii="Times New Roman" w:hAnsi="Times New Roman" w:cs="Times New Roman"/>
          <w:sz w:val="20"/>
          <w:szCs w:val="20"/>
        </w:rPr>
        <w:t xml:space="preserve">: The correlation coefficients are fully shown with the statistically significant levels in </w:t>
      </w:r>
      <w:r w:rsidR="00EF59A2">
        <w:rPr>
          <w:rFonts w:ascii="Times New Roman" w:hAnsi="Times New Roman" w:cs="Times New Roman"/>
          <w:sz w:val="20"/>
          <w:szCs w:val="20"/>
        </w:rPr>
        <w:t>Table S</w:t>
      </w:r>
      <w:r>
        <w:rPr>
          <w:rFonts w:ascii="Times New Roman" w:hAnsi="Times New Roman" w:cs="Times New Roman"/>
          <w:sz w:val="20"/>
          <w:szCs w:val="20"/>
        </w:rPr>
        <w:t>6</w:t>
      </w:r>
      <w:r w:rsidRPr="007A12F9">
        <w:rPr>
          <w:rFonts w:ascii="Times New Roman" w:hAnsi="Times New Roman" w:cs="Times New Roman"/>
          <w:sz w:val="20"/>
          <w:szCs w:val="20"/>
        </w:rPr>
        <w:t>.</w:t>
      </w:r>
      <w:r>
        <w:rPr>
          <w:rFonts w:ascii="Times New Roman" w:hAnsi="Times New Roman" w:cs="Times New Roman"/>
          <w:sz w:val="20"/>
          <w:szCs w:val="20"/>
        </w:rPr>
        <w:t xml:space="preserve">  SDR: SDG Index Overall Score comes from Sachs et al. (2023).</w:t>
      </w:r>
    </w:p>
    <w:p w14:paraId="2B4A34F8" w14:textId="77777777" w:rsidR="00283C71" w:rsidRDefault="00283C71" w:rsidP="00283C71">
      <w:pPr>
        <w:jc w:val="both"/>
        <w:rPr>
          <w:rFonts w:ascii="Times New Roman" w:hAnsi="Times New Roman" w:cs="Times New Roman"/>
          <w:sz w:val="20"/>
          <w:szCs w:val="20"/>
        </w:rPr>
      </w:pPr>
      <w:r>
        <w:rPr>
          <w:rFonts w:ascii="Times New Roman" w:hAnsi="Times New Roman" w:cs="Times New Roman"/>
          <w:sz w:val="20"/>
          <w:szCs w:val="20"/>
        </w:rPr>
        <w:br w:type="page"/>
      </w:r>
    </w:p>
    <w:p w14:paraId="58DEC923" w14:textId="77777777" w:rsidR="00283C71" w:rsidRDefault="00283C71" w:rsidP="00283C71">
      <w:pPr>
        <w:pStyle w:val="Heading1"/>
      </w:pPr>
      <w:bookmarkStart w:id="34" w:name="X2af3cfe9ccb221442b8273720a621c0ce16bd30"/>
      <w:r w:rsidRPr="00982FEC">
        <w:t>Figure 5. Absolute Value of Correlations between Key Development Indices</w:t>
      </w:r>
    </w:p>
    <w:p w14:paraId="75D722A5" w14:textId="1DF6465F" w:rsidR="00283C71" w:rsidRDefault="00C200C9" w:rsidP="00283C71">
      <w:pPr>
        <w:pStyle w:val="FirstParagraph"/>
      </w:pPr>
      <w:r w:rsidRPr="00306A0D">
        <w:rPr>
          <w:rFonts w:cs="Times New Roman"/>
          <w:noProof/>
        </w:rPr>
        <w:drawing>
          <wp:inline distT="0" distB="0" distL="0" distR="0" wp14:anchorId="56D944B2" wp14:editId="2606757B">
            <wp:extent cx="5943600" cy="4456175"/>
            <wp:effectExtent l="0" t="0" r="0" b="1905"/>
            <wp:docPr id="60" name="Picture 60"/>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943600" cy="4456175"/>
                    </a:xfrm>
                    <a:prstGeom prst="rect">
                      <a:avLst/>
                    </a:prstGeom>
                    <a:noFill/>
                    <a:ln w="9525">
                      <a:noFill/>
                      <a:headEnd/>
                      <a:tailEnd/>
                    </a:ln>
                  </pic:spPr>
                </pic:pic>
              </a:graphicData>
            </a:graphic>
          </wp:inline>
        </w:drawing>
      </w:r>
    </w:p>
    <w:bookmarkEnd w:id="34"/>
    <w:p w14:paraId="43F8423C" w14:textId="228D190B" w:rsidR="00BF0106" w:rsidRPr="007A12F9" w:rsidRDefault="00283C71" w:rsidP="00BF0106">
      <w:pPr>
        <w:jc w:val="both"/>
        <w:rPr>
          <w:rFonts w:ascii="Times New Roman" w:hAnsi="Times New Roman" w:cs="Times New Roman"/>
          <w:sz w:val="20"/>
          <w:szCs w:val="20"/>
        </w:rPr>
      </w:pPr>
      <w:r w:rsidRPr="007A12F9">
        <w:rPr>
          <w:rFonts w:ascii="Times New Roman" w:hAnsi="Times New Roman" w:cs="Times New Roman"/>
          <w:b/>
          <w:sz w:val="20"/>
          <w:szCs w:val="20"/>
        </w:rPr>
        <w:t>Note</w:t>
      </w:r>
      <w:r w:rsidRPr="007A12F9">
        <w:rPr>
          <w:rFonts w:ascii="Times New Roman" w:hAnsi="Times New Roman" w:cs="Times New Roman"/>
          <w:sz w:val="20"/>
          <w:szCs w:val="20"/>
        </w:rPr>
        <w:t xml:space="preserve">: The correlation coefficients are fully shown with the statistically significant levels in </w:t>
      </w:r>
      <w:r w:rsidR="00EF59A2">
        <w:rPr>
          <w:rFonts w:ascii="Times New Roman" w:hAnsi="Times New Roman" w:cs="Times New Roman"/>
          <w:sz w:val="20"/>
          <w:szCs w:val="20"/>
        </w:rPr>
        <w:t>Table S</w:t>
      </w:r>
      <w:r>
        <w:rPr>
          <w:rFonts w:ascii="Times New Roman" w:hAnsi="Times New Roman" w:cs="Times New Roman"/>
          <w:sz w:val="20"/>
          <w:szCs w:val="20"/>
        </w:rPr>
        <w:t>7</w:t>
      </w:r>
      <w:r w:rsidRPr="007A12F9">
        <w:rPr>
          <w:rFonts w:ascii="Times New Roman" w:hAnsi="Times New Roman" w:cs="Times New Roman"/>
          <w:sz w:val="20"/>
          <w:szCs w:val="20"/>
        </w:rPr>
        <w:t>.</w:t>
      </w:r>
      <w:r>
        <w:rPr>
          <w:rFonts w:ascii="Times New Roman" w:hAnsi="Times New Roman" w:cs="Times New Roman"/>
          <w:sz w:val="20"/>
          <w:szCs w:val="20"/>
        </w:rPr>
        <w:t xml:space="preserve">  </w:t>
      </w:r>
    </w:p>
    <w:p w14:paraId="76B94212" w14:textId="77777777" w:rsidR="00884928" w:rsidRDefault="00884928">
      <w:pPr>
        <w:rPr>
          <w:rFonts w:ascii="Times New Roman" w:hAnsi="Times New Roman" w:cs="Times New Roman"/>
          <w:b/>
          <w:sz w:val="24"/>
          <w:szCs w:val="24"/>
        </w:rPr>
      </w:pPr>
      <w:r>
        <w:br w:type="page"/>
      </w:r>
    </w:p>
    <w:p w14:paraId="31CF3012" w14:textId="77E382A9" w:rsidR="00765A64" w:rsidRDefault="000826F7" w:rsidP="00765A64">
      <w:pPr>
        <w:pStyle w:val="Heading1"/>
      </w:pPr>
      <w:r>
        <w:t>Figure 6</w:t>
      </w:r>
      <w:r w:rsidR="00765A64">
        <w:t>. Theory of Change</w:t>
      </w:r>
    </w:p>
    <w:p w14:paraId="440E87E5" w14:textId="0AE65792" w:rsidR="00542BA8" w:rsidRDefault="006D234B" w:rsidP="00D35CCF">
      <w:pPr>
        <w:pStyle w:val="BodyText"/>
      </w:pPr>
      <w:r w:rsidRPr="006D234B">
        <w:rPr>
          <w:noProof/>
        </w:rPr>
        <w:drawing>
          <wp:inline distT="0" distB="0" distL="0" distR="0" wp14:anchorId="0B0A89E5" wp14:editId="4EEE7BCF">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2640"/>
                    </a:xfrm>
                    <a:prstGeom prst="rect">
                      <a:avLst/>
                    </a:prstGeom>
                  </pic:spPr>
                </pic:pic>
              </a:graphicData>
            </a:graphic>
          </wp:inline>
        </w:drawing>
      </w:r>
    </w:p>
    <w:p w14:paraId="64B38A4F" w14:textId="7F475E21" w:rsidR="00542BA8" w:rsidRDefault="00542BA8" w:rsidP="00542BA8">
      <w:pPr>
        <w:rPr>
          <w:rFonts w:ascii="Times New Roman" w:hAnsi="Times New Roman" w:cs="Times New Roman"/>
          <w:sz w:val="24"/>
          <w:szCs w:val="24"/>
        </w:rPr>
      </w:pPr>
    </w:p>
    <w:p w14:paraId="5B1E6ABB" w14:textId="1075E6B9" w:rsidR="00B97014" w:rsidRDefault="00B97014" w:rsidP="00D35CCF"/>
    <w:p w14:paraId="534A1B1F" w14:textId="4B398288" w:rsidR="00FB02CD" w:rsidRPr="0084018B" w:rsidRDefault="00FB02CD" w:rsidP="00AE1B6D">
      <w:pPr>
        <w:spacing w:after="0" w:line="240" w:lineRule="auto"/>
        <w:jc w:val="both"/>
        <w:rPr>
          <w:rFonts w:ascii="Times New Roman" w:hAnsi="Times New Roman" w:cs="Times New Roman"/>
          <w:sz w:val="24"/>
          <w:szCs w:val="24"/>
        </w:rPr>
      </w:pPr>
    </w:p>
    <w:p w14:paraId="5CFF4E53" w14:textId="77777777" w:rsidR="00FB02CD" w:rsidRPr="0084018B" w:rsidRDefault="00FB02CD" w:rsidP="006E0A65">
      <w:pPr>
        <w:numPr>
          <w:ilvl w:val="0"/>
          <w:numId w:val="1"/>
        </w:numPr>
        <w:tabs>
          <w:tab w:val="clear" w:pos="0"/>
        </w:tabs>
        <w:spacing w:after="0" w:line="240" w:lineRule="auto"/>
        <w:ind w:left="360" w:hanging="360"/>
        <w:jc w:val="both"/>
        <w:rPr>
          <w:rFonts w:ascii="Times New Roman" w:hAnsi="Times New Roman" w:cs="Times New Roman"/>
          <w:sz w:val="24"/>
          <w:szCs w:val="24"/>
        </w:rPr>
        <w:sectPr w:rsidR="00FB02CD" w:rsidRPr="0084018B" w:rsidSect="00D160B7">
          <w:footerReference w:type="default" r:id="rId51"/>
          <w:pgSz w:w="12240" w:h="15840"/>
          <w:pgMar w:top="1440" w:right="1440" w:bottom="1800" w:left="1440" w:header="720" w:footer="720" w:gutter="0"/>
          <w:cols w:space="720"/>
          <w:docGrid w:linePitch="360"/>
        </w:sectPr>
      </w:pPr>
    </w:p>
    <w:p w14:paraId="6F8DC453" w14:textId="77777777" w:rsidR="00207881" w:rsidRPr="00394651" w:rsidRDefault="00207881" w:rsidP="00207881">
      <w:pPr>
        <w:pStyle w:val="Heading1"/>
      </w:pPr>
      <w:r>
        <w:t>Figure 7</w:t>
      </w:r>
      <w:r w:rsidRPr="00394651">
        <w:t xml:space="preserve">. The Pillars and Dimensions that Construct the New SPI </w:t>
      </w:r>
      <w:r w:rsidRPr="00394651">
        <w:rPr>
          <w:noProof/>
        </w:rPr>
        <w:drawing>
          <wp:inline distT="0" distB="0" distL="0" distR="0" wp14:anchorId="4DD640DE" wp14:editId="2F8374D1">
            <wp:extent cx="5333998" cy="3000374"/>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333998" cy="3000374"/>
                    </a:xfrm>
                    <a:prstGeom prst="rect">
                      <a:avLst/>
                    </a:prstGeom>
                    <a:noFill/>
                    <a:ln w="9525">
                      <a:noFill/>
                      <a:headEnd/>
                      <a:tailEnd/>
                    </a:ln>
                  </pic:spPr>
                </pic:pic>
              </a:graphicData>
            </a:graphic>
          </wp:inline>
        </w:drawing>
      </w:r>
    </w:p>
    <w:p w14:paraId="2CB18D47" w14:textId="77777777" w:rsidR="00207881" w:rsidRPr="00394651" w:rsidRDefault="00207881" w:rsidP="00207881">
      <w:pPr>
        <w:spacing w:after="0" w:line="360" w:lineRule="auto"/>
        <w:rPr>
          <w:rFonts w:ascii="Times New Roman" w:hAnsi="Times New Roman" w:cs="Times New Roman"/>
          <w:b/>
          <w:sz w:val="24"/>
          <w:szCs w:val="24"/>
        </w:rPr>
      </w:pPr>
      <w:r w:rsidRPr="00394651">
        <w:rPr>
          <w:rFonts w:ascii="Times New Roman" w:hAnsi="Times New Roman" w:cs="Times New Roman"/>
          <w:b/>
          <w:sz w:val="24"/>
          <w:szCs w:val="24"/>
        </w:rPr>
        <w:t xml:space="preserve">Source: </w:t>
      </w:r>
      <w:r w:rsidRPr="00394651">
        <w:rPr>
          <w:rFonts w:ascii="Times New Roman" w:hAnsi="Times New Roman" w:cs="Times New Roman"/>
          <w:bCs/>
          <w:sz w:val="24"/>
          <w:szCs w:val="24"/>
        </w:rPr>
        <w:t xml:space="preserve">Dang </w:t>
      </w:r>
      <w:r w:rsidRPr="00394651">
        <w:rPr>
          <w:rFonts w:ascii="Times New Roman" w:hAnsi="Times New Roman" w:cs="Times New Roman"/>
          <w:bCs/>
          <w:i/>
          <w:iCs/>
          <w:sz w:val="24"/>
          <w:szCs w:val="24"/>
        </w:rPr>
        <w:t>et al.</w:t>
      </w:r>
      <w:r w:rsidRPr="00394651">
        <w:rPr>
          <w:rFonts w:ascii="Times New Roman" w:hAnsi="Times New Roman" w:cs="Times New Roman"/>
          <w:bCs/>
          <w:sz w:val="24"/>
          <w:szCs w:val="24"/>
        </w:rPr>
        <w:t xml:space="preserve"> (2023).</w:t>
      </w:r>
    </w:p>
    <w:p w14:paraId="3285B0A4" w14:textId="77777777" w:rsidR="00207881" w:rsidRPr="00394651" w:rsidRDefault="00207881" w:rsidP="00207881">
      <w:pPr>
        <w:spacing w:after="0" w:line="360" w:lineRule="auto"/>
        <w:rPr>
          <w:rFonts w:ascii="Times New Roman" w:hAnsi="Times New Roman" w:cs="Times New Roman"/>
          <w:sz w:val="24"/>
          <w:szCs w:val="24"/>
        </w:rPr>
      </w:pPr>
      <w:r w:rsidRPr="00394651">
        <w:rPr>
          <w:rFonts w:ascii="Times New Roman" w:hAnsi="Times New Roman" w:cs="Times New Roman"/>
          <w:sz w:val="24"/>
          <w:szCs w:val="24"/>
        </w:rPr>
        <w:br w:type="page"/>
      </w:r>
    </w:p>
    <w:p w14:paraId="1FBD811E" w14:textId="5D02ACB8" w:rsidR="00D35CCF" w:rsidRDefault="00D35CCF" w:rsidP="006C34CB">
      <w:pPr>
        <w:pStyle w:val="Heading1"/>
      </w:pPr>
      <w:r>
        <w:t>Appendix A. Additional Tables</w:t>
      </w:r>
    </w:p>
    <w:p w14:paraId="185E7251" w14:textId="44F5CD9F" w:rsidR="00D12DAB" w:rsidRDefault="00EF59A2" w:rsidP="008E1346">
      <w:pPr>
        <w:pStyle w:val="Heading2"/>
      </w:pPr>
      <w:r>
        <w:t>Table S</w:t>
      </w:r>
      <w:r w:rsidR="00D12DAB">
        <w:t xml:space="preserve">1. An Overview of the World Bank’s Statistical Capacity Index (SCI) in Selected Recent Studies  </w:t>
      </w:r>
    </w:p>
    <w:tbl>
      <w:tblPr>
        <w:tblW w:w="14015" w:type="dxa"/>
        <w:tblInd w:w="-450" w:type="dxa"/>
        <w:tblLook w:val="04A0" w:firstRow="1" w:lastRow="0" w:firstColumn="1" w:lastColumn="0" w:noHBand="0" w:noVBand="1"/>
      </w:tblPr>
      <w:tblGrid>
        <w:gridCol w:w="617"/>
        <w:gridCol w:w="2447"/>
        <w:gridCol w:w="1976"/>
        <w:gridCol w:w="1800"/>
        <w:gridCol w:w="3010"/>
        <w:gridCol w:w="4165"/>
      </w:tblGrid>
      <w:tr w:rsidR="00D12DAB" w:rsidRPr="00014B83" w14:paraId="43010720" w14:textId="77777777" w:rsidTr="0046246F">
        <w:trPr>
          <w:trHeight w:val="1104"/>
        </w:trPr>
        <w:tc>
          <w:tcPr>
            <w:tcW w:w="617" w:type="dxa"/>
            <w:tcBorders>
              <w:top w:val="single" w:sz="4" w:space="0" w:color="auto"/>
              <w:left w:val="nil"/>
              <w:bottom w:val="single" w:sz="4" w:space="0" w:color="auto"/>
              <w:right w:val="nil"/>
            </w:tcBorders>
            <w:shd w:val="clear" w:color="auto" w:fill="auto"/>
            <w:vAlign w:val="center"/>
            <w:hideMark/>
          </w:tcPr>
          <w:p w14:paraId="7A54416C"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w:t>
            </w:r>
          </w:p>
        </w:tc>
        <w:tc>
          <w:tcPr>
            <w:tcW w:w="2447" w:type="dxa"/>
            <w:tcBorders>
              <w:top w:val="single" w:sz="4" w:space="0" w:color="auto"/>
              <w:left w:val="nil"/>
              <w:bottom w:val="single" w:sz="4" w:space="0" w:color="auto"/>
              <w:right w:val="nil"/>
            </w:tcBorders>
            <w:shd w:val="clear" w:color="auto" w:fill="auto"/>
            <w:vAlign w:val="center"/>
            <w:hideMark/>
          </w:tcPr>
          <w:p w14:paraId="0D5ECEB0"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Angrist, Goldberg &amp; Jolliffe (2021)</w:t>
            </w:r>
          </w:p>
        </w:tc>
        <w:tc>
          <w:tcPr>
            <w:tcW w:w="1976" w:type="dxa"/>
            <w:tcBorders>
              <w:top w:val="single" w:sz="4" w:space="0" w:color="auto"/>
              <w:left w:val="nil"/>
              <w:bottom w:val="single" w:sz="4" w:space="0" w:color="auto"/>
              <w:right w:val="nil"/>
            </w:tcBorders>
            <w:shd w:val="clear" w:color="auto" w:fill="auto"/>
            <w:vAlign w:val="center"/>
            <w:hideMark/>
          </w:tcPr>
          <w:p w14:paraId="092BF28F"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Economic Perspective</w:t>
            </w:r>
          </w:p>
        </w:tc>
        <w:tc>
          <w:tcPr>
            <w:tcW w:w="1800" w:type="dxa"/>
            <w:tcBorders>
              <w:top w:val="single" w:sz="4" w:space="0" w:color="auto"/>
              <w:left w:val="nil"/>
              <w:bottom w:val="single" w:sz="4" w:space="0" w:color="auto"/>
              <w:right w:val="nil"/>
            </w:tcBorders>
            <w:shd w:val="clear" w:color="auto" w:fill="auto"/>
            <w:vAlign w:val="center"/>
            <w:hideMark/>
          </w:tcPr>
          <w:p w14:paraId="7605096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Global analysis</w:t>
            </w:r>
          </w:p>
        </w:tc>
        <w:tc>
          <w:tcPr>
            <w:tcW w:w="3010" w:type="dxa"/>
            <w:tcBorders>
              <w:top w:val="single" w:sz="4" w:space="0" w:color="auto"/>
              <w:left w:val="nil"/>
              <w:bottom w:val="single" w:sz="4" w:space="0" w:color="auto"/>
              <w:right w:val="nil"/>
            </w:tcBorders>
            <w:shd w:val="clear" w:color="auto" w:fill="auto"/>
            <w:vAlign w:val="center"/>
            <w:hideMark/>
          </w:tcPr>
          <w:p w14:paraId="3A4689C3"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Measuring economic growth in developing countries</w:t>
            </w:r>
          </w:p>
        </w:tc>
        <w:tc>
          <w:tcPr>
            <w:tcW w:w="4165" w:type="dxa"/>
            <w:tcBorders>
              <w:top w:val="single" w:sz="4" w:space="0" w:color="auto"/>
              <w:left w:val="nil"/>
              <w:bottom w:val="single" w:sz="4" w:space="0" w:color="auto"/>
              <w:right w:val="nil"/>
            </w:tcBorders>
            <w:shd w:val="clear" w:color="auto" w:fill="auto"/>
            <w:vAlign w:val="center"/>
            <w:hideMark/>
          </w:tcPr>
          <w:p w14:paraId="3F1FD37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Poorer countries have lower statistical capacity, which can severely bias their reported measurements of economic growth.</w:t>
            </w:r>
          </w:p>
        </w:tc>
      </w:tr>
      <w:tr w:rsidR="00D12DAB" w:rsidRPr="00014B83" w14:paraId="3837F42D"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197B309E"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2</w:t>
            </w:r>
          </w:p>
        </w:tc>
        <w:tc>
          <w:tcPr>
            <w:tcW w:w="2447" w:type="dxa"/>
            <w:tcBorders>
              <w:top w:val="nil"/>
              <w:left w:val="nil"/>
              <w:bottom w:val="single" w:sz="4" w:space="0" w:color="auto"/>
              <w:right w:val="nil"/>
            </w:tcBorders>
            <w:shd w:val="clear" w:color="auto" w:fill="auto"/>
            <w:noWrap/>
            <w:vAlign w:val="center"/>
            <w:hideMark/>
          </w:tcPr>
          <w:p w14:paraId="2604D6A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Anderson &amp; Whitford (2017)</w:t>
            </w:r>
          </w:p>
        </w:tc>
        <w:tc>
          <w:tcPr>
            <w:tcW w:w="1976" w:type="dxa"/>
            <w:tcBorders>
              <w:top w:val="nil"/>
              <w:left w:val="nil"/>
              <w:bottom w:val="single" w:sz="4" w:space="0" w:color="auto"/>
              <w:right w:val="nil"/>
            </w:tcBorders>
            <w:shd w:val="clear" w:color="auto" w:fill="auto"/>
            <w:vAlign w:val="center"/>
            <w:hideMark/>
          </w:tcPr>
          <w:p w14:paraId="22AB4917"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Review of Policy Research</w:t>
            </w:r>
          </w:p>
        </w:tc>
        <w:tc>
          <w:tcPr>
            <w:tcW w:w="1800" w:type="dxa"/>
            <w:tcBorders>
              <w:top w:val="nil"/>
              <w:left w:val="nil"/>
              <w:bottom w:val="single" w:sz="4" w:space="0" w:color="auto"/>
              <w:right w:val="nil"/>
            </w:tcBorders>
            <w:shd w:val="clear" w:color="auto" w:fill="auto"/>
            <w:noWrap/>
            <w:vAlign w:val="center"/>
            <w:hideMark/>
          </w:tcPr>
          <w:p w14:paraId="201FC65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100 countries</w:t>
            </w:r>
          </w:p>
        </w:tc>
        <w:tc>
          <w:tcPr>
            <w:tcW w:w="3010" w:type="dxa"/>
            <w:tcBorders>
              <w:top w:val="nil"/>
              <w:left w:val="nil"/>
              <w:bottom w:val="single" w:sz="4" w:space="0" w:color="auto"/>
              <w:right w:val="nil"/>
            </w:tcBorders>
            <w:shd w:val="clear" w:color="auto" w:fill="auto"/>
            <w:vAlign w:val="center"/>
            <w:hideMark/>
          </w:tcPr>
          <w:p w14:paraId="7E086F9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Technological attainment and statistical capacity</w:t>
            </w:r>
          </w:p>
        </w:tc>
        <w:tc>
          <w:tcPr>
            <w:tcW w:w="4165" w:type="dxa"/>
            <w:tcBorders>
              <w:top w:val="nil"/>
              <w:left w:val="nil"/>
              <w:bottom w:val="single" w:sz="4" w:space="0" w:color="auto"/>
              <w:right w:val="nil"/>
            </w:tcBorders>
            <w:shd w:val="clear" w:color="auto" w:fill="auto"/>
            <w:vAlign w:val="center"/>
            <w:hideMark/>
          </w:tcPr>
          <w:p w14:paraId="24ADBCFD"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Countries with greater levels of technological attainment have greater national statistical capacity.</w:t>
            </w:r>
          </w:p>
        </w:tc>
      </w:tr>
      <w:tr w:rsidR="00D12DAB" w:rsidRPr="00014B83" w14:paraId="6B238E7E"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559F3A03"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3</w:t>
            </w:r>
          </w:p>
        </w:tc>
        <w:tc>
          <w:tcPr>
            <w:tcW w:w="2447" w:type="dxa"/>
            <w:tcBorders>
              <w:top w:val="nil"/>
              <w:left w:val="nil"/>
              <w:bottom w:val="single" w:sz="4" w:space="0" w:color="auto"/>
              <w:right w:val="nil"/>
            </w:tcBorders>
            <w:shd w:val="clear" w:color="auto" w:fill="auto"/>
            <w:noWrap/>
            <w:vAlign w:val="center"/>
            <w:hideMark/>
          </w:tcPr>
          <w:p w14:paraId="588172D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Goren &amp; Winkler (2022)</w:t>
            </w:r>
          </w:p>
        </w:tc>
        <w:tc>
          <w:tcPr>
            <w:tcW w:w="1976" w:type="dxa"/>
            <w:tcBorders>
              <w:top w:val="nil"/>
              <w:left w:val="nil"/>
              <w:bottom w:val="single" w:sz="4" w:space="0" w:color="auto"/>
              <w:right w:val="nil"/>
            </w:tcBorders>
            <w:shd w:val="clear" w:color="auto" w:fill="auto"/>
            <w:vAlign w:val="center"/>
            <w:hideMark/>
          </w:tcPr>
          <w:p w14:paraId="79203FBB"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African Economies</w:t>
            </w:r>
          </w:p>
        </w:tc>
        <w:tc>
          <w:tcPr>
            <w:tcW w:w="1800" w:type="dxa"/>
            <w:tcBorders>
              <w:top w:val="nil"/>
              <w:left w:val="nil"/>
              <w:bottom w:val="single" w:sz="4" w:space="0" w:color="auto"/>
              <w:right w:val="nil"/>
            </w:tcBorders>
            <w:shd w:val="clear" w:color="auto" w:fill="auto"/>
            <w:noWrap/>
            <w:vAlign w:val="center"/>
            <w:hideMark/>
          </w:tcPr>
          <w:p w14:paraId="6539D2A8"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57 African countries</w:t>
            </w:r>
          </w:p>
        </w:tc>
        <w:tc>
          <w:tcPr>
            <w:tcW w:w="3010" w:type="dxa"/>
            <w:tcBorders>
              <w:top w:val="nil"/>
              <w:left w:val="nil"/>
              <w:bottom w:val="single" w:sz="4" w:space="0" w:color="auto"/>
              <w:right w:val="nil"/>
            </w:tcBorders>
            <w:shd w:val="clear" w:color="auto" w:fill="auto"/>
            <w:vAlign w:val="center"/>
            <w:hideMark/>
          </w:tcPr>
          <w:p w14:paraId="76535C42"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Low-quality statistics, slave trades and development</w:t>
            </w:r>
          </w:p>
        </w:tc>
        <w:tc>
          <w:tcPr>
            <w:tcW w:w="4165" w:type="dxa"/>
            <w:tcBorders>
              <w:top w:val="nil"/>
              <w:left w:val="nil"/>
              <w:bottom w:val="single" w:sz="4" w:space="0" w:color="auto"/>
              <w:right w:val="nil"/>
            </w:tcBorders>
            <w:shd w:val="clear" w:color="auto" w:fill="auto"/>
            <w:vAlign w:val="center"/>
            <w:hideMark/>
          </w:tcPr>
          <w:p w14:paraId="7707390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Replacing mismeasured GDP per capita by nighttime light intensity per capita significantly reduces the impact of the slave trade on economic development by a factor of 2 to 4.</w:t>
            </w:r>
          </w:p>
        </w:tc>
      </w:tr>
      <w:tr w:rsidR="00D12DAB" w:rsidRPr="00014B83" w14:paraId="5F5A9F23" w14:textId="77777777" w:rsidTr="0046246F">
        <w:trPr>
          <w:trHeight w:val="1104"/>
        </w:trPr>
        <w:tc>
          <w:tcPr>
            <w:tcW w:w="617" w:type="dxa"/>
            <w:tcBorders>
              <w:top w:val="nil"/>
              <w:left w:val="nil"/>
              <w:bottom w:val="single" w:sz="4" w:space="0" w:color="auto"/>
              <w:right w:val="nil"/>
            </w:tcBorders>
            <w:shd w:val="clear" w:color="auto" w:fill="auto"/>
            <w:vAlign w:val="center"/>
            <w:hideMark/>
          </w:tcPr>
          <w:p w14:paraId="4E1E6698"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4</w:t>
            </w:r>
          </w:p>
        </w:tc>
        <w:tc>
          <w:tcPr>
            <w:tcW w:w="2447" w:type="dxa"/>
            <w:tcBorders>
              <w:top w:val="nil"/>
              <w:left w:val="nil"/>
              <w:bottom w:val="single" w:sz="4" w:space="0" w:color="auto"/>
              <w:right w:val="nil"/>
            </w:tcBorders>
            <w:shd w:val="clear" w:color="auto" w:fill="auto"/>
            <w:noWrap/>
            <w:vAlign w:val="center"/>
            <w:hideMark/>
          </w:tcPr>
          <w:p w14:paraId="7F52A19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Hanson &amp; Sigman (2021)</w:t>
            </w:r>
          </w:p>
        </w:tc>
        <w:tc>
          <w:tcPr>
            <w:tcW w:w="1976" w:type="dxa"/>
            <w:tcBorders>
              <w:top w:val="nil"/>
              <w:left w:val="nil"/>
              <w:bottom w:val="single" w:sz="4" w:space="0" w:color="auto"/>
              <w:right w:val="nil"/>
            </w:tcBorders>
            <w:shd w:val="clear" w:color="auto" w:fill="auto"/>
            <w:vAlign w:val="center"/>
            <w:hideMark/>
          </w:tcPr>
          <w:p w14:paraId="200D3B67"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Politics</w:t>
            </w:r>
          </w:p>
        </w:tc>
        <w:tc>
          <w:tcPr>
            <w:tcW w:w="1800" w:type="dxa"/>
            <w:tcBorders>
              <w:top w:val="nil"/>
              <w:left w:val="nil"/>
              <w:bottom w:val="single" w:sz="4" w:space="0" w:color="auto"/>
              <w:right w:val="nil"/>
            </w:tcBorders>
            <w:shd w:val="clear" w:color="auto" w:fill="auto"/>
            <w:noWrap/>
            <w:vAlign w:val="center"/>
            <w:hideMark/>
          </w:tcPr>
          <w:p w14:paraId="36AC9E7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139 countries</w:t>
            </w:r>
          </w:p>
        </w:tc>
        <w:tc>
          <w:tcPr>
            <w:tcW w:w="3010" w:type="dxa"/>
            <w:tcBorders>
              <w:top w:val="nil"/>
              <w:left w:val="nil"/>
              <w:bottom w:val="single" w:sz="4" w:space="0" w:color="auto"/>
              <w:right w:val="nil"/>
            </w:tcBorders>
            <w:shd w:val="clear" w:color="auto" w:fill="auto"/>
            <w:vAlign w:val="center"/>
            <w:hideMark/>
          </w:tcPr>
          <w:p w14:paraId="1748BA24"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Measuring state capacity in political science research</w:t>
            </w:r>
          </w:p>
        </w:tc>
        <w:tc>
          <w:tcPr>
            <w:tcW w:w="4165" w:type="dxa"/>
            <w:tcBorders>
              <w:top w:val="nil"/>
              <w:left w:val="nil"/>
              <w:bottom w:val="single" w:sz="4" w:space="0" w:color="auto"/>
              <w:right w:val="nil"/>
            </w:tcBorders>
            <w:shd w:val="clear" w:color="auto" w:fill="auto"/>
            <w:vAlign w:val="center"/>
            <w:hideMark/>
          </w:tcPr>
          <w:p w14:paraId="5C19A84E"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The SCI is most strongly correlated with state capacity compared to other indicators in bureaucratic quality, public administration, law and order ratings, or state fiscal capacity.</w:t>
            </w:r>
          </w:p>
        </w:tc>
      </w:tr>
      <w:tr w:rsidR="00D12DAB" w:rsidRPr="00014B83" w14:paraId="2494C9AB"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3297E3A6"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5</w:t>
            </w:r>
          </w:p>
        </w:tc>
        <w:tc>
          <w:tcPr>
            <w:tcW w:w="2447" w:type="dxa"/>
            <w:tcBorders>
              <w:top w:val="nil"/>
              <w:left w:val="nil"/>
              <w:bottom w:val="single" w:sz="4" w:space="0" w:color="auto"/>
              <w:right w:val="nil"/>
            </w:tcBorders>
            <w:shd w:val="clear" w:color="auto" w:fill="auto"/>
            <w:vAlign w:val="center"/>
            <w:hideMark/>
          </w:tcPr>
          <w:p w14:paraId="08051A4B"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Henderson, Storeygard &amp; Weil (2012)</w:t>
            </w:r>
          </w:p>
        </w:tc>
        <w:tc>
          <w:tcPr>
            <w:tcW w:w="1976" w:type="dxa"/>
            <w:tcBorders>
              <w:top w:val="nil"/>
              <w:left w:val="nil"/>
              <w:bottom w:val="single" w:sz="4" w:space="0" w:color="auto"/>
              <w:right w:val="nil"/>
            </w:tcBorders>
            <w:shd w:val="clear" w:color="auto" w:fill="auto"/>
            <w:vAlign w:val="center"/>
            <w:hideMark/>
          </w:tcPr>
          <w:p w14:paraId="46CE718F"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American Economic Review</w:t>
            </w:r>
          </w:p>
        </w:tc>
        <w:tc>
          <w:tcPr>
            <w:tcW w:w="1800" w:type="dxa"/>
            <w:tcBorders>
              <w:top w:val="nil"/>
              <w:left w:val="nil"/>
              <w:bottom w:val="single" w:sz="4" w:space="0" w:color="auto"/>
              <w:right w:val="nil"/>
            </w:tcBorders>
            <w:shd w:val="clear" w:color="auto" w:fill="auto"/>
            <w:noWrap/>
            <w:vAlign w:val="center"/>
            <w:hideMark/>
          </w:tcPr>
          <w:p w14:paraId="78E74B4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113 countries</w:t>
            </w:r>
          </w:p>
        </w:tc>
        <w:tc>
          <w:tcPr>
            <w:tcW w:w="3010" w:type="dxa"/>
            <w:tcBorders>
              <w:top w:val="nil"/>
              <w:left w:val="nil"/>
              <w:bottom w:val="single" w:sz="4" w:space="0" w:color="auto"/>
              <w:right w:val="nil"/>
            </w:tcBorders>
            <w:shd w:val="clear" w:color="auto" w:fill="auto"/>
            <w:vAlign w:val="center"/>
            <w:hideMark/>
          </w:tcPr>
          <w:p w14:paraId="5C3F8B7A"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Better measuring income growth with night lights data</w:t>
            </w:r>
          </w:p>
        </w:tc>
        <w:tc>
          <w:tcPr>
            <w:tcW w:w="4165" w:type="dxa"/>
            <w:tcBorders>
              <w:top w:val="nil"/>
              <w:left w:val="nil"/>
              <w:bottom w:val="single" w:sz="4" w:space="0" w:color="auto"/>
              <w:right w:val="nil"/>
            </w:tcBorders>
            <w:shd w:val="clear" w:color="auto" w:fill="auto"/>
            <w:vAlign w:val="center"/>
            <w:hideMark/>
          </w:tcPr>
          <w:p w14:paraId="0CD6B97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SCI can help provide more accurate estimates of country income growth.</w:t>
            </w:r>
          </w:p>
        </w:tc>
      </w:tr>
      <w:tr w:rsidR="00D12DAB" w:rsidRPr="00014B83" w14:paraId="4964416F"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7B095FA3"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6</w:t>
            </w:r>
          </w:p>
        </w:tc>
        <w:tc>
          <w:tcPr>
            <w:tcW w:w="2447" w:type="dxa"/>
            <w:tcBorders>
              <w:top w:val="nil"/>
              <w:left w:val="nil"/>
              <w:bottom w:val="single" w:sz="4" w:space="0" w:color="auto"/>
              <w:right w:val="nil"/>
            </w:tcBorders>
            <w:shd w:val="clear" w:color="auto" w:fill="auto"/>
            <w:noWrap/>
            <w:vAlign w:val="center"/>
            <w:hideMark/>
          </w:tcPr>
          <w:p w14:paraId="31A6EB1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Hu &amp; Yao (2022)</w:t>
            </w:r>
          </w:p>
        </w:tc>
        <w:tc>
          <w:tcPr>
            <w:tcW w:w="1976" w:type="dxa"/>
            <w:tcBorders>
              <w:top w:val="nil"/>
              <w:left w:val="nil"/>
              <w:bottom w:val="single" w:sz="4" w:space="0" w:color="auto"/>
              <w:right w:val="nil"/>
            </w:tcBorders>
            <w:shd w:val="clear" w:color="auto" w:fill="auto"/>
            <w:vAlign w:val="center"/>
            <w:hideMark/>
          </w:tcPr>
          <w:p w14:paraId="6B95F3B9"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Econometrics</w:t>
            </w:r>
          </w:p>
        </w:tc>
        <w:tc>
          <w:tcPr>
            <w:tcW w:w="1800" w:type="dxa"/>
            <w:tcBorders>
              <w:top w:val="nil"/>
              <w:left w:val="nil"/>
              <w:bottom w:val="single" w:sz="4" w:space="0" w:color="auto"/>
              <w:right w:val="nil"/>
            </w:tcBorders>
            <w:shd w:val="clear" w:color="auto" w:fill="auto"/>
            <w:noWrap/>
            <w:vAlign w:val="center"/>
            <w:hideMark/>
          </w:tcPr>
          <w:p w14:paraId="72B3F1A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162 countries</w:t>
            </w:r>
          </w:p>
        </w:tc>
        <w:tc>
          <w:tcPr>
            <w:tcW w:w="3010" w:type="dxa"/>
            <w:tcBorders>
              <w:top w:val="nil"/>
              <w:left w:val="nil"/>
              <w:bottom w:val="single" w:sz="4" w:space="0" w:color="auto"/>
              <w:right w:val="nil"/>
            </w:tcBorders>
            <w:shd w:val="clear" w:color="auto" w:fill="auto"/>
            <w:vAlign w:val="center"/>
            <w:hideMark/>
          </w:tcPr>
          <w:p w14:paraId="7C4A477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Estimating the relationship between nighttime light growth and GDP growth</w:t>
            </w:r>
          </w:p>
        </w:tc>
        <w:tc>
          <w:tcPr>
            <w:tcW w:w="4165" w:type="dxa"/>
            <w:tcBorders>
              <w:top w:val="nil"/>
              <w:left w:val="nil"/>
              <w:bottom w:val="single" w:sz="4" w:space="0" w:color="auto"/>
              <w:right w:val="nil"/>
            </w:tcBorders>
            <w:shd w:val="clear" w:color="auto" w:fill="auto"/>
            <w:vAlign w:val="center"/>
            <w:hideMark/>
          </w:tcPr>
          <w:p w14:paraId="48A3A7A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SCI can help provide more accurate estimates of country GDP growth.</w:t>
            </w:r>
          </w:p>
        </w:tc>
      </w:tr>
      <w:tr w:rsidR="00D12DAB" w:rsidRPr="00014B83" w14:paraId="12D3CE5E" w14:textId="77777777" w:rsidTr="0046246F">
        <w:trPr>
          <w:trHeight w:val="1104"/>
        </w:trPr>
        <w:tc>
          <w:tcPr>
            <w:tcW w:w="617" w:type="dxa"/>
            <w:tcBorders>
              <w:top w:val="nil"/>
              <w:left w:val="nil"/>
              <w:bottom w:val="single" w:sz="4" w:space="0" w:color="auto"/>
              <w:right w:val="nil"/>
            </w:tcBorders>
            <w:shd w:val="clear" w:color="auto" w:fill="auto"/>
            <w:vAlign w:val="center"/>
            <w:hideMark/>
          </w:tcPr>
          <w:p w14:paraId="262F11E6"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7</w:t>
            </w:r>
          </w:p>
        </w:tc>
        <w:tc>
          <w:tcPr>
            <w:tcW w:w="2447" w:type="dxa"/>
            <w:tcBorders>
              <w:top w:val="nil"/>
              <w:left w:val="nil"/>
              <w:bottom w:val="single" w:sz="4" w:space="0" w:color="auto"/>
              <w:right w:val="nil"/>
            </w:tcBorders>
            <w:shd w:val="clear" w:color="auto" w:fill="auto"/>
            <w:noWrap/>
            <w:vAlign w:val="center"/>
            <w:hideMark/>
          </w:tcPr>
          <w:p w14:paraId="76CE5E7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Jacob (2017)</w:t>
            </w:r>
          </w:p>
        </w:tc>
        <w:tc>
          <w:tcPr>
            <w:tcW w:w="1976" w:type="dxa"/>
            <w:tcBorders>
              <w:top w:val="nil"/>
              <w:left w:val="nil"/>
              <w:bottom w:val="single" w:sz="4" w:space="0" w:color="auto"/>
              <w:right w:val="nil"/>
            </w:tcBorders>
            <w:shd w:val="clear" w:color="auto" w:fill="auto"/>
            <w:vAlign w:val="center"/>
            <w:hideMark/>
          </w:tcPr>
          <w:p w14:paraId="660B3174"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World Development</w:t>
            </w:r>
          </w:p>
        </w:tc>
        <w:tc>
          <w:tcPr>
            <w:tcW w:w="1800" w:type="dxa"/>
            <w:tcBorders>
              <w:top w:val="nil"/>
              <w:left w:val="nil"/>
              <w:bottom w:val="single" w:sz="4" w:space="0" w:color="auto"/>
              <w:right w:val="nil"/>
            </w:tcBorders>
            <w:shd w:val="clear" w:color="auto" w:fill="auto"/>
            <w:noWrap/>
            <w:vAlign w:val="center"/>
            <w:hideMark/>
          </w:tcPr>
          <w:p w14:paraId="567525C0"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145 countries</w:t>
            </w:r>
          </w:p>
        </w:tc>
        <w:tc>
          <w:tcPr>
            <w:tcW w:w="3010" w:type="dxa"/>
            <w:tcBorders>
              <w:top w:val="nil"/>
              <w:left w:val="nil"/>
              <w:bottom w:val="single" w:sz="4" w:space="0" w:color="auto"/>
              <w:right w:val="nil"/>
            </w:tcBorders>
            <w:shd w:val="clear" w:color="auto" w:fill="auto"/>
            <w:vAlign w:val="center"/>
            <w:hideMark/>
          </w:tcPr>
          <w:p w14:paraId="6736253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Impact of data gaps on Millennium Development Goals achievement (MDG)</w:t>
            </w:r>
          </w:p>
        </w:tc>
        <w:tc>
          <w:tcPr>
            <w:tcW w:w="4165" w:type="dxa"/>
            <w:tcBorders>
              <w:top w:val="nil"/>
              <w:left w:val="nil"/>
              <w:bottom w:val="single" w:sz="4" w:space="0" w:color="auto"/>
              <w:right w:val="nil"/>
            </w:tcBorders>
            <w:shd w:val="clear" w:color="auto" w:fill="auto"/>
            <w:vAlign w:val="center"/>
            <w:hideMark/>
          </w:tcPr>
          <w:p w14:paraId="233DBEF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Stronger country statistical capacity increases the probability of MDG success.</w:t>
            </w:r>
          </w:p>
        </w:tc>
      </w:tr>
      <w:tr w:rsidR="00D12DAB" w:rsidRPr="00014B83" w14:paraId="7CAA3570"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62A0AE4F"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8</w:t>
            </w:r>
          </w:p>
        </w:tc>
        <w:tc>
          <w:tcPr>
            <w:tcW w:w="2447" w:type="dxa"/>
            <w:tcBorders>
              <w:top w:val="nil"/>
              <w:left w:val="nil"/>
              <w:bottom w:val="single" w:sz="4" w:space="0" w:color="auto"/>
              <w:right w:val="nil"/>
            </w:tcBorders>
            <w:shd w:val="clear" w:color="auto" w:fill="auto"/>
            <w:noWrap/>
            <w:vAlign w:val="center"/>
            <w:hideMark/>
          </w:tcPr>
          <w:p w14:paraId="494BF573"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Martinez (2022)</w:t>
            </w:r>
          </w:p>
        </w:tc>
        <w:tc>
          <w:tcPr>
            <w:tcW w:w="1976" w:type="dxa"/>
            <w:tcBorders>
              <w:top w:val="nil"/>
              <w:left w:val="nil"/>
              <w:bottom w:val="single" w:sz="4" w:space="0" w:color="auto"/>
              <w:right w:val="nil"/>
            </w:tcBorders>
            <w:shd w:val="clear" w:color="auto" w:fill="auto"/>
            <w:vAlign w:val="center"/>
            <w:hideMark/>
          </w:tcPr>
          <w:p w14:paraId="02141413"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Political Economy</w:t>
            </w:r>
          </w:p>
        </w:tc>
        <w:tc>
          <w:tcPr>
            <w:tcW w:w="1800" w:type="dxa"/>
            <w:tcBorders>
              <w:top w:val="nil"/>
              <w:left w:val="nil"/>
              <w:bottom w:val="single" w:sz="4" w:space="0" w:color="auto"/>
              <w:right w:val="nil"/>
            </w:tcBorders>
            <w:shd w:val="clear" w:color="auto" w:fill="auto"/>
            <w:noWrap/>
            <w:vAlign w:val="center"/>
            <w:hideMark/>
          </w:tcPr>
          <w:p w14:paraId="5752C17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137 countries</w:t>
            </w:r>
          </w:p>
        </w:tc>
        <w:tc>
          <w:tcPr>
            <w:tcW w:w="3010" w:type="dxa"/>
            <w:tcBorders>
              <w:top w:val="nil"/>
              <w:left w:val="nil"/>
              <w:bottom w:val="single" w:sz="4" w:space="0" w:color="auto"/>
              <w:right w:val="nil"/>
            </w:tcBorders>
            <w:shd w:val="clear" w:color="auto" w:fill="auto"/>
            <w:vAlign w:val="center"/>
            <w:hideMark/>
          </w:tcPr>
          <w:p w14:paraId="1CD4E4A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Autocracies overstate yearly GDP growth</w:t>
            </w:r>
          </w:p>
        </w:tc>
        <w:tc>
          <w:tcPr>
            <w:tcW w:w="4165" w:type="dxa"/>
            <w:tcBorders>
              <w:top w:val="nil"/>
              <w:left w:val="nil"/>
              <w:bottom w:val="single" w:sz="4" w:space="0" w:color="auto"/>
              <w:right w:val="nil"/>
            </w:tcBorders>
            <w:shd w:val="clear" w:color="auto" w:fill="auto"/>
            <w:vAlign w:val="center"/>
            <w:hideMark/>
          </w:tcPr>
          <w:p w14:paraId="2E548CC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Limitations in country statistical capacity do not significantly affect autocracies' exaggeration of GDP growth.</w:t>
            </w:r>
          </w:p>
        </w:tc>
      </w:tr>
      <w:tr w:rsidR="00D12DAB" w:rsidRPr="00014B83" w14:paraId="677B1CA5"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28D106E5"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9</w:t>
            </w:r>
          </w:p>
        </w:tc>
        <w:tc>
          <w:tcPr>
            <w:tcW w:w="2447" w:type="dxa"/>
            <w:tcBorders>
              <w:top w:val="nil"/>
              <w:left w:val="nil"/>
              <w:bottom w:val="single" w:sz="4" w:space="0" w:color="auto"/>
              <w:right w:val="nil"/>
            </w:tcBorders>
            <w:shd w:val="clear" w:color="auto" w:fill="auto"/>
            <w:noWrap/>
            <w:vAlign w:val="center"/>
            <w:hideMark/>
          </w:tcPr>
          <w:p w14:paraId="760246BF"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Oechslin &amp; Steiner (2022)</w:t>
            </w:r>
          </w:p>
        </w:tc>
        <w:tc>
          <w:tcPr>
            <w:tcW w:w="1976" w:type="dxa"/>
            <w:tcBorders>
              <w:top w:val="nil"/>
              <w:left w:val="nil"/>
              <w:bottom w:val="single" w:sz="4" w:space="0" w:color="auto"/>
              <w:right w:val="nil"/>
            </w:tcBorders>
            <w:shd w:val="clear" w:color="auto" w:fill="auto"/>
            <w:vAlign w:val="center"/>
            <w:hideMark/>
          </w:tcPr>
          <w:p w14:paraId="5060F922"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Review of International Organization</w:t>
            </w:r>
          </w:p>
        </w:tc>
        <w:tc>
          <w:tcPr>
            <w:tcW w:w="1800" w:type="dxa"/>
            <w:tcBorders>
              <w:top w:val="nil"/>
              <w:left w:val="nil"/>
              <w:bottom w:val="single" w:sz="4" w:space="0" w:color="auto"/>
              <w:right w:val="nil"/>
            </w:tcBorders>
            <w:shd w:val="clear" w:color="auto" w:fill="auto"/>
            <w:noWrap/>
            <w:vAlign w:val="center"/>
            <w:hideMark/>
          </w:tcPr>
          <w:p w14:paraId="33426EF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146 countries</w:t>
            </w:r>
          </w:p>
        </w:tc>
        <w:tc>
          <w:tcPr>
            <w:tcW w:w="3010" w:type="dxa"/>
            <w:tcBorders>
              <w:top w:val="nil"/>
              <w:left w:val="nil"/>
              <w:bottom w:val="single" w:sz="4" w:space="0" w:color="auto"/>
              <w:right w:val="nil"/>
            </w:tcBorders>
            <w:shd w:val="clear" w:color="auto" w:fill="auto"/>
            <w:vAlign w:val="center"/>
            <w:hideMark/>
          </w:tcPr>
          <w:p w14:paraId="16A8870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Statistical capacity and corrupt bureaucracies</w:t>
            </w:r>
          </w:p>
        </w:tc>
        <w:tc>
          <w:tcPr>
            <w:tcW w:w="4165" w:type="dxa"/>
            <w:tcBorders>
              <w:top w:val="nil"/>
              <w:left w:val="nil"/>
              <w:bottom w:val="single" w:sz="4" w:space="0" w:color="auto"/>
              <w:right w:val="nil"/>
            </w:tcBorders>
            <w:shd w:val="clear" w:color="auto" w:fill="auto"/>
            <w:vAlign w:val="center"/>
            <w:hideMark/>
          </w:tcPr>
          <w:p w14:paraId="5A50C3F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 positive relationship between the</w:t>
            </w:r>
            <w:r w:rsidRPr="00014B83">
              <w:rPr>
                <w:rFonts w:ascii="Times New Roman" w:eastAsia="Times New Roman" w:hAnsi="Times New Roman" w:cs="Times New Roman"/>
                <w:color w:val="000000"/>
                <w:sz w:val="20"/>
                <w:szCs w:val="20"/>
              </w:rPr>
              <w:br/>
              <w:t>growth rate of real GDP per capita and statistical capacity exists for countries with low corruption, but not for countries with high corruption.</w:t>
            </w:r>
          </w:p>
        </w:tc>
      </w:tr>
      <w:tr w:rsidR="00D12DAB" w:rsidRPr="00014B83" w14:paraId="310BD82F" w14:textId="77777777" w:rsidTr="0046246F">
        <w:trPr>
          <w:trHeight w:val="1104"/>
        </w:trPr>
        <w:tc>
          <w:tcPr>
            <w:tcW w:w="617" w:type="dxa"/>
            <w:tcBorders>
              <w:top w:val="nil"/>
              <w:left w:val="nil"/>
              <w:bottom w:val="single" w:sz="4" w:space="0" w:color="auto"/>
              <w:right w:val="nil"/>
            </w:tcBorders>
            <w:shd w:val="clear" w:color="auto" w:fill="auto"/>
            <w:vAlign w:val="center"/>
            <w:hideMark/>
          </w:tcPr>
          <w:p w14:paraId="7906C313"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10</w:t>
            </w:r>
          </w:p>
        </w:tc>
        <w:tc>
          <w:tcPr>
            <w:tcW w:w="2447" w:type="dxa"/>
            <w:tcBorders>
              <w:top w:val="nil"/>
              <w:left w:val="nil"/>
              <w:bottom w:val="single" w:sz="4" w:space="0" w:color="auto"/>
              <w:right w:val="nil"/>
            </w:tcBorders>
            <w:shd w:val="clear" w:color="auto" w:fill="auto"/>
            <w:noWrap/>
            <w:vAlign w:val="center"/>
            <w:hideMark/>
          </w:tcPr>
          <w:p w14:paraId="1376A7A4"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Sanderfur &amp; Glassman (2015)</w:t>
            </w:r>
          </w:p>
        </w:tc>
        <w:tc>
          <w:tcPr>
            <w:tcW w:w="1976" w:type="dxa"/>
            <w:tcBorders>
              <w:top w:val="nil"/>
              <w:left w:val="nil"/>
              <w:bottom w:val="single" w:sz="4" w:space="0" w:color="auto"/>
              <w:right w:val="nil"/>
            </w:tcBorders>
            <w:shd w:val="clear" w:color="auto" w:fill="auto"/>
            <w:vAlign w:val="center"/>
            <w:hideMark/>
          </w:tcPr>
          <w:p w14:paraId="4A09FC3E"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Development Studies</w:t>
            </w:r>
          </w:p>
        </w:tc>
        <w:tc>
          <w:tcPr>
            <w:tcW w:w="1800" w:type="dxa"/>
            <w:tcBorders>
              <w:top w:val="nil"/>
              <w:left w:val="nil"/>
              <w:bottom w:val="single" w:sz="4" w:space="0" w:color="auto"/>
              <w:right w:val="nil"/>
            </w:tcBorders>
            <w:shd w:val="clear" w:color="auto" w:fill="auto"/>
            <w:noWrap/>
            <w:vAlign w:val="center"/>
            <w:hideMark/>
          </w:tcPr>
          <w:p w14:paraId="7C1EC32B"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Sub-Saharan African countries</w:t>
            </w:r>
          </w:p>
        </w:tc>
        <w:tc>
          <w:tcPr>
            <w:tcW w:w="3010" w:type="dxa"/>
            <w:tcBorders>
              <w:top w:val="nil"/>
              <w:left w:val="nil"/>
              <w:bottom w:val="single" w:sz="4" w:space="0" w:color="auto"/>
              <w:right w:val="nil"/>
            </w:tcBorders>
            <w:shd w:val="clear" w:color="auto" w:fill="auto"/>
            <w:vAlign w:val="center"/>
            <w:hideMark/>
          </w:tcPr>
          <w:p w14:paraId="433230FF"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Political economy of bad data</w:t>
            </w:r>
          </w:p>
        </w:tc>
        <w:tc>
          <w:tcPr>
            <w:tcW w:w="4165" w:type="dxa"/>
            <w:tcBorders>
              <w:top w:val="nil"/>
              <w:left w:val="nil"/>
              <w:bottom w:val="single" w:sz="4" w:space="0" w:color="auto"/>
              <w:right w:val="nil"/>
            </w:tcBorders>
            <w:shd w:val="clear" w:color="auto" w:fill="auto"/>
            <w:vAlign w:val="center"/>
            <w:hideMark/>
          </w:tcPr>
          <w:p w14:paraId="778E818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Sub-Saharan African countries as a whole have a lower SCI score (i.e., 58) than the global average (i.e., 64), but much heterogeneity exists with country scores ranging from the bottom to more than the 75th global percentile.</w:t>
            </w:r>
          </w:p>
        </w:tc>
      </w:tr>
      <w:tr w:rsidR="00D12DAB" w:rsidRPr="00014B83" w14:paraId="2091F232"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2E714922"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11</w:t>
            </w:r>
          </w:p>
        </w:tc>
        <w:tc>
          <w:tcPr>
            <w:tcW w:w="2447" w:type="dxa"/>
            <w:tcBorders>
              <w:top w:val="nil"/>
              <w:left w:val="nil"/>
              <w:bottom w:val="single" w:sz="4" w:space="0" w:color="auto"/>
              <w:right w:val="nil"/>
            </w:tcBorders>
            <w:shd w:val="clear" w:color="auto" w:fill="auto"/>
            <w:noWrap/>
            <w:vAlign w:val="center"/>
            <w:hideMark/>
          </w:tcPr>
          <w:p w14:paraId="4B0F70D2"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Sanga et al. (2011)</w:t>
            </w:r>
          </w:p>
        </w:tc>
        <w:tc>
          <w:tcPr>
            <w:tcW w:w="1976" w:type="dxa"/>
            <w:tcBorders>
              <w:top w:val="nil"/>
              <w:left w:val="nil"/>
              <w:bottom w:val="single" w:sz="4" w:space="0" w:color="auto"/>
              <w:right w:val="nil"/>
            </w:tcBorders>
            <w:shd w:val="clear" w:color="auto" w:fill="auto"/>
            <w:vAlign w:val="center"/>
            <w:hideMark/>
          </w:tcPr>
          <w:p w14:paraId="2A680F78"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International Statistical Review</w:t>
            </w:r>
          </w:p>
        </w:tc>
        <w:tc>
          <w:tcPr>
            <w:tcW w:w="1800" w:type="dxa"/>
            <w:tcBorders>
              <w:top w:val="nil"/>
              <w:left w:val="nil"/>
              <w:bottom w:val="single" w:sz="4" w:space="0" w:color="auto"/>
              <w:right w:val="nil"/>
            </w:tcBorders>
            <w:shd w:val="clear" w:color="auto" w:fill="auto"/>
            <w:noWrap/>
            <w:vAlign w:val="center"/>
            <w:hideMark/>
          </w:tcPr>
          <w:p w14:paraId="752626A3"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43 African countries</w:t>
            </w:r>
          </w:p>
        </w:tc>
        <w:tc>
          <w:tcPr>
            <w:tcW w:w="3010" w:type="dxa"/>
            <w:tcBorders>
              <w:top w:val="nil"/>
              <w:left w:val="nil"/>
              <w:bottom w:val="single" w:sz="4" w:space="0" w:color="auto"/>
              <w:right w:val="nil"/>
            </w:tcBorders>
            <w:shd w:val="clear" w:color="auto" w:fill="auto"/>
            <w:vAlign w:val="center"/>
            <w:hideMark/>
          </w:tcPr>
          <w:p w14:paraId="53A53652"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Proposing an index to measure statistical capacity for African countries</w:t>
            </w:r>
          </w:p>
        </w:tc>
        <w:tc>
          <w:tcPr>
            <w:tcW w:w="4165" w:type="dxa"/>
            <w:tcBorders>
              <w:top w:val="nil"/>
              <w:left w:val="nil"/>
              <w:bottom w:val="single" w:sz="4" w:space="0" w:color="auto"/>
              <w:right w:val="nil"/>
            </w:tcBorders>
            <w:shd w:val="clear" w:color="auto" w:fill="auto"/>
            <w:vAlign w:val="center"/>
            <w:hideMark/>
          </w:tcPr>
          <w:p w14:paraId="0421D26A"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The SCI does not cover certain aspects of an NSO such as organization, human development, and funding. There is a weak correlation between the SCI and the proposed index.</w:t>
            </w:r>
          </w:p>
        </w:tc>
      </w:tr>
      <w:tr w:rsidR="00D12DAB" w:rsidRPr="00014B83" w14:paraId="0074492D"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1A0518CC"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12</w:t>
            </w:r>
          </w:p>
        </w:tc>
        <w:tc>
          <w:tcPr>
            <w:tcW w:w="2447" w:type="dxa"/>
            <w:tcBorders>
              <w:top w:val="nil"/>
              <w:left w:val="nil"/>
              <w:bottom w:val="single" w:sz="4" w:space="0" w:color="auto"/>
              <w:right w:val="nil"/>
            </w:tcBorders>
            <w:shd w:val="clear" w:color="auto" w:fill="auto"/>
            <w:noWrap/>
            <w:vAlign w:val="center"/>
            <w:hideMark/>
          </w:tcPr>
          <w:p w14:paraId="5094F92A"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Tapsoba et al. (2017)</w:t>
            </w:r>
          </w:p>
        </w:tc>
        <w:tc>
          <w:tcPr>
            <w:tcW w:w="1976" w:type="dxa"/>
            <w:tcBorders>
              <w:top w:val="nil"/>
              <w:left w:val="nil"/>
              <w:bottom w:val="single" w:sz="4" w:space="0" w:color="auto"/>
              <w:right w:val="nil"/>
            </w:tcBorders>
            <w:shd w:val="clear" w:color="auto" w:fill="auto"/>
            <w:vAlign w:val="center"/>
            <w:hideMark/>
          </w:tcPr>
          <w:p w14:paraId="7E279CCA"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International Development</w:t>
            </w:r>
          </w:p>
        </w:tc>
        <w:tc>
          <w:tcPr>
            <w:tcW w:w="1800" w:type="dxa"/>
            <w:tcBorders>
              <w:top w:val="nil"/>
              <w:left w:val="nil"/>
              <w:bottom w:val="single" w:sz="4" w:space="0" w:color="auto"/>
              <w:right w:val="nil"/>
            </w:tcBorders>
            <w:shd w:val="clear" w:color="auto" w:fill="auto"/>
            <w:noWrap/>
            <w:vAlign w:val="center"/>
            <w:hideMark/>
          </w:tcPr>
          <w:p w14:paraId="50B6FE1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62 developing countries</w:t>
            </w:r>
          </w:p>
        </w:tc>
        <w:tc>
          <w:tcPr>
            <w:tcW w:w="3010" w:type="dxa"/>
            <w:tcBorders>
              <w:top w:val="nil"/>
              <w:left w:val="nil"/>
              <w:bottom w:val="single" w:sz="4" w:space="0" w:color="auto"/>
              <w:right w:val="nil"/>
            </w:tcBorders>
            <w:shd w:val="clear" w:color="auto" w:fill="auto"/>
            <w:vAlign w:val="center"/>
            <w:hideMark/>
          </w:tcPr>
          <w:p w14:paraId="173EE3B8"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Statistical capacity building impacts on reducing procyclical fiscal policy</w:t>
            </w:r>
          </w:p>
        </w:tc>
        <w:tc>
          <w:tcPr>
            <w:tcW w:w="4165" w:type="dxa"/>
            <w:tcBorders>
              <w:top w:val="nil"/>
              <w:left w:val="nil"/>
              <w:bottom w:val="single" w:sz="4" w:space="0" w:color="auto"/>
              <w:right w:val="nil"/>
            </w:tcBorders>
            <w:shd w:val="clear" w:color="auto" w:fill="auto"/>
            <w:vAlign w:val="center"/>
            <w:hideMark/>
          </w:tcPr>
          <w:p w14:paraId="62B2CD2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IMF-supported technical analysis to countries improves their statistical capacity during 1990-2012.</w:t>
            </w:r>
          </w:p>
        </w:tc>
      </w:tr>
    </w:tbl>
    <w:p w14:paraId="0B6F4E36" w14:textId="605A7846" w:rsidR="00D12DAB" w:rsidRDefault="00D12DAB">
      <w:pPr>
        <w:sectPr w:rsidR="00D12DAB" w:rsidSect="00D160B7">
          <w:pgSz w:w="15840" w:h="12240" w:orient="landscape"/>
          <w:pgMar w:top="1440" w:right="1440" w:bottom="1440" w:left="1440" w:header="720" w:footer="720" w:gutter="0"/>
          <w:cols w:space="720"/>
          <w:docGrid w:linePitch="360"/>
        </w:sectPr>
      </w:pPr>
      <w:r w:rsidRPr="00014B83">
        <w:rPr>
          <w:rFonts w:ascii="Times New Roman" w:hAnsi="Times New Roman" w:cs="Times New Roman"/>
          <w:b/>
          <w:sz w:val="20"/>
          <w:szCs w:val="20"/>
        </w:rPr>
        <w:t>Note</w:t>
      </w:r>
      <w:r w:rsidRPr="00014B83">
        <w:rPr>
          <w:rFonts w:ascii="Times New Roman" w:hAnsi="Times New Roman" w:cs="Times New Roman"/>
          <w:sz w:val="20"/>
          <w:szCs w:val="20"/>
        </w:rPr>
        <w:t>: SCI stands for statistical capacity index.</w:t>
      </w:r>
      <w:r w:rsidRPr="00014B83">
        <w:rPr>
          <w:rFonts w:ascii="Times New Roman" w:hAnsi="Times New Roman" w:cs="Times New Roman"/>
          <w:sz w:val="20"/>
          <w:szCs w:val="20"/>
        </w:rPr>
        <w:br w:type="page"/>
      </w:r>
    </w:p>
    <w:p w14:paraId="636DD3F0" w14:textId="076884C5" w:rsidR="00D12DAB" w:rsidRDefault="00D12DAB">
      <w:pPr>
        <w:rPr>
          <w:rFonts w:ascii="Times New Roman" w:hAnsi="Times New Roman" w:cs="Times New Roman"/>
          <w:b/>
          <w:sz w:val="24"/>
          <w:szCs w:val="24"/>
        </w:rPr>
      </w:pPr>
    </w:p>
    <w:p w14:paraId="496CACBB" w14:textId="7AEE99EF" w:rsidR="00FB02CD" w:rsidRDefault="00EF59A2" w:rsidP="00434198">
      <w:pPr>
        <w:pStyle w:val="Heading2"/>
      </w:pPr>
      <w:r>
        <w:t>Table S</w:t>
      </w:r>
      <w:r w:rsidR="00697FBA">
        <w:t>2</w:t>
      </w:r>
      <w:r w:rsidR="00F53CCD">
        <w:t>.</w:t>
      </w:r>
      <w:r w:rsidR="00FB02CD">
        <w:t xml:space="preserve"> Description of SPI Dimensions</w:t>
      </w:r>
    </w:p>
    <w:tbl>
      <w:tblPr>
        <w:tblStyle w:val="Table"/>
        <w:tblW w:w="5000" w:type="pct"/>
        <w:jc w:val="center"/>
        <w:tblLayout w:type="fixed"/>
        <w:tblLook w:val="0420" w:firstRow="1" w:lastRow="0" w:firstColumn="0" w:lastColumn="0" w:noHBand="0" w:noVBand="1"/>
      </w:tblPr>
      <w:tblGrid>
        <w:gridCol w:w="2121"/>
        <w:gridCol w:w="7239"/>
      </w:tblGrid>
      <w:tr w:rsidR="00FB02CD" w:rsidRPr="00A779F0" w14:paraId="19520E09" w14:textId="77777777" w:rsidTr="00854151">
        <w:trPr>
          <w:cantSplit/>
          <w:tblHeader/>
          <w:jc w:val="center"/>
        </w:trPr>
        <w:tc>
          <w:tcPr>
            <w:tcW w:w="113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2B4EF5" w14:textId="77777777" w:rsidR="00FB02CD" w:rsidRPr="003C7DB5" w:rsidRDefault="00FB02CD" w:rsidP="00854151">
            <w:pPr>
              <w:spacing w:before="40" w:after="40"/>
              <w:ind w:left="100" w:right="100"/>
              <w:rPr>
                <w:sz w:val="20"/>
                <w:szCs w:val="20"/>
              </w:rPr>
            </w:pPr>
            <w:r>
              <w:rPr>
                <w:rFonts w:ascii="Roboto" w:eastAsia="Roboto" w:hAnsi="Roboto" w:cs="Roboto"/>
                <w:color w:val="111111"/>
                <w:sz w:val="20"/>
                <w:szCs w:val="20"/>
              </w:rPr>
              <w:t>Dimension</w:t>
            </w:r>
          </w:p>
        </w:tc>
        <w:tc>
          <w:tcPr>
            <w:tcW w:w="3867"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D8102B7" w14:textId="77777777" w:rsidR="00FB02CD" w:rsidRPr="003C7DB5" w:rsidRDefault="00FB02CD" w:rsidP="00854151">
            <w:pPr>
              <w:spacing w:before="40" w:after="40"/>
              <w:ind w:left="100" w:right="100"/>
              <w:rPr>
                <w:sz w:val="20"/>
                <w:szCs w:val="20"/>
              </w:rPr>
            </w:pPr>
            <w:r w:rsidRPr="003C7DB5">
              <w:rPr>
                <w:rFonts w:ascii="Roboto" w:eastAsia="Roboto" w:hAnsi="Roboto" w:cs="Roboto"/>
                <w:color w:val="111111"/>
                <w:sz w:val="20"/>
                <w:szCs w:val="20"/>
              </w:rPr>
              <w:t>Brief Description</w:t>
            </w:r>
          </w:p>
        </w:tc>
      </w:tr>
      <w:tr w:rsidR="00FB02CD" w:rsidRPr="00A779F0" w14:paraId="5C2AA24E" w14:textId="77777777" w:rsidTr="00854151">
        <w:trPr>
          <w:cantSplit/>
          <w:jc w:val="center"/>
        </w:trPr>
        <w:tc>
          <w:tcPr>
            <w:tcW w:w="1133" w:type="pct"/>
            <w:shd w:val="clear" w:color="auto" w:fill="FFFFFF"/>
            <w:tcMar>
              <w:top w:w="0" w:type="dxa"/>
              <w:left w:w="0" w:type="dxa"/>
              <w:bottom w:w="0" w:type="dxa"/>
              <w:right w:w="0" w:type="dxa"/>
            </w:tcMar>
            <w:vAlign w:val="center"/>
          </w:tcPr>
          <w:p w14:paraId="7BF123CA"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1.1: Data use by national legislature</w:t>
            </w:r>
          </w:p>
        </w:tc>
        <w:tc>
          <w:tcPr>
            <w:tcW w:w="3867" w:type="pct"/>
            <w:shd w:val="clear" w:color="auto" w:fill="FFFFFF"/>
            <w:tcMar>
              <w:top w:w="0" w:type="dxa"/>
              <w:left w:w="0" w:type="dxa"/>
              <w:bottom w:w="0" w:type="dxa"/>
              <w:right w:w="0" w:type="dxa"/>
            </w:tcMar>
            <w:vAlign w:val="center"/>
          </w:tcPr>
          <w:p w14:paraId="6CF7093F"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eastAsia="Roboto" w:hAnsi="Times New Roman" w:cs="Times New Roman"/>
                <w:iCs/>
                <w:color w:val="111111"/>
                <w:sz w:val="20"/>
                <w:szCs w:val="20"/>
              </w:rPr>
              <w:t xml:space="preserve">Not included because of lack of established methodology. In principle it may be possible to utilize websites of national legislatures but this will require further work and assessment. </w:t>
            </w:r>
          </w:p>
        </w:tc>
      </w:tr>
      <w:tr w:rsidR="00FB02CD" w:rsidRPr="00A779F0" w14:paraId="31CD7669" w14:textId="77777777" w:rsidTr="00854151">
        <w:trPr>
          <w:cantSplit/>
          <w:jc w:val="center"/>
        </w:trPr>
        <w:tc>
          <w:tcPr>
            <w:tcW w:w="1133" w:type="pct"/>
            <w:shd w:val="clear" w:color="auto" w:fill="FFFFFF"/>
            <w:tcMar>
              <w:top w:w="0" w:type="dxa"/>
              <w:left w:w="0" w:type="dxa"/>
              <w:bottom w:w="0" w:type="dxa"/>
              <w:right w:w="0" w:type="dxa"/>
            </w:tcMar>
            <w:vAlign w:val="center"/>
          </w:tcPr>
          <w:p w14:paraId="6AA1843E"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1.2: Data use by national executive branch</w:t>
            </w:r>
          </w:p>
        </w:tc>
        <w:tc>
          <w:tcPr>
            <w:tcW w:w="3867" w:type="pct"/>
            <w:shd w:val="clear" w:color="auto" w:fill="FFFFFF"/>
            <w:tcMar>
              <w:top w:w="0" w:type="dxa"/>
              <w:left w:w="0" w:type="dxa"/>
              <w:bottom w:w="0" w:type="dxa"/>
              <w:right w:w="0" w:type="dxa"/>
            </w:tcMar>
            <w:vAlign w:val="center"/>
          </w:tcPr>
          <w:p w14:paraId="515B2CAB"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There are some usable data sources (as used by (PARIS21 2019)) but gaps in data across countries have prevented full adoption.</w:t>
            </w:r>
          </w:p>
        </w:tc>
      </w:tr>
      <w:tr w:rsidR="00FB02CD" w:rsidRPr="00A779F0" w14:paraId="28E49AA0" w14:textId="77777777" w:rsidTr="00854151">
        <w:trPr>
          <w:cantSplit/>
          <w:jc w:val="center"/>
        </w:trPr>
        <w:tc>
          <w:tcPr>
            <w:tcW w:w="1133" w:type="pct"/>
            <w:shd w:val="clear" w:color="auto" w:fill="FFFFFF"/>
            <w:tcMar>
              <w:top w:w="0" w:type="dxa"/>
              <w:left w:w="0" w:type="dxa"/>
              <w:bottom w:w="0" w:type="dxa"/>
              <w:right w:w="0" w:type="dxa"/>
            </w:tcMar>
            <w:vAlign w:val="center"/>
          </w:tcPr>
          <w:p w14:paraId="32446F44"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1.3: Data use by civil society</w:t>
            </w:r>
          </w:p>
        </w:tc>
        <w:tc>
          <w:tcPr>
            <w:tcW w:w="3867" w:type="pct"/>
            <w:shd w:val="clear" w:color="auto" w:fill="FFFFFF"/>
            <w:tcMar>
              <w:top w:w="0" w:type="dxa"/>
              <w:left w:w="0" w:type="dxa"/>
              <w:bottom w:w="0" w:type="dxa"/>
              <w:right w:w="0" w:type="dxa"/>
            </w:tcMar>
            <w:vAlign w:val="center"/>
          </w:tcPr>
          <w:p w14:paraId="066D445F"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There are some usable data sources with good coverage, for example from social media but more data is required to help assess and allow for likely biases between and within countries.</w:t>
            </w:r>
          </w:p>
        </w:tc>
      </w:tr>
      <w:tr w:rsidR="00FB02CD" w:rsidRPr="00A779F0" w14:paraId="2C05EE33" w14:textId="77777777" w:rsidTr="00854151">
        <w:trPr>
          <w:cantSplit/>
          <w:jc w:val="center"/>
        </w:trPr>
        <w:tc>
          <w:tcPr>
            <w:tcW w:w="1133" w:type="pct"/>
            <w:shd w:val="clear" w:color="auto" w:fill="FFFFFF"/>
            <w:tcMar>
              <w:top w:w="0" w:type="dxa"/>
              <w:left w:w="0" w:type="dxa"/>
              <w:bottom w:w="0" w:type="dxa"/>
              <w:right w:w="0" w:type="dxa"/>
            </w:tcMar>
            <w:vAlign w:val="center"/>
          </w:tcPr>
          <w:p w14:paraId="650CA2BF"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1.4: Data use by academia</w:t>
            </w:r>
          </w:p>
        </w:tc>
        <w:tc>
          <w:tcPr>
            <w:tcW w:w="3867" w:type="pct"/>
            <w:shd w:val="clear" w:color="auto" w:fill="FFFFFF"/>
            <w:tcMar>
              <w:top w:w="0" w:type="dxa"/>
              <w:left w:w="0" w:type="dxa"/>
              <w:bottom w:w="0" w:type="dxa"/>
              <w:right w:w="0" w:type="dxa"/>
            </w:tcMar>
            <w:vAlign w:val="center"/>
          </w:tcPr>
          <w:p w14:paraId="30CC6330"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We have not been able to find usable data sources with global coverage on which a new methodology could be developed.</w:t>
            </w:r>
          </w:p>
        </w:tc>
      </w:tr>
      <w:tr w:rsidR="00FB02CD" w:rsidRPr="00A779F0" w14:paraId="24B3C8B9" w14:textId="77777777" w:rsidTr="00854151">
        <w:trPr>
          <w:cantSplit/>
          <w:jc w:val="center"/>
        </w:trPr>
        <w:tc>
          <w:tcPr>
            <w:tcW w:w="1133" w:type="pct"/>
            <w:shd w:val="clear" w:color="auto" w:fill="FFFFFF"/>
            <w:tcMar>
              <w:top w:w="0" w:type="dxa"/>
              <w:left w:w="0" w:type="dxa"/>
              <w:bottom w:w="0" w:type="dxa"/>
              <w:right w:w="0" w:type="dxa"/>
            </w:tcMar>
            <w:vAlign w:val="center"/>
          </w:tcPr>
          <w:p w14:paraId="7A8FD21F"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1.5: Data use by international organizations</w:t>
            </w:r>
          </w:p>
        </w:tc>
        <w:tc>
          <w:tcPr>
            <w:tcW w:w="3867" w:type="pct"/>
            <w:shd w:val="clear" w:color="auto" w:fill="FFFFFF"/>
            <w:tcMar>
              <w:top w:w="0" w:type="dxa"/>
              <w:left w:w="0" w:type="dxa"/>
              <w:bottom w:w="0" w:type="dxa"/>
              <w:right w:w="0" w:type="dxa"/>
            </w:tcMar>
            <w:vAlign w:val="center"/>
          </w:tcPr>
          <w:p w14:paraId="7A7CE6EB" w14:textId="0D871199"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Five measures usefulness or reliability of country produced measures for international organizations have been included. First, on comparability of poverty estimates for the World Bank reporting on international poverty using</w:t>
            </w:r>
            <w:r w:rsidR="00796807">
              <w:rPr>
                <w:rFonts w:ascii="Times New Roman" w:hAnsi="Times New Roman" w:cs="Times New Roman"/>
                <w:iCs/>
                <w:sz w:val="20"/>
                <w:szCs w:val="20"/>
              </w:rPr>
              <w:t xml:space="preserve"> </w:t>
            </w:r>
            <w:hyperlink r:id="rId53" w:history="1">
              <w:r w:rsidR="00796807" w:rsidRPr="007A3C76">
                <w:rPr>
                  <w:rStyle w:val="Hyperlink"/>
                  <w:rFonts w:ascii="Times New Roman" w:hAnsi="Times New Roman" w:cs="Times New Roman"/>
                  <w:iCs/>
                  <w:sz w:val="20"/>
                  <w:szCs w:val="20"/>
                </w:rPr>
                <w:t>the Poverty and Inequality Portal (PIP)</w:t>
              </w:r>
            </w:hyperlink>
            <w:r w:rsidRPr="00FE3000">
              <w:rPr>
                <w:rFonts w:ascii="Times New Roman" w:hAnsi="Times New Roman" w:cs="Times New Roman"/>
                <w:iCs/>
                <w:sz w:val="20"/>
                <w:szCs w:val="20"/>
              </w:rPr>
              <w:t xml:space="preserve">. Second on usable surveys for statistics on child mortality for the </w:t>
            </w:r>
            <w:hyperlink r:id="rId54">
              <w:r w:rsidRPr="00FE3000">
                <w:rPr>
                  <w:rStyle w:val="Hyperlink"/>
                  <w:rFonts w:ascii="Times New Roman" w:hAnsi="Times New Roman" w:cs="Times New Roman"/>
                  <w:iCs/>
                  <w:sz w:val="20"/>
                  <w:szCs w:val="20"/>
                </w:rPr>
                <w:t>UN Inter-agency Group for Child Mortality Estimation</w:t>
              </w:r>
            </w:hyperlink>
            <w:r w:rsidRPr="00FE3000">
              <w:rPr>
                <w:rFonts w:ascii="Times New Roman" w:hAnsi="Times New Roman" w:cs="Times New Roman"/>
                <w:iCs/>
                <w:sz w:val="20"/>
                <w:szCs w:val="20"/>
              </w:rPr>
              <w:t xml:space="preserve">. Third on accuracy of debt reporting as classified by the World Bank (Source: World Bank WDI metadata). Fourth, on availability of safely managed drinking water data for use by </w:t>
            </w:r>
            <w:hyperlink r:id="rId55">
              <w:r w:rsidRPr="00FE3000">
                <w:rPr>
                  <w:rStyle w:val="Hyperlink"/>
                  <w:rFonts w:ascii="Times New Roman" w:hAnsi="Times New Roman" w:cs="Times New Roman"/>
                  <w:iCs/>
                  <w:sz w:val="20"/>
                  <w:szCs w:val="20"/>
                </w:rPr>
                <w:t>WHO/UNICEF Joint Monitoring Programme</w:t>
              </w:r>
            </w:hyperlink>
            <w:r w:rsidRPr="00FE3000">
              <w:rPr>
                <w:rFonts w:ascii="Times New Roman" w:hAnsi="Times New Roman" w:cs="Times New Roman"/>
                <w:iCs/>
                <w:sz w:val="20"/>
                <w:szCs w:val="20"/>
              </w:rPr>
              <w:t>. Fifth, on labor force participation data for use by ILO. While these data sources provide only a partial coverage of data used by international organizations, they do provide an indication of the performance of the national statistical system.</w:t>
            </w:r>
          </w:p>
        </w:tc>
      </w:tr>
      <w:tr w:rsidR="00FB02CD" w:rsidRPr="00A779F0" w14:paraId="34FF81E1" w14:textId="77777777" w:rsidTr="00854151">
        <w:trPr>
          <w:cantSplit/>
          <w:jc w:val="center"/>
        </w:trPr>
        <w:tc>
          <w:tcPr>
            <w:tcW w:w="1133" w:type="pct"/>
            <w:shd w:val="clear" w:color="auto" w:fill="FFFFFF"/>
            <w:tcMar>
              <w:top w:w="0" w:type="dxa"/>
              <w:left w:w="0" w:type="dxa"/>
              <w:bottom w:w="0" w:type="dxa"/>
              <w:right w:w="0" w:type="dxa"/>
            </w:tcMar>
            <w:vAlign w:val="center"/>
          </w:tcPr>
          <w:p w14:paraId="202824B8"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2.1: Data releases</w:t>
            </w:r>
          </w:p>
        </w:tc>
        <w:tc>
          <w:tcPr>
            <w:tcW w:w="3867" w:type="pct"/>
            <w:shd w:val="clear" w:color="auto" w:fill="FFFFFF"/>
            <w:tcMar>
              <w:top w:w="0" w:type="dxa"/>
              <w:left w:w="0" w:type="dxa"/>
              <w:bottom w:w="0" w:type="dxa"/>
              <w:right w:w="0" w:type="dxa"/>
            </w:tcMar>
            <w:vAlign w:val="center"/>
          </w:tcPr>
          <w:p w14:paraId="3F15739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rsidRPr="00FE3000">
              <w:rPr>
                <w:rFonts w:ascii="Times New Roman" w:hAnsi="Times New Roman" w:cs="Times New Roman"/>
                <w:iCs/>
                <w:sz w:val="20"/>
                <w:szCs w:val="20"/>
              </w:rPr>
              <w:br/>
            </w:r>
          </w:p>
        </w:tc>
      </w:tr>
      <w:tr w:rsidR="00FB02CD" w:rsidRPr="00A779F0" w14:paraId="15158CFF" w14:textId="77777777" w:rsidTr="00854151">
        <w:trPr>
          <w:cantSplit/>
          <w:jc w:val="center"/>
        </w:trPr>
        <w:tc>
          <w:tcPr>
            <w:tcW w:w="1133" w:type="pct"/>
            <w:shd w:val="clear" w:color="auto" w:fill="FFFFFF"/>
            <w:tcMar>
              <w:top w:w="0" w:type="dxa"/>
              <w:left w:w="0" w:type="dxa"/>
              <w:bottom w:w="0" w:type="dxa"/>
              <w:right w:w="0" w:type="dxa"/>
            </w:tcMar>
            <w:vAlign w:val="center"/>
          </w:tcPr>
          <w:p w14:paraId="49266669"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2.2: Online access</w:t>
            </w:r>
          </w:p>
        </w:tc>
        <w:tc>
          <w:tcPr>
            <w:tcW w:w="3867" w:type="pct"/>
            <w:shd w:val="clear" w:color="auto" w:fill="FFFFFF"/>
            <w:tcMar>
              <w:top w:w="0" w:type="dxa"/>
              <w:left w:w="0" w:type="dxa"/>
              <w:bottom w:w="0" w:type="dxa"/>
              <w:right w:w="0" w:type="dxa"/>
            </w:tcMar>
            <w:vAlign w:val="center"/>
          </w:tcPr>
          <w:p w14:paraId="6133A388"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ODIN Open Data Openness score (Jamison Crowell et al. n.d.).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 </w:t>
            </w:r>
            <w:hyperlink r:id="rId56">
              <w:r w:rsidRPr="00FE3000">
                <w:rPr>
                  <w:rStyle w:val="Hyperlink"/>
                  <w:rFonts w:ascii="Times New Roman" w:hAnsi="Times New Roman" w:cs="Times New Roman"/>
                  <w:iCs/>
                  <w:sz w:val="20"/>
                  <w:szCs w:val="20"/>
                </w:rPr>
                <w:t>ODIN technical documentation</w:t>
              </w:r>
            </w:hyperlink>
            <w:r w:rsidRPr="00FE3000">
              <w:rPr>
                <w:rFonts w:ascii="Times New Roman" w:hAnsi="Times New Roman" w:cs="Times New Roman"/>
                <w:iCs/>
                <w:sz w:val="20"/>
                <w:szCs w:val="20"/>
              </w:rPr>
              <w:br/>
            </w:r>
          </w:p>
        </w:tc>
      </w:tr>
      <w:tr w:rsidR="00FB02CD" w:rsidRPr="00A779F0" w14:paraId="3832875E" w14:textId="77777777" w:rsidTr="00854151">
        <w:trPr>
          <w:cantSplit/>
          <w:jc w:val="center"/>
        </w:trPr>
        <w:tc>
          <w:tcPr>
            <w:tcW w:w="1133" w:type="pct"/>
            <w:shd w:val="clear" w:color="auto" w:fill="FFFFFF"/>
            <w:tcMar>
              <w:top w:w="0" w:type="dxa"/>
              <w:left w:w="0" w:type="dxa"/>
              <w:bottom w:w="0" w:type="dxa"/>
              <w:right w:w="0" w:type="dxa"/>
            </w:tcMar>
            <w:vAlign w:val="center"/>
          </w:tcPr>
          <w:p w14:paraId="76CEDE63"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2.3: Advisory/ Analytical Services</w:t>
            </w:r>
          </w:p>
        </w:tc>
        <w:tc>
          <w:tcPr>
            <w:tcW w:w="3867" w:type="pct"/>
            <w:shd w:val="clear" w:color="auto" w:fill="FFFFFF"/>
            <w:tcMar>
              <w:top w:w="0" w:type="dxa"/>
              <w:left w:w="0" w:type="dxa"/>
              <w:bottom w:w="0" w:type="dxa"/>
              <w:right w:w="0" w:type="dxa"/>
            </w:tcMar>
            <w:vAlign w:val="center"/>
          </w:tcPr>
          <w:p w14:paraId="79366E4D"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r w:rsidRPr="00FE3000">
              <w:rPr>
                <w:rFonts w:ascii="Times New Roman" w:hAnsi="Times New Roman" w:cs="Times New Roman"/>
                <w:iCs/>
                <w:sz w:val="20"/>
                <w:szCs w:val="20"/>
              </w:rPr>
              <w:br/>
            </w:r>
          </w:p>
        </w:tc>
      </w:tr>
      <w:tr w:rsidR="00FB02CD" w:rsidRPr="00A779F0" w14:paraId="4F4861D6" w14:textId="77777777" w:rsidTr="00854151">
        <w:trPr>
          <w:cantSplit/>
          <w:jc w:val="center"/>
        </w:trPr>
        <w:tc>
          <w:tcPr>
            <w:tcW w:w="1133" w:type="pct"/>
            <w:shd w:val="clear" w:color="auto" w:fill="FFFFFF"/>
            <w:tcMar>
              <w:top w:w="0" w:type="dxa"/>
              <w:left w:w="0" w:type="dxa"/>
              <w:bottom w:w="0" w:type="dxa"/>
              <w:right w:w="0" w:type="dxa"/>
            </w:tcMar>
            <w:vAlign w:val="center"/>
          </w:tcPr>
          <w:p w14:paraId="058003AF"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2.4: Data access services</w:t>
            </w:r>
          </w:p>
        </w:tc>
        <w:tc>
          <w:tcPr>
            <w:tcW w:w="3867" w:type="pct"/>
            <w:shd w:val="clear" w:color="auto" w:fill="FFFFFF"/>
            <w:tcMar>
              <w:top w:w="0" w:type="dxa"/>
              <w:left w:w="0" w:type="dxa"/>
              <w:bottom w:w="0" w:type="dxa"/>
              <w:right w:w="0" w:type="dxa"/>
            </w:tcMar>
            <w:vAlign w:val="center"/>
          </w:tcPr>
          <w:p w14:paraId="1B19FE95"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p>
        </w:tc>
      </w:tr>
      <w:tr w:rsidR="00FB02CD" w:rsidRPr="00A779F0" w14:paraId="14756E61" w14:textId="77777777" w:rsidTr="00854151">
        <w:trPr>
          <w:cantSplit/>
          <w:jc w:val="center"/>
        </w:trPr>
        <w:tc>
          <w:tcPr>
            <w:tcW w:w="1133" w:type="pct"/>
            <w:shd w:val="clear" w:color="auto" w:fill="FFFFFF"/>
            <w:tcMar>
              <w:top w:w="0" w:type="dxa"/>
              <w:left w:w="0" w:type="dxa"/>
              <w:bottom w:w="0" w:type="dxa"/>
              <w:right w:w="0" w:type="dxa"/>
            </w:tcMar>
            <w:vAlign w:val="center"/>
          </w:tcPr>
          <w:p w14:paraId="26DE2210"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3.1: social statistics</w:t>
            </w:r>
          </w:p>
        </w:tc>
        <w:tc>
          <w:tcPr>
            <w:tcW w:w="3867" w:type="pct"/>
            <w:shd w:val="clear" w:color="auto" w:fill="FFFFFF"/>
            <w:tcMar>
              <w:top w:w="0" w:type="dxa"/>
              <w:left w:w="0" w:type="dxa"/>
              <w:bottom w:w="0" w:type="dxa"/>
              <w:right w:w="0" w:type="dxa"/>
            </w:tcMar>
            <w:vAlign w:val="center"/>
          </w:tcPr>
          <w:p w14:paraId="32CD990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Availability of Goal 1-6 indicators, measured by an average score. The primary data source is the UN SDG database. While this is a database with comprehensive coverage that all countries have signed up to, many countries are not yet submitting all their available national data. Scores for some countries thus may not capture their performance in calculating the indicators. For OECD countries, we supplement the UN SDG database with comparable data submitted to the OECD following the methodology in </w:t>
            </w:r>
            <w:hyperlink r:id="rId57">
              <w:r w:rsidRPr="00FE3000">
                <w:rPr>
                  <w:rStyle w:val="Hyperlink"/>
                  <w:rFonts w:ascii="Times New Roman" w:hAnsi="Times New Roman" w:cs="Times New Roman"/>
                  <w:iCs/>
                  <w:sz w:val="20"/>
                  <w:szCs w:val="20"/>
                </w:rPr>
                <w:t>Measuring Distance to the SDG Targets 2019: An Assessment of Where OECD Countries Stand</w:t>
              </w:r>
            </w:hyperlink>
            <w:r w:rsidRPr="00FE3000">
              <w:rPr>
                <w:rFonts w:ascii="Times New Roman" w:hAnsi="Times New Roman" w:cs="Times New Roman"/>
                <w:iCs/>
                <w:sz w:val="20"/>
                <w:szCs w:val="20"/>
              </w:rPr>
              <w:t>.</w:t>
            </w:r>
          </w:p>
        </w:tc>
      </w:tr>
      <w:tr w:rsidR="00FB02CD" w:rsidRPr="00A779F0" w14:paraId="4E5A3616" w14:textId="77777777" w:rsidTr="00854151">
        <w:trPr>
          <w:cantSplit/>
          <w:jc w:val="center"/>
        </w:trPr>
        <w:tc>
          <w:tcPr>
            <w:tcW w:w="1133" w:type="pct"/>
            <w:shd w:val="clear" w:color="auto" w:fill="FFFFFF"/>
            <w:tcMar>
              <w:top w:w="0" w:type="dxa"/>
              <w:left w:w="0" w:type="dxa"/>
              <w:bottom w:w="0" w:type="dxa"/>
              <w:right w:w="0" w:type="dxa"/>
            </w:tcMar>
            <w:vAlign w:val="center"/>
          </w:tcPr>
          <w:p w14:paraId="78182CDE"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3.2: economic statistics</w:t>
            </w:r>
          </w:p>
        </w:tc>
        <w:tc>
          <w:tcPr>
            <w:tcW w:w="3867" w:type="pct"/>
            <w:shd w:val="clear" w:color="auto" w:fill="FFFFFF"/>
            <w:tcMar>
              <w:top w:w="0" w:type="dxa"/>
              <w:left w:w="0" w:type="dxa"/>
              <w:bottom w:w="0" w:type="dxa"/>
              <w:right w:w="0" w:type="dxa"/>
            </w:tcMar>
            <w:vAlign w:val="center"/>
          </w:tcPr>
          <w:p w14:paraId="527E323D"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Goal 7-12 indicators, measured by an average score. See 3.1.</w:t>
            </w:r>
          </w:p>
        </w:tc>
      </w:tr>
      <w:tr w:rsidR="00FB02CD" w:rsidRPr="00A779F0" w14:paraId="313AE9CC" w14:textId="77777777" w:rsidTr="00854151">
        <w:trPr>
          <w:cantSplit/>
          <w:jc w:val="center"/>
        </w:trPr>
        <w:tc>
          <w:tcPr>
            <w:tcW w:w="1133" w:type="pct"/>
            <w:shd w:val="clear" w:color="auto" w:fill="FFFFFF"/>
            <w:tcMar>
              <w:top w:w="0" w:type="dxa"/>
              <w:left w:w="0" w:type="dxa"/>
              <w:bottom w:w="0" w:type="dxa"/>
              <w:right w:w="0" w:type="dxa"/>
            </w:tcMar>
            <w:vAlign w:val="center"/>
          </w:tcPr>
          <w:p w14:paraId="75D9C15B"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3.3: environmental statistics</w:t>
            </w:r>
          </w:p>
        </w:tc>
        <w:tc>
          <w:tcPr>
            <w:tcW w:w="3867" w:type="pct"/>
            <w:shd w:val="clear" w:color="auto" w:fill="FFFFFF"/>
            <w:tcMar>
              <w:top w:w="0" w:type="dxa"/>
              <w:left w:w="0" w:type="dxa"/>
              <w:bottom w:w="0" w:type="dxa"/>
              <w:right w:w="0" w:type="dxa"/>
            </w:tcMar>
            <w:vAlign w:val="center"/>
          </w:tcPr>
          <w:p w14:paraId="3DDBB85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Goal 13 &amp; 15 indicators, measured by an average score. Goal 14 - Life on Water - is not included because land-locked countries do not report on these indicators. See 3.1.</w:t>
            </w:r>
          </w:p>
        </w:tc>
      </w:tr>
      <w:tr w:rsidR="00FB02CD" w:rsidRPr="00A779F0" w14:paraId="41AA5D7D" w14:textId="77777777" w:rsidTr="00854151">
        <w:trPr>
          <w:cantSplit/>
          <w:jc w:val="center"/>
        </w:trPr>
        <w:tc>
          <w:tcPr>
            <w:tcW w:w="1133" w:type="pct"/>
            <w:shd w:val="clear" w:color="auto" w:fill="FFFFFF"/>
            <w:tcMar>
              <w:top w:w="0" w:type="dxa"/>
              <w:left w:w="0" w:type="dxa"/>
              <w:bottom w:w="0" w:type="dxa"/>
              <w:right w:w="0" w:type="dxa"/>
            </w:tcMar>
            <w:vAlign w:val="center"/>
          </w:tcPr>
          <w:p w14:paraId="3C27FFF1"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3.4: institutional statistics</w:t>
            </w:r>
          </w:p>
        </w:tc>
        <w:tc>
          <w:tcPr>
            <w:tcW w:w="3867" w:type="pct"/>
            <w:shd w:val="clear" w:color="auto" w:fill="FFFFFF"/>
            <w:tcMar>
              <w:top w:w="0" w:type="dxa"/>
              <w:left w:w="0" w:type="dxa"/>
              <w:bottom w:w="0" w:type="dxa"/>
              <w:right w:w="0" w:type="dxa"/>
            </w:tcMar>
            <w:vAlign w:val="center"/>
          </w:tcPr>
          <w:p w14:paraId="6592894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Goal 16-17 indicators measured by an average score. See 3.1.</w:t>
            </w:r>
          </w:p>
        </w:tc>
      </w:tr>
      <w:tr w:rsidR="00FB02CD" w:rsidRPr="00A779F0" w14:paraId="0062C636" w14:textId="77777777" w:rsidTr="00854151">
        <w:trPr>
          <w:cantSplit/>
          <w:jc w:val="center"/>
        </w:trPr>
        <w:tc>
          <w:tcPr>
            <w:tcW w:w="1133" w:type="pct"/>
            <w:shd w:val="clear" w:color="auto" w:fill="FFFFFF"/>
            <w:tcMar>
              <w:top w:w="0" w:type="dxa"/>
              <w:left w:w="0" w:type="dxa"/>
              <w:bottom w:w="0" w:type="dxa"/>
              <w:right w:w="0" w:type="dxa"/>
            </w:tcMar>
            <w:vAlign w:val="center"/>
          </w:tcPr>
          <w:p w14:paraId="3FD14A52"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4.1: censuses and surveys</w:t>
            </w:r>
          </w:p>
        </w:tc>
        <w:tc>
          <w:tcPr>
            <w:tcW w:w="3867" w:type="pct"/>
            <w:shd w:val="clear" w:color="auto" w:fill="FFFFFF"/>
            <w:tcMar>
              <w:top w:w="0" w:type="dxa"/>
              <w:left w:w="0" w:type="dxa"/>
              <w:bottom w:w="0" w:type="dxa"/>
              <w:right w:w="0" w:type="dxa"/>
            </w:tcMar>
            <w:vAlign w:val="center"/>
          </w:tcPr>
          <w:p w14:paraId="5B1CF15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rsidRPr="00FE3000">
              <w:rPr>
                <w:rFonts w:ascii="Times New Roman" w:hAnsi="Times New Roman" w:cs="Times New Roman"/>
                <w:iCs/>
                <w:sz w:val="20"/>
                <w:szCs w:val="20"/>
              </w:rPr>
              <w:br/>
            </w:r>
          </w:p>
        </w:tc>
      </w:tr>
      <w:tr w:rsidR="00FB02CD" w:rsidRPr="00A779F0" w14:paraId="48A5BF87" w14:textId="77777777" w:rsidTr="00854151">
        <w:trPr>
          <w:cantSplit/>
          <w:jc w:val="center"/>
        </w:trPr>
        <w:tc>
          <w:tcPr>
            <w:tcW w:w="1133" w:type="pct"/>
            <w:shd w:val="clear" w:color="auto" w:fill="FFFFFF"/>
            <w:tcMar>
              <w:top w:w="0" w:type="dxa"/>
              <w:left w:w="0" w:type="dxa"/>
              <w:bottom w:w="0" w:type="dxa"/>
              <w:right w:w="0" w:type="dxa"/>
            </w:tcMar>
            <w:vAlign w:val="center"/>
          </w:tcPr>
          <w:p w14:paraId="685ABCEA"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4.2: administrative data</w:t>
            </w:r>
          </w:p>
        </w:tc>
        <w:tc>
          <w:tcPr>
            <w:tcW w:w="3867" w:type="pct"/>
            <w:shd w:val="clear" w:color="auto" w:fill="FFFFFF"/>
            <w:tcMar>
              <w:top w:w="0" w:type="dxa"/>
              <w:left w:w="0" w:type="dxa"/>
              <w:bottom w:w="0" w:type="dxa"/>
              <w:right w:w="0" w:type="dxa"/>
            </w:tcMar>
            <w:vAlign w:val="center"/>
          </w:tcPr>
          <w:p w14:paraId="7C0E38CB"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Civil Registration and Vital Statistics (CRVS) indicator. An ideal indicator would include a score based on the density of administrative data available in sectors of social protection, education, labor, and health. However, social protection, education, health, and labor admin data indicators not included because of lack of established methodology. While several promising sources for administrative data from the World Bank’s ASPIRE team, WHO, UNESCO, and ILO have been identified, the were not included due to incomplete coverage across countries. Further research and data collection effort would be needed to fill in this information, so that a more comprehensive picture of administrative data availability can be produced.</w:t>
            </w:r>
          </w:p>
        </w:tc>
      </w:tr>
      <w:tr w:rsidR="00FB02CD" w:rsidRPr="00A779F0" w14:paraId="65326B62" w14:textId="77777777" w:rsidTr="00854151">
        <w:trPr>
          <w:cantSplit/>
          <w:jc w:val="center"/>
        </w:trPr>
        <w:tc>
          <w:tcPr>
            <w:tcW w:w="1133" w:type="pct"/>
            <w:shd w:val="clear" w:color="auto" w:fill="FFFFFF"/>
            <w:tcMar>
              <w:top w:w="0" w:type="dxa"/>
              <w:left w:w="0" w:type="dxa"/>
              <w:bottom w:w="0" w:type="dxa"/>
              <w:right w:w="0" w:type="dxa"/>
            </w:tcMar>
            <w:vAlign w:val="center"/>
          </w:tcPr>
          <w:p w14:paraId="19B17A95"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4.3: geospatial data</w:t>
            </w:r>
          </w:p>
        </w:tc>
        <w:tc>
          <w:tcPr>
            <w:tcW w:w="3867" w:type="pct"/>
            <w:shd w:val="clear" w:color="auto" w:fill="FFFFFF"/>
            <w:tcMar>
              <w:top w:w="0" w:type="dxa"/>
              <w:left w:w="0" w:type="dxa"/>
              <w:bottom w:w="0" w:type="dxa"/>
              <w:right w:w="0" w:type="dxa"/>
            </w:tcMar>
            <w:vAlign w:val="center"/>
          </w:tcPr>
          <w:p w14:paraId="48B8661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Geospatial data available at 1st Admin Level. This data source from Open Data Watch focusing on data availability at the sub-national level provides a partial understanding of a country’s ability to produce geospatial data. A research and data collection effort is needed to develop an more comprehensive global database of the availability of key geospatial indicators.</w:t>
            </w:r>
          </w:p>
        </w:tc>
      </w:tr>
      <w:tr w:rsidR="00FB02CD" w:rsidRPr="00A779F0" w14:paraId="06AF51DE" w14:textId="77777777" w:rsidTr="00854151">
        <w:trPr>
          <w:cantSplit/>
          <w:jc w:val="center"/>
        </w:trPr>
        <w:tc>
          <w:tcPr>
            <w:tcW w:w="1133" w:type="pct"/>
            <w:shd w:val="clear" w:color="auto" w:fill="FFFFFF"/>
            <w:tcMar>
              <w:top w:w="0" w:type="dxa"/>
              <w:left w:w="0" w:type="dxa"/>
              <w:bottom w:w="0" w:type="dxa"/>
              <w:right w:w="0" w:type="dxa"/>
            </w:tcMar>
            <w:vAlign w:val="center"/>
          </w:tcPr>
          <w:p w14:paraId="5A4E6A50"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4.4: Private/citizen generated data</w:t>
            </w:r>
          </w:p>
        </w:tc>
        <w:tc>
          <w:tcPr>
            <w:tcW w:w="3867" w:type="pct"/>
            <w:shd w:val="clear" w:color="auto" w:fill="FFFFFF"/>
            <w:tcMar>
              <w:top w:w="0" w:type="dxa"/>
              <w:left w:w="0" w:type="dxa"/>
              <w:bottom w:w="0" w:type="dxa"/>
              <w:right w:w="0" w:type="dxa"/>
            </w:tcMar>
            <w:vAlign w:val="center"/>
          </w:tcPr>
          <w:p w14:paraId="0D51657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tc>
      </w:tr>
      <w:tr w:rsidR="00FB02CD" w:rsidRPr="00A779F0" w14:paraId="4C702A47" w14:textId="77777777" w:rsidTr="00854151">
        <w:trPr>
          <w:cantSplit/>
          <w:jc w:val="center"/>
        </w:trPr>
        <w:tc>
          <w:tcPr>
            <w:tcW w:w="1133" w:type="pct"/>
            <w:shd w:val="clear" w:color="auto" w:fill="FFFFFF"/>
            <w:tcMar>
              <w:top w:w="0" w:type="dxa"/>
              <w:left w:w="0" w:type="dxa"/>
              <w:bottom w:w="0" w:type="dxa"/>
              <w:right w:w="0" w:type="dxa"/>
            </w:tcMar>
            <w:vAlign w:val="center"/>
          </w:tcPr>
          <w:p w14:paraId="0EE462E1"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5.1: Legislation and governance</w:t>
            </w:r>
          </w:p>
        </w:tc>
        <w:tc>
          <w:tcPr>
            <w:tcW w:w="3867" w:type="pct"/>
            <w:shd w:val="clear" w:color="auto" w:fill="FFFFFF"/>
            <w:tcMar>
              <w:top w:w="0" w:type="dxa"/>
              <w:left w:w="0" w:type="dxa"/>
              <w:bottom w:w="0" w:type="dxa"/>
              <w:right w:w="0" w:type="dxa"/>
            </w:tcMar>
            <w:vAlign w:val="center"/>
          </w:tcPr>
          <w:p w14:paraId="6AB2122D"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So this is included in the dashboard, but not in the overall SPI score or index.</w:t>
            </w:r>
          </w:p>
        </w:tc>
      </w:tr>
      <w:tr w:rsidR="00FB02CD" w:rsidRPr="00A779F0" w14:paraId="40D53C70" w14:textId="77777777" w:rsidTr="00854151">
        <w:trPr>
          <w:cantSplit/>
          <w:jc w:val="center"/>
        </w:trPr>
        <w:tc>
          <w:tcPr>
            <w:tcW w:w="1133" w:type="pct"/>
            <w:shd w:val="clear" w:color="auto" w:fill="FFFFFF"/>
            <w:tcMar>
              <w:top w:w="0" w:type="dxa"/>
              <w:left w:w="0" w:type="dxa"/>
              <w:bottom w:w="0" w:type="dxa"/>
              <w:right w:w="0" w:type="dxa"/>
            </w:tcMar>
            <w:vAlign w:val="center"/>
          </w:tcPr>
          <w:p w14:paraId="0612CF25"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5.2: Standards and Methods</w:t>
            </w:r>
          </w:p>
        </w:tc>
        <w:tc>
          <w:tcPr>
            <w:tcW w:w="3867" w:type="pct"/>
            <w:shd w:val="clear" w:color="auto" w:fill="FFFFFF"/>
            <w:tcMar>
              <w:top w:w="0" w:type="dxa"/>
              <w:left w:w="0" w:type="dxa"/>
              <w:bottom w:w="0" w:type="dxa"/>
              <w:right w:w="0" w:type="dxa"/>
            </w:tcMar>
            <w:vAlign w:val="center"/>
          </w:tcPr>
          <w:p w14:paraId="1AA180C1"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p>
        </w:tc>
      </w:tr>
      <w:tr w:rsidR="00FB02CD" w:rsidRPr="00A779F0" w14:paraId="2E3E6F9E" w14:textId="77777777" w:rsidTr="00854151">
        <w:trPr>
          <w:cantSplit/>
          <w:jc w:val="center"/>
        </w:trPr>
        <w:tc>
          <w:tcPr>
            <w:tcW w:w="1133" w:type="pct"/>
            <w:shd w:val="clear" w:color="auto" w:fill="FFFFFF"/>
            <w:tcMar>
              <w:top w:w="0" w:type="dxa"/>
              <w:left w:w="0" w:type="dxa"/>
              <w:bottom w:w="0" w:type="dxa"/>
              <w:right w:w="0" w:type="dxa"/>
            </w:tcMar>
            <w:vAlign w:val="center"/>
          </w:tcPr>
          <w:p w14:paraId="4F7C63BC"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5.3: Skills</w:t>
            </w:r>
          </w:p>
        </w:tc>
        <w:tc>
          <w:tcPr>
            <w:tcW w:w="3867" w:type="pct"/>
            <w:shd w:val="clear" w:color="auto" w:fill="FFFFFF"/>
            <w:tcMar>
              <w:top w:w="0" w:type="dxa"/>
              <w:left w:w="0" w:type="dxa"/>
              <w:bottom w:w="0" w:type="dxa"/>
              <w:right w:w="0" w:type="dxa"/>
            </w:tcMar>
            <w:vAlign w:val="center"/>
          </w:tcPr>
          <w:p w14:paraId="720B1556"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or suitable data sources. A new indicator drawing on PARIS21 indicators such as statistical society presence and data literacy could be developed and is an area of future work.</w:t>
            </w:r>
          </w:p>
        </w:tc>
      </w:tr>
      <w:tr w:rsidR="00FB02CD" w:rsidRPr="00A779F0" w14:paraId="703C3358" w14:textId="77777777" w:rsidTr="00854151">
        <w:trPr>
          <w:cantSplit/>
          <w:jc w:val="center"/>
        </w:trPr>
        <w:tc>
          <w:tcPr>
            <w:tcW w:w="1133" w:type="pct"/>
            <w:shd w:val="clear" w:color="auto" w:fill="FFFFFF"/>
            <w:tcMar>
              <w:top w:w="0" w:type="dxa"/>
              <w:left w:w="0" w:type="dxa"/>
              <w:bottom w:w="0" w:type="dxa"/>
              <w:right w:w="0" w:type="dxa"/>
            </w:tcMar>
            <w:vAlign w:val="center"/>
          </w:tcPr>
          <w:p w14:paraId="2C4CBF1D"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5.4: Partnerships</w:t>
            </w:r>
          </w:p>
        </w:tc>
        <w:tc>
          <w:tcPr>
            <w:tcW w:w="3867" w:type="pct"/>
            <w:shd w:val="clear" w:color="auto" w:fill="FFFFFF"/>
            <w:tcMar>
              <w:top w:w="0" w:type="dxa"/>
              <w:left w:w="0" w:type="dxa"/>
              <w:bottom w:w="0" w:type="dxa"/>
              <w:right w:w="0" w:type="dxa"/>
            </w:tcMar>
            <w:vAlign w:val="center"/>
          </w:tcPr>
          <w:p w14:paraId="174C96A7"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or suitable data sources. A new indicator based on textual analysis of NSS reports/websites for references to partner organizations could be developed. This is an area of future work.</w:t>
            </w:r>
            <w:r w:rsidRPr="00FE3000">
              <w:rPr>
                <w:rFonts w:ascii="Times New Roman" w:hAnsi="Times New Roman" w:cs="Times New Roman"/>
                <w:iCs/>
                <w:sz w:val="20"/>
                <w:szCs w:val="20"/>
              </w:rPr>
              <w:br/>
            </w:r>
          </w:p>
        </w:tc>
      </w:tr>
      <w:tr w:rsidR="00FB02CD" w:rsidRPr="00A779F0" w14:paraId="42A7EF16" w14:textId="77777777" w:rsidTr="00854151">
        <w:trPr>
          <w:cantSplit/>
          <w:jc w:val="center"/>
        </w:trPr>
        <w:tc>
          <w:tcPr>
            <w:tcW w:w="1133" w:type="pct"/>
            <w:tcBorders>
              <w:bottom w:val="single" w:sz="16" w:space="0" w:color="000000"/>
            </w:tcBorders>
            <w:shd w:val="clear" w:color="auto" w:fill="FFFFFF"/>
            <w:tcMar>
              <w:top w:w="0" w:type="dxa"/>
              <w:left w:w="0" w:type="dxa"/>
              <w:bottom w:w="0" w:type="dxa"/>
              <w:right w:w="0" w:type="dxa"/>
            </w:tcMar>
            <w:vAlign w:val="center"/>
          </w:tcPr>
          <w:p w14:paraId="508ABD64"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5.5: Finance</w:t>
            </w:r>
          </w:p>
        </w:tc>
        <w:tc>
          <w:tcPr>
            <w:tcW w:w="3867" w:type="pct"/>
            <w:tcBorders>
              <w:bottom w:val="single" w:sz="16" w:space="0" w:color="000000"/>
            </w:tcBorders>
            <w:shd w:val="clear" w:color="auto" w:fill="FFFFFF"/>
            <w:tcMar>
              <w:top w:w="0" w:type="dxa"/>
              <w:left w:w="0" w:type="dxa"/>
              <w:bottom w:w="0" w:type="dxa"/>
              <w:right w:w="0" w:type="dxa"/>
            </w:tcMar>
            <w:vAlign w:val="center"/>
          </w:tcPr>
          <w:p w14:paraId="75907A1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The indicator is based on PARIS21 SDG indicators (SDG 17.18.3 (national statistical plan that is fully funded and under implementation). It is included in dashboard, but not in the overall SPI score or index because of insufficient country coverage. </w:t>
            </w:r>
          </w:p>
        </w:tc>
      </w:tr>
    </w:tbl>
    <w:p w14:paraId="3F8C0438" w14:textId="77777777" w:rsidR="00FB02CD" w:rsidRDefault="00FB02CD" w:rsidP="00FB02CD">
      <w:pPr>
        <w:rPr>
          <w:rFonts w:ascii="Times New Roman" w:eastAsia="Times New Roman" w:hAnsi="Times New Roman" w:cs="Times New Roman"/>
          <w:b/>
          <w:sz w:val="24"/>
          <w:szCs w:val="24"/>
        </w:rPr>
      </w:pPr>
    </w:p>
    <w:p w14:paraId="5531D763" w14:textId="0D7FB347" w:rsidR="00B33A44" w:rsidRDefault="00EF59A2" w:rsidP="00B33A44">
      <w:pPr>
        <w:pStyle w:val="Heading2"/>
      </w:pPr>
      <w:r>
        <w:t>Table S</w:t>
      </w:r>
      <w:r w:rsidR="00B33A44">
        <w:t>3. Mapping of SPI Indicators to SDG Indicators</w:t>
      </w:r>
    </w:p>
    <w:tbl>
      <w:tblPr>
        <w:tblStyle w:val="PlainTable1"/>
        <w:tblW w:w="5000" w:type="pct"/>
        <w:tblLook w:val="04A0" w:firstRow="1" w:lastRow="0" w:firstColumn="1" w:lastColumn="0" w:noHBand="0" w:noVBand="1"/>
      </w:tblPr>
      <w:tblGrid>
        <w:gridCol w:w="604"/>
        <w:gridCol w:w="8"/>
        <w:gridCol w:w="3677"/>
        <w:gridCol w:w="1495"/>
        <w:gridCol w:w="1072"/>
        <w:gridCol w:w="2494"/>
      </w:tblGrid>
      <w:tr w:rsidR="00B33A44" w:rsidRPr="00A75ADA" w14:paraId="1EFAF2E8" w14:textId="77777777" w:rsidTr="0046246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7420E480" w14:textId="77777777" w:rsidR="00B33A44" w:rsidRPr="00A75ADA" w:rsidRDefault="00B33A44" w:rsidP="0046246F">
            <w:pPr>
              <w:rPr>
                <w:rFonts w:ascii="Arial" w:eastAsia="Times New Roman" w:hAnsi="Arial" w:cs="Arial"/>
                <w:sz w:val="20"/>
                <w:szCs w:val="20"/>
              </w:rPr>
            </w:pPr>
          </w:p>
        </w:tc>
        <w:tc>
          <w:tcPr>
            <w:tcW w:w="2061" w:type="pct"/>
            <w:gridSpan w:val="2"/>
          </w:tcPr>
          <w:p w14:paraId="2CEB0627" w14:textId="77777777" w:rsidR="00B33A44" w:rsidRPr="00A75AD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r w:rsidRPr="00A75ADA">
              <w:rPr>
                <w:rFonts w:ascii="Arial" w:eastAsia="Times New Roman" w:hAnsi="Arial" w:cs="Arial"/>
                <w:sz w:val="20"/>
                <w:szCs w:val="20"/>
              </w:rPr>
              <w:t>SPI Indicator</w:t>
            </w:r>
          </w:p>
        </w:tc>
        <w:tc>
          <w:tcPr>
            <w:tcW w:w="631" w:type="pct"/>
          </w:tcPr>
          <w:p w14:paraId="4F57BF30" w14:textId="77777777" w:rsidR="00B33A44" w:rsidRPr="00DF5C6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DF5C6A">
              <w:rPr>
                <w:rFonts w:ascii="Arial" w:eastAsia="Times New Roman" w:hAnsi="Arial" w:cs="Arial"/>
                <w:sz w:val="20"/>
                <w:szCs w:val="20"/>
              </w:rPr>
              <w:t>SPI Dimension</w:t>
            </w:r>
          </w:p>
        </w:tc>
        <w:tc>
          <w:tcPr>
            <w:tcW w:w="560" w:type="pct"/>
            <w:hideMark/>
          </w:tcPr>
          <w:p w14:paraId="744E770A" w14:textId="77777777" w:rsidR="00B33A44" w:rsidRPr="00A75AD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w:t>
            </w:r>
          </w:p>
        </w:tc>
        <w:tc>
          <w:tcPr>
            <w:tcW w:w="1379" w:type="pct"/>
            <w:hideMark/>
          </w:tcPr>
          <w:p w14:paraId="0139BC56" w14:textId="77777777" w:rsidR="00B33A44" w:rsidRPr="00A75AD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Data Source</w:t>
            </w:r>
          </w:p>
        </w:tc>
      </w:tr>
      <w:tr w:rsidR="00B33A44" w:rsidRPr="00A75ADA" w14:paraId="471560A7"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1C456296"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w:t>
            </w:r>
          </w:p>
        </w:tc>
        <w:tc>
          <w:tcPr>
            <w:tcW w:w="2061" w:type="pct"/>
            <w:gridSpan w:val="2"/>
          </w:tcPr>
          <w:p w14:paraId="2CE3CB3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Availability of Comparable Poverty headcount ratio at $1.90 a day (5 year moving average of availability)</w:t>
            </w:r>
          </w:p>
        </w:tc>
        <w:tc>
          <w:tcPr>
            <w:tcW w:w="631" w:type="pct"/>
          </w:tcPr>
          <w:p w14:paraId="39F85124"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064DA4D7"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1.1.1</w:t>
            </w:r>
          </w:p>
        </w:tc>
        <w:tc>
          <w:tcPr>
            <w:tcW w:w="1379" w:type="pct"/>
            <w:hideMark/>
          </w:tcPr>
          <w:p w14:paraId="6BB9844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World Bank's PIP</w:t>
            </w:r>
          </w:p>
        </w:tc>
      </w:tr>
      <w:tr w:rsidR="00B33A44" w:rsidRPr="00A75ADA" w14:paraId="574E306E"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A29C90D"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w:t>
            </w:r>
          </w:p>
        </w:tc>
        <w:tc>
          <w:tcPr>
            <w:tcW w:w="2061" w:type="pct"/>
            <w:gridSpan w:val="2"/>
          </w:tcPr>
          <w:p w14:paraId="5012BE28"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Availability of Mortality rate, under-5 (per 1,000 live births) data meeting quality standards according to UN IGME (5 year moving average of availability)</w:t>
            </w:r>
          </w:p>
        </w:tc>
        <w:tc>
          <w:tcPr>
            <w:tcW w:w="631" w:type="pct"/>
          </w:tcPr>
          <w:p w14:paraId="7A15D47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32854541"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3.2.1</w:t>
            </w:r>
          </w:p>
        </w:tc>
        <w:tc>
          <w:tcPr>
            <w:tcW w:w="1379" w:type="pct"/>
            <w:hideMark/>
          </w:tcPr>
          <w:p w14:paraId="3DBEAF0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Child Mortality Metadata from UN IGME</w:t>
            </w:r>
          </w:p>
        </w:tc>
      </w:tr>
      <w:tr w:rsidR="00B33A44" w:rsidRPr="00A75ADA" w14:paraId="5BF33C27"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6DA4DA54"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3</w:t>
            </w:r>
          </w:p>
        </w:tc>
        <w:tc>
          <w:tcPr>
            <w:tcW w:w="2061" w:type="pct"/>
            <w:gridSpan w:val="2"/>
          </w:tcPr>
          <w:p w14:paraId="6858B7B5"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Quality of Debt service data according to World Bank</w:t>
            </w:r>
          </w:p>
        </w:tc>
        <w:tc>
          <w:tcPr>
            <w:tcW w:w="631" w:type="pct"/>
          </w:tcPr>
          <w:p w14:paraId="2E8C89E0"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6092182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17.4.1</w:t>
            </w:r>
          </w:p>
        </w:tc>
        <w:tc>
          <w:tcPr>
            <w:tcW w:w="1379" w:type="pct"/>
            <w:hideMark/>
          </w:tcPr>
          <w:p w14:paraId="5FB5C92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Debt Reporting Metadata from World Bank</w:t>
            </w:r>
          </w:p>
        </w:tc>
      </w:tr>
      <w:tr w:rsidR="00B33A44" w:rsidRPr="00A75ADA" w14:paraId="624C59FC"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D579397" w14:textId="77777777" w:rsidR="00B33A44" w:rsidRPr="00A75ADA" w:rsidRDefault="00B33A44" w:rsidP="0046246F">
            <w:pPr>
              <w:rPr>
                <w:rFonts w:ascii="Calibri" w:eastAsia="Times New Roman" w:hAnsi="Calibri" w:cs="Calibri"/>
              </w:rPr>
            </w:pPr>
            <w:r>
              <w:rPr>
                <w:rFonts w:ascii="Calibri" w:eastAsia="Times New Roman" w:hAnsi="Calibri" w:cs="Calibri"/>
              </w:rPr>
              <w:t>4</w:t>
            </w:r>
          </w:p>
        </w:tc>
        <w:tc>
          <w:tcPr>
            <w:tcW w:w="2061" w:type="pct"/>
            <w:gridSpan w:val="2"/>
          </w:tcPr>
          <w:p w14:paraId="43C5BF27"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75ADA">
              <w:rPr>
                <w:rFonts w:ascii="Calibri" w:eastAsia="Times New Roman" w:hAnsi="Calibri" w:cs="Calibri"/>
              </w:rPr>
              <w:t>Safely Managed Drinking Water</w:t>
            </w:r>
          </w:p>
        </w:tc>
        <w:tc>
          <w:tcPr>
            <w:tcW w:w="631" w:type="pct"/>
          </w:tcPr>
          <w:p w14:paraId="144316F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6CD47C0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75ADA">
              <w:rPr>
                <w:rFonts w:ascii="Calibri" w:eastAsia="Times New Roman" w:hAnsi="Calibri" w:cs="Calibri"/>
              </w:rPr>
              <w:t>SDG 6.1.1</w:t>
            </w:r>
          </w:p>
        </w:tc>
        <w:tc>
          <w:tcPr>
            <w:tcW w:w="1379" w:type="pct"/>
            <w:hideMark/>
          </w:tcPr>
          <w:p w14:paraId="2EA7469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75ADA">
              <w:rPr>
                <w:rFonts w:ascii="Calibri" w:eastAsia="Times New Roman" w:hAnsi="Calibri" w:cs="Calibri"/>
              </w:rPr>
              <w:t>Availability of Safely Managed Drinking Water data for use by JMP</w:t>
            </w:r>
          </w:p>
        </w:tc>
      </w:tr>
      <w:tr w:rsidR="00B33A44" w:rsidRPr="00A75ADA" w14:paraId="21564B2B"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262502CC"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5</w:t>
            </w:r>
          </w:p>
        </w:tc>
        <w:tc>
          <w:tcPr>
            <w:tcW w:w="2061" w:type="pct"/>
            <w:gridSpan w:val="2"/>
          </w:tcPr>
          <w:p w14:paraId="74E91550"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 No Poverty (5 year moving average of availability)</w:t>
            </w:r>
          </w:p>
        </w:tc>
        <w:tc>
          <w:tcPr>
            <w:tcW w:w="631" w:type="pct"/>
          </w:tcPr>
          <w:p w14:paraId="2CE389A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 xml:space="preserve"> Dimension 3.1: Social (SDG 1-6)</w:t>
            </w:r>
          </w:p>
        </w:tc>
        <w:tc>
          <w:tcPr>
            <w:tcW w:w="560" w:type="pct"/>
            <w:hideMark/>
          </w:tcPr>
          <w:p w14:paraId="3024EBF1"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w:t>
            </w:r>
          </w:p>
        </w:tc>
        <w:tc>
          <w:tcPr>
            <w:tcW w:w="1379" w:type="pct"/>
            <w:hideMark/>
          </w:tcPr>
          <w:p w14:paraId="137C4456"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5E0A5524"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068E85BE"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6</w:t>
            </w:r>
          </w:p>
        </w:tc>
        <w:tc>
          <w:tcPr>
            <w:tcW w:w="2061" w:type="pct"/>
            <w:gridSpan w:val="2"/>
          </w:tcPr>
          <w:p w14:paraId="24AD8AB0"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2: Zero Hunger (5 year moving average of availability)</w:t>
            </w:r>
          </w:p>
        </w:tc>
        <w:tc>
          <w:tcPr>
            <w:tcW w:w="631" w:type="pct"/>
          </w:tcPr>
          <w:p w14:paraId="30AE526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2A9C6322"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2</w:t>
            </w:r>
          </w:p>
        </w:tc>
        <w:tc>
          <w:tcPr>
            <w:tcW w:w="1379" w:type="pct"/>
            <w:hideMark/>
          </w:tcPr>
          <w:p w14:paraId="4C93D2C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0D39756C"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4D71240A"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7</w:t>
            </w:r>
          </w:p>
        </w:tc>
        <w:tc>
          <w:tcPr>
            <w:tcW w:w="2061" w:type="pct"/>
            <w:gridSpan w:val="2"/>
          </w:tcPr>
          <w:p w14:paraId="088064EF"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3: Good Health and Well-being (5 year moving average of availability)</w:t>
            </w:r>
          </w:p>
        </w:tc>
        <w:tc>
          <w:tcPr>
            <w:tcW w:w="631" w:type="pct"/>
          </w:tcPr>
          <w:p w14:paraId="40ACDB5F"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4268AE5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3</w:t>
            </w:r>
          </w:p>
        </w:tc>
        <w:tc>
          <w:tcPr>
            <w:tcW w:w="1379" w:type="pct"/>
            <w:hideMark/>
          </w:tcPr>
          <w:p w14:paraId="44F52FD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4E80BA0B"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705A5EB0"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8</w:t>
            </w:r>
          </w:p>
        </w:tc>
        <w:tc>
          <w:tcPr>
            <w:tcW w:w="2061" w:type="pct"/>
            <w:gridSpan w:val="2"/>
          </w:tcPr>
          <w:p w14:paraId="55EF7774"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4: Quality Education (5 year moving average of availability)</w:t>
            </w:r>
          </w:p>
        </w:tc>
        <w:tc>
          <w:tcPr>
            <w:tcW w:w="631" w:type="pct"/>
          </w:tcPr>
          <w:p w14:paraId="5EC67E2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7FE34070"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4</w:t>
            </w:r>
          </w:p>
        </w:tc>
        <w:tc>
          <w:tcPr>
            <w:tcW w:w="1379" w:type="pct"/>
            <w:hideMark/>
          </w:tcPr>
          <w:p w14:paraId="4C2BFC74"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535E306"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3B6E11E9"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9</w:t>
            </w:r>
          </w:p>
        </w:tc>
        <w:tc>
          <w:tcPr>
            <w:tcW w:w="2061" w:type="pct"/>
            <w:gridSpan w:val="2"/>
          </w:tcPr>
          <w:p w14:paraId="08B1F04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5: Gender Equality (5 year moving average of availability)</w:t>
            </w:r>
          </w:p>
        </w:tc>
        <w:tc>
          <w:tcPr>
            <w:tcW w:w="631" w:type="pct"/>
          </w:tcPr>
          <w:p w14:paraId="2D5BF5C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3BF114FC"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5</w:t>
            </w:r>
          </w:p>
        </w:tc>
        <w:tc>
          <w:tcPr>
            <w:tcW w:w="1379" w:type="pct"/>
            <w:hideMark/>
          </w:tcPr>
          <w:p w14:paraId="2ABECFC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5842955"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2F53664D"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10</w:t>
            </w:r>
          </w:p>
        </w:tc>
        <w:tc>
          <w:tcPr>
            <w:tcW w:w="2061" w:type="pct"/>
            <w:gridSpan w:val="2"/>
          </w:tcPr>
          <w:p w14:paraId="2D885B0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6: Clean Water and Sanitation (5 year moving average of availability)</w:t>
            </w:r>
          </w:p>
        </w:tc>
        <w:tc>
          <w:tcPr>
            <w:tcW w:w="631" w:type="pct"/>
          </w:tcPr>
          <w:p w14:paraId="6319318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588EBA6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6</w:t>
            </w:r>
          </w:p>
        </w:tc>
        <w:tc>
          <w:tcPr>
            <w:tcW w:w="1379" w:type="pct"/>
            <w:hideMark/>
          </w:tcPr>
          <w:p w14:paraId="7692B70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132FD18F"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6A329F15"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11</w:t>
            </w:r>
          </w:p>
        </w:tc>
        <w:tc>
          <w:tcPr>
            <w:tcW w:w="2061" w:type="pct"/>
            <w:gridSpan w:val="2"/>
          </w:tcPr>
          <w:p w14:paraId="330DD68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7: Affordable and Clean Energy (5 year moving average of availability)</w:t>
            </w:r>
          </w:p>
        </w:tc>
        <w:tc>
          <w:tcPr>
            <w:tcW w:w="631" w:type="pct"/>
          </w:tcPr>
          <w:p w14:paraId="34ECA49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7573AFC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7</w:t>
            </w:r>
          </w:p>
        </w:tc>
        <w:tc>
          <w:tcPr>
            <w:tcW w:w="1379" w:type="pct"/>
            <w:hideMark/>
          </w:tcPr>
          <w:p w14:paraId="722BBE4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6E47669B"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2C87291A"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12</w:t>
            </w:r>
          </w:p>
        </w:tc>
        <w:tc>
          <w:tcPr>
            <w:tcW w:w="2061" w:type="pct"/>
            <w:gridSpan w:val="2"/>
          </w:tcPr>
          <w:p w14:paraId="58408F3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8: Decent Work and Economic Growth (5 year moving average of availability)</w:t>
            </w:r>
          </w:p>
        </w:tc>
        <w:tc>
          <w:tcPr>
            <w:tcW w:w="631" w:type="pct"/>
          </w:tcPr>
          <w:p w14:paraId="3FC39A88"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4E0C33E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8</w:t>
            </w:r>
          </w:p>
        </w:tc>
        <w:tc>
          <w:tcPr>
            <w:tcW w:w="1379" w:type="pct"/>
            <w:hideMark/>
          </w:tcPr>
          <w:p w14:paraId="4530700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24B6FC4B"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443837E0"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13</w:t>
            </w:r>
          </w:p>
        </w:tc>
        <w:tc>
          <w:tcPr>
            <w:tcW w:w="2061" w:type="pct"/>
            <w:gridSpan w:val="2"/>
          </w:tcPr>
          <w:p w14:paraId="3BC4780C"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9: Industry, Innovation and Infrastructure (5 year moving average of availability)</w:t>
            </w:r>
          </w:p>
        </w:tc>
        <w:tc>
          <w:tcPr>
            <w:tcW w:w="631" w:type="pct"/>
          </w:tcPr>
          <w:p w14:paraId="7B3E3EDF"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1DFEDB0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9</w:t>
            </w:r>
          </w:p>
        </w:tc>
        <w:tc>
          <w:tcPr>
            <w:tcW w:w="1379" w:type="pct"/>
            <w:hideMark/>
          </w:tcPr>
          <w:p w14:paraId="5525C302"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9F242AB"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AF9978C"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14</w:t>
            </w:r>
          </w:p>
        </w:tc>
        <w:tc>
          <w:tcPr>
            <w:tcW w:w="2061" w:type="pct"/>
            <w:gridSpan w:val="2"/>
          </w:tcPr>
          <w:p w14:paraId="7437A894"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10: Reduced Inequality (5 year moving average of availability)</w:t>
            </w:r>
          </w:p>
        </w:tc>
        <w:tc>
          <w:tcPr>
            <w:tcW w:w="631" w:type="pct"/>
          </w:tcPr>
          <w:p w14:paraId="164B23FD"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5BB05BE1"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10</w:t>
            </w:r>
          </w:p>
        </w:tc>
        <w:tc>
          <w:tcPr>
            <w:tcW w:w="1379" w:type="pct"/>
            <w:hideMark/>
          </w:tcPr>
          <w:p w14:paraId="17C19EB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6D82278"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5DF48DCF"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15</w:t>
            </w:r>
          </w:p>
        </w:tc>
        <w:tc>
          <w:tcPr>
            <w:tcW w:w="2061" w:type="pct"/>
            <w:gridSpan w:val="2"/>
          </w:tcPr>
          <w:p w14:paraId="09F1296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11: Sustainable Cities and Communities (5 year moving average of availability)</w:t>
            </w:r>
          </w:p>
        </w:tc>
        <w:tc>
          <w:tcPr>
            <w:tcW w:w="631" w:type="pct"/>
          </w:tcPr>
          <w:p w14:paraId="03CEEB4E"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3425C55C"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11</w:t>
            </w:r>
          </w:p>
        </w:tc>
        <w:tc>
          <w:tcPr>
            <w:tcW w:w="1379" w:type="pct"/>
            <w:hideMark/>
          </w:tcPr>
          <w:p w14:paraId="281132D7"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CD04E5D"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CAF308F"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16</w:t>
            </w:r>
          </w:p>
        </w:tc>
        <w:tc>
          <w:tcPr>
            <w:tcW w:w="2061" w:type="pct"/>
            <w:gridSpan w:val="2"/>
          </w:tcPr>
          <w:p w14:paraId="07E6A50F"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12: Responsible Consumption and Production (5 year moving average of availability)</w:t>
            </w:r>
          </w:p>
        </w:tc>
        <w:tc>
          <w:tcPr>
            <w:tcW w:w="631" w:type="pct"/>
          </w:tcPr>
          <w:p w14:paraId="3656F263"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409D93CF"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12</w:t>
            </w:r>
          </w:p>
        </w:tc>
        <w:tc>
          <w:tcPr>
            <w:tcW w:w="1379" w:type="pct"/>
            <w:hideMark/>
          </w:tcPr>
          <w:p w14:paraId="783C4FD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20EAC210"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1E5B1C7B"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17</w:t>
            </w:r>
          </w:p>
        </w:tc>
        <w:tc>
          <w:tcPr>
            <w:tcW w:w="2061" w:type="pct"/>
            <w:gridSpan w:val="2"/>
          </w:tcPr>
          <w:p w14:paraId="2860543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13: Climate Action (5 year moving average of availability)</w:t>
            </w:r>
          </w:p>
        </w:tc>
        <w:tc>
          <w:tcPr>
            <w:tcW w:w="631" w:type="pct"/>
          </w:tcPr>
          <w:p w14:paraId="128C221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3.3: Environmental (SDG 13,15)</w:t>
            </w:r>
          </w:p>
        </w:tc>
        <w:tc>
          <w:tcPr>
            <w:tcW w:w="560" w:type="pct"/>
            <w:hideMark/>
          </w:tcPr>
          <w:p w14:paraId="2504B136"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13</w:t>
            </w:r>
          </w:p>
        </w:tc>
        <w:tc>
          <w:tcPr>
            <w:tcW w:w="1379" w:type="pct"/>
            <w:hideMark/>
          </w:tcPr>
          <w:p w14:paraId="400F2AD3"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4EB6E39"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69239862"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18</w:t>
            </w:r>
          </w:p>
        </w:tc>
        <w:tc>
          <w:tcPr>
            <w:tcW w:w="2061" w:type="pct"/>
            <w:gridSpan w:val="2"/>
          </w:tcPr>
          <w:p w14:paraId="1599C6C3"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15: Life on Land (5 year moving average of availability)</w:t>
            </w:r>
          </w:p>
        </w:tc>
        <w:tc>
          <w:tcPr>
            <w:tcW w:w="631" w:type="pct"/>
          </w:tcPr>
          <w:p w14:paraId="476AF48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3.3: Environmental (SDG 13,15)</w:t>
            </w:r>
          </w:p>
        </w:tc>
        <w:tc>
          <w:tcPr>
            <w:tcW w:w="560" w:type="pct"/>
            <w:hideMark/>
          </w:tcPr>
          <w:p w14:paraId="6D3439D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15</w:t>
            </w:r>
          </w:p>
        </w:tc>
        <w:tc>
          <w:tcPr>
            <w:tcW w:w="1379" w:type="pct"/>
            <w:hideMark/>
          </w:tcPr>
          <w:p w14:paraId="079B893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4FE0384"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06F074DA"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19</w:t>
            </w:r>
          </w:p>
        </w:tc>
        <w:tc>
          <w:tcPr>
            <w:tcW w:w="2061" w:type="pct"/>
            <w:gridSpan w:val="2"/>
          </w:tcPr>
          <w:p w14:paraId="51BF714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16: Peace and Justice Strong Institutions (5 year moving average of availability)</w:t>
            </w:r>
          </w:p>
        </w:tc>
        <w:tc>
          <w:tcPr>
            <w:tcW w:w="631" w:type="pct"/>
          </w:tcPr>
          <w:p w14:paraId="3869F02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3.4: Instituational (SDG 16-17)</w:t>
            </w:r>
          </w:p>
        </w:tc>
        <w:tc>
          <w:tcPr>
            <w:tcW w:w="560" w:type="pct"/>
            <w:hideMark/>
          </w:tcPr>
          <w:p w14:paraId="532F2B4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16</w:t>
            </w:r>
          </w:p>
        </w:tc>
        <w:tc>
          <w:tcPr>
            <w:tcW w:w="1379" w:type="pct"/>
            <w:hideMark/>
          </w:tcPr>
          <w:p w14:paraId="539C79E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0D07DF6"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0FD99BF3"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20</w:t>
            </w:r>
          </w:p>
        </w:tc>
        <w:tc>
          <w:tcPr>
            <w:tcW w:w="2061" w:type="pct"/>
            <w:gridSpan w:val="2"/>
          </w:tcPr>
          <w:p w14:paraId="2A406736"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17: Partnerships to achieve the Goal (5 year moving average of availability)</w:t>
            </w:r>
          </w:p>
        </w:tc>
        <w:tc>
          <w:tcPr>
            <w:tcW w:w="631" w:type="pct"/>
          </w:tcPr>
          <w:p w14:paraId="03C4435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3.4: Instituational (SDG 16-17)</w:t>
            </w:r>
          </w:p>
        </w:tc>
        <w:tc>
          <w:tcPr>
            <w:tcW w:w="560" w:type="pct"/>
            <w:hideMark/>
          </w:tcPr>
          <w:p w14:paraId="1B58D181"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17</w:t>
            </w:r>
          </w:p>
        </w:tc>
        <w:tc>
          <w:tcPr>
            <w:tcW w:w="1379" w:type="pct"/>
            <w:hideMark/>
          </w:tcPr>
          <w:p w14:paraId="3969F45E"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0D0B5E8C"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497D089B"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21</w:t>
            </w:r>
          </w:p>
        </w:tc>
        <w:tc>
          <w:tcPr>
            <w:tcW w:w="2061" w:type="pct"/>
            <w:gridSpan w:val="2"/>
          </w:tcPr>
          <w:p w14:paraId="5CBFEBA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Legislation and governance</w:t>
            </w:r>
          </w:p>
        </w:tc>
        <w:tc>
          <w:tcPr>
            <w:tcW w:w="631" w:type="pct"/>
          </w:tcPr>
          <w:p w14:paraId="49C0ABEE"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 xml:space="preserve">Dimension 5.1: </w:t>
            </w:r>
            <w:r w:rsidRPr="00A75ADA">
              <w:rPr>
                <w:rFonts w:ascii="Arial" w:eastAsia="Times New Roman" w:hAnsi="Arial" w:cs="Arial"/>
                <w:sz w:val="20"/>
                <w:szCs w:val="20"/>
              </w:rPr>
              <w:t>Legislation and governance</w:t>
            </w:r>
          </w:p>
        </w:tc>
        <w:tc>
          <w:tcPr>
            <w:tcW w:w="560" w:type="pct"/>
            <w:hideMark/>
          </w:tcPr>
          <w:p w14:paraId="7F9094C3"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 xml:space="preserve">SDG 17.18.2 </w:t>
            </w:r>
          </w:p>
        </w:tc>
        <w:tc>
          <w:tcPr>
            <w:tcW w:w="1379" w:type="pct"/>
            <w:hideMark/>
          </w:tcPr>
          <w:p w14:paraId="68A7EBB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54294B12"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0836CCC5"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22</w:t>
            </w:r>
          </w:p>
        </w:tc>
        <w:tc>
          <w:tcPr>
            <w:tcW w:w="2061" w:type="pct"/>
            <w:gridSpan w:val="2"/>
          </w:tcPr>
          <w:p w14:paraId="395A65F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Finance</w:t>
            </w:r>
          </w:p>
        </w:tc>
        <w:tc>
          <w:tcPr>
            <w:tcW w:w="631" w:type="pct"/>
          </w:tcPr>
          <w:p w14:paraId="5C06FB70"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5.5: Finance</w:t>
            </w:r>
          </w:p>
        </w:tc>
        <w:tc>
          <w:tcPr>
            <w:tcW w:w="560" w:type="pct"/>
            <w:hideMark/>
          </w:tcPr>
          <w:p w14:paraId="12E8ECCE"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 xml:space="preserve">SDG indicators 17.18.3 and 17.19.1 </w:t>
            </w:r>
          </w:p>
        </w:tc>
        <w:tc>
          <w:tcPr>
            <w:tcW w:w="1379" w:type="pct"/>
            <w:hideMark/>
          </w:tcPr>
          <w:p w14:paraId="0CD14AA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1F7166A7"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80" w:type="pct"/>
            <w:gridSpan w:val="2"/>
          </w:tcPr>
          <w:p w14:paraId="4F31D50B" w14:textId="77777777" w:rsidR="00B33A44" w:rsidRPr="00A75ADA" w:rsidRDefault="00B33A44" w:rsidP="0046246F">
            <w:pPr>
              <w:rPr>
                <w:rFonts w:ascii="Arial" w:eastAsia="Times New Roman" w:hAnsi="Arial" w:cs="Arial"/>
                <w:sz w:val="20"/>
                <w:szCs w:val="20"/>
              </w:rPr>
            </w:pPr>
          </w:p>
        </w:tc>
        <w:tc>
          <w:tcPr>
            <w:tcW w:w="2050" w:type="pct"/>
          </w:tcPr>
          <w:p w14:paraId="45C6E93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2569" w:type="pct"/>
            <w:gridSpan w:val="3"/>
            <w:hideMark/>
          </w:tcPr>
          <w:p w14:paraId="7AEE34E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Notes: SDG 14 not included due to inapplicability to landlocked countries</w:t>
            </w:r>
          </w:p>
        </w:tc>
      </w:tr>
    </w:tbl>
    <w:p w14:paraId="1A0BAB44" w14:textId="77777777" w:rsidR="00396956" w:rsidRDefault="00396956" w:rsidP="00B33A44"/>
    <w:p w14:paraId="308A48E7" w14:textId="77777777" w:rsidR="00D01FE2" w:rsidRDefault="00D01FE2">
      <w:r>
        <w:br w:type="page"/>
      </w:r>
    </w:p>
    <w:p w14:paraId="441B9C29" w14:textId="56BB30AD" w:rsidR="00D01FE2" w:rsidRDefault="00EF59A2" w:rsidP="00D01FE2">
      <w:pPr>
        <w:pStyle w:val="Heading2"/>
      </w:pPr>
      <w:r w:rsidRPr="00982FEC">
        <w:t>Table S</w:t>
      </w:r>
      <w:r w:rsidR="00D01FE2" w:rsidRPr="00982FEC">
        <w:t>4. SPI overall score and Pillar Scores in 2022</w:t>
      </w:r>
    </w:p>
    <w:p w14:paraId="7242AD5A" w14:textId="77777777" w:rsidR="00D01FE2" w:rsidRDefault="00D01FE2" w:rsidP="00D01FE2">
      <w:pPr>
        <w:pStyle w:val="FirstParagraph"/>
        <w:jc w:val="both"/>
        <w:rPr>
          <w:rFonts w:ascii="Times New Roman" w:hAnsi="Times New Roman" w:cs="Times New Roman"/>
        </w:rPr>
      </w:pPr>
      <w:r w:rsidRPr="003C7DB5">
        <w:rPr>
          <w:rFonts w:ascii="Times New Roman" w:hAnsi="Times New Roman" w:cs="Times New Roman"/>
        </w:rPr>
        <w:t xml:space="preserve">Below, the full list of countries by their SPI overall score in </w:t>
      </w:r>
      <w:r>
        <w:rPr>
          <w:rFonts w:ascii="Times New Roman" w:hAnsi="Times New Roman" w:cs="Times New Roman"/>
        </w:rPr>
        <w:t>2022</w:t>
      </w:r>
      <w:r w:rsidRPr="003C7DB5">
        <w:rPr>
          <w:rFonts w:ascii="Times New Roman" w:hAnsi="Times New Roman" w:cs="Times New Roman"/>
        </w:rPr>
        <w:t xml:space="preserve"> is presented. The first column is the country name and the following columns are the overall SPI overall score, and then the sub-scores for pillars 1,</w:t>
      </w:r>
      <w:r>
        <w:rPr>
          <w:rFonts w:ascii="Times New Roman" w:hAnsi="Times New Roman" w:cs="Times New Roman"/>
        </w:rPr>
        <w:t xml:space="preserve"> </w:t>
      </w:r>
      <w:r w:rsidRPr="003C7DB5">
        <w:rPr>
          <w:rFonts w:ascii="Times New Roman" w:hAnsi="Times New Roman" w:cs="Times New Roman"/>
        </w:rPr>
        <w:t>2,</w:t>
      </w:r>
      <w:r>
        <w:rPr>
          <w:rFonts w:ascii="Times New Roman" w:hAnsi="Times New Roman" w:cs="Times New Roman"/>
        </w:rPr>
        <w:t xml:space="preserve"> </w:t>
      </w:r>
      <w:r w:rsidRPr="003C7DB5">
        <w:rPr>
          <w:rFonts w:ascii="Times New Roman" w:hAnsi="Times New Roman" w:cs="Times New Roman"/>
        </w:rPr>
        <w:t>3,</w:t>
      </w:r>
      <w:r>
        <w:rPr>
          <w:rFonts w:ascii="Times New Roman" w:hAnsi="Times New Roman" w:cs="Times New Roman"/>
        </w:rPr>
        <w:t xml:space="preserve"> </w:t>
      </w:r>
      <w:r w:rsidRPr="003C7DB5">
        <w:rPr>
          <w:rFonts w:ascii="Times New Roman" w:hAnsi="Times New Roman" w:cs="Times New Roman"/>
        </w:rPr>
        <w:t>4</w:t>
      </w:r>
      <w:r>
        <w:rPr>
          <w:rFonts w:ascii="Times New Roman" w:hAnsi="Times New Roman" w:cs="Times New Roman"/>
        </w:rPr>
        <w:t>,</w:t>
      </w:r>
      <w:r w:rsidRPr="003C7DB5">
        <w:rPr>
          <w:rFonts w:ascii="Times New Roman" w:hAnsi="Times New Roman" w:cs="Times New Roman"/>
        </w:rPr>
        <w:t xml:space="preserve"> and 5.</w:t>
      </w:r>
    </w:p>
    <w:p w14:paraId="03015B72" w14:textId="77777777" w:rsidR="00D01FE2" w:rsidRPr="00082E03" w:rsidRDefault="00D01FE2" w:rsidP="00D01FE2">
      <w:pPr>
        <w:pStyle w:val="FirstParagraph"/>
        <w:jc w:val="both"/>
        <w:rPr>
          <w:rFonts w:ascii="Times New Roman" w:hAnsi="Times New Roman" w:cs="Times New Roman"/>
        </w:rPr>
      </w:pPr>
      <w:r w:rsidRPr="00082E03">
        <w:rPr>
          <w:rFonts w:ascii="Times New Roman" w:hAnsi="Times New Roman" w:cs="Times New Roman"/>
        </w:rPr>
        <w:t xml:space="preserve">The purpose of the SPI is to help countries assess and improve the performance of their statistical systems. The presentation of SPI overall scores is designed to reflect that aim. Small differences between countries should not be </w:t>
      </w:r>
      <w:r>
        <w:rPr>
          <w:rFonts w:ascii="Times New Roman" w:hAnsi="Times New Roman" w:cs="Times New Roman"/>
        </w:rPr>
        <w:t>stress</w:t>
      </w:r>
      <w:r w:rsidRPr="00082E03">
        <w:rPr>
          <w:rFonts w:ascii="Times New Roman" w:hAnsi="Times New Roman" w:cs="Times New Roman"/>
        </w:rPr>
        <w:t xml:space="preserve">ed since they can reflect imprecision arising from the currently available indicators rather than meaningful differences in performance. Instead, </w:t>
      </w:r>
      <w:r>
        <w:rPr>
          <w:rFonts w:ascii="Times New Roman" w:hAnsi="Times New Roman" w:cs="Times New Roman"/>
        </w:rPr>
        <w:t xml:space="preserve">the </w:t>
      </w:r>
      <w:r w:rsidRPr="00082E03">
        <w:rPr>
          <w:rFonts w:ascii="Times New Roman" w:hAnsi="Times New Roman" w:cs="Times New Roman"/>
        </w:rPr>
        <w:t xml:space="preserve">presentation of overall SPI scores focuses on larger groupings of countries reflecting broad categories of performance as measured by the indicator framework. In total there are </w:t>
      </w:r>
      <w:r>
        <w:rPr>
          <w:rFonts w:ascii="Times New Roman" w:hAnsi="Times New Roman" w:cs="Times New Roman"/>
        </w:rPr>
        <w:t>186</w:t>
      </w:r>
      <w:r w:rsidRPr="00082E03">
        <w:rPr>
          <w:rFonts w:ascii="Times New Roman" w:hAnsi="Times New Roman" w:cs="Times New Roman"/>
        </w:rPr>
        <w:t xml:space="preserve"> countries with sufficient data to compute an index value. This set of countries covers 99.</w:t>
      </w:r>
      <w:r>
        <w:rPr>
          <w:rFonts w:ascii="Times New Roman" w:hAnsi="Times New Roman" w:cs="Times New Roman"/>
        </w:rPr>
        <w:t>3</w:t>
      </w:r>
      <w:r w:rsidRPr="00082E03">
        <w:rPr>
          <w:rFonts w:ascii="Times New Roman" w:hAnsi="Times New Roman" w:cs="Times New Roman"/>
        </w:rPr>
        <w:t xml:space="preserve"> percent of the world population.</w:t>
      </w:r>
    </w:p>
    <w:p w14:paraId="661DE0BB" w14:textId="77777777" w:rsidR="00D01FE2" w:rsidRPr="003D5C1A" w:rsidRDefault="00D01FE2" w:rsidP="00D01FE2">
      <w:pPr>
        <w:pStyle w:val="BodyText"/>
        <w:rPr>
          <w:rFonts w:ascii="Times New Roman" w:hAnsi="Times New Roman" w:cs="Times New Roman"/>
        </w:rPr>
      </w:pPr>
      <w:r w:rsidRPr="003D5C1A">
        <w:rPr>
          <w:rFonts w:ascii="Times New Roman" w:hAnsi="Times New Roman" w:cs="Times New Roman"/>
        </w:rPr>
        <w:t>Countries shaded in dark orange are the lowest performing, countries in dark green are the highest performing. Countries are grouped into five groups:</w:t>
      </w:r>
    </w:p>
    <w:p w14:paraId="2343483E"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 xml:space="preserve">Top </w:t>
      </w:r>
      <w:r>
        <w:rPr>
          <w:rFonts w:ascii="Times New Roman" w:hAnsi="Times New Roman" w:cs="Times New Roman"/>
          <w:b/>
        </w:rPr>
        <w:t>Quintile</w:t>
      </w:r>
      <w:r w:rsidRPr="00F232CC">
        <w:rPr>
          <w:rFonts w:ascii="Times New Roman" w:hAnsi="Times New Roman" w:cs="Times New Roman"/>
        </w:rPr>
        <w:t>: Countries in the top 20% are classified in this group. Shading in dark green.</w:t>
      </w:r>
    </w:p>
    <w:p w14:paraId="673748FD"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4th Qu</w:t>
      </w:r>
      <w:r>
        <w:rPr>
          <w:rFonts w:ascii="Times New Roman" w:hAnsi="Times New Roman" w:cs="Times New Roman"/>
          <w:b/>
        </w:rPr>
        <w:t>i</w:t>
      </w:r>
      <w:r w:rsidRPr="00F232CC">
        <w:rPr>
          <w:rFonts w:ascii="Times New Roman" w:hAnsi="Times New Roman" w:cs="Times New Roman"/>
          <w:b/>
        </w:rPr>
        <w:t>ntile</w:t>
      </w:r>
      <w:r w:rsidRPr="00F232CC">
        <w:rPr>
          <w:rFonts w:ascii="Times New Roman" w:hAnsi="Times New Roman" w:cs="Times New Roman"/>
        </w:rPr>
        <w:t>: Countries in the 4th quantile, or those above the 60th percentile but below the 80th percentile are in this group. Shading in light green.</w:t>
      </w:r>
    </w:p>
    <w:p w14:paraId="4EF80347"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3rd Qu</w:t>
      </w:r>
      <w:r>
        <w:rPr>
          <w:rFonts w:ascii="Times New Roman" w:hAnsi="Times New Roman" w:cs="Times New Roman"/>
          <w:b/>
        </w:rPr>
        <w:t>i</w:t>
      </w:r>
      <w:r w:rsidRPr="00F232CC">
        <w:rPr>
          <w:rFonts w:ascii="Times New Roman" w:hAnsi="Times New Roman" w:cs="Times New Roman"/>
          <w:b/>
        </w:rPr>
        <w:t>ntile</w:t>
      </w:r>
      <w:r w:rsidRPr="00F232CC">
        <w:rPr>
          <w:rFonts w:ascii="Times New Roman" w:hAnsi="Times New Roman" w:cs="Times New Roman"/>
        </w:rPr>
        <w:t>: Countries in the 3rd quantile, or those between the 40th and 60th percentile, are classified in this group. Shading in yellow.</w:t>
      </w:r>
    </w:p>
    <w:p w14:paraId="1BA28DD1"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2nd Qu</w:t>
      </w:r>
      <w:r>
        <w:rPr>
          <w:rFonts w:ascii="Times New Roman" w:hAnsi="Times New Roman" w:cs="Times New Roman"/>
          <w:b/>
        </w:rPr>
        <w:t>i</w:t>
      </w:r>
      <w:r w:rsidRPr="00F232CC">
        <w:rPr>
          <w:rFonts w:ascii="Times New Roman" w:hAnsi="Times New Roman" w:cs="Times New Roman"/>
          <w:b/>
        </w:rPr>
        <w:t>ntile</w:t>
      </w:r>
      <w:r w:rsidRPr="00F232CC">
        <w:rPr>
          <w:rFonts w:ascii="Times New Roman" w:hAnsi="Times New Roman" w:cs="Times New Roman"/>
        </w:rPr>
        <w:t>: Countries in the 2nd quantile, or those above the 20th percentile but below the 40th percentile, are in this group. Shading in light orange.</w:t>
      </w:r>
    </w:p>
    <w:p w14:paraId="4627484B" w14:textId="77777777" w:rsidR="00D01FE2" w:rsidRDefault="00D01FE2" w:rsidP="006E0A65">
      <w:pPr>
        <w:pStyle w:val="ListParagraph"/>
        <w:numPr>
          <w:ilvl w:val="0"/>
          <w:numId w:val="2"/>
        </w:numPr>
      </w:pPr>
      <w:r w:rsidRPr="00F232CC">
        <w:rPr>
          <w:rFonts w:ascii="Times New Roman" w:hAnsi="Times New Roman" w:cs="Times New Roman"/>
          <w:b/>
          <w:sz w:val="24"/>
          <w:szCs w:val="24"/>
        </w:rPr>
        <w:t>Bottom 20%</w:t>
      </w:r>
      <w:r w:rsidRPr="00F232CC">
        <w:rPr>
          <w:rFonts w:ascii="Times New Roman" w:hAnsi="Times New Roman" w:cs="Times New Roman"/>
          <w:sz w:val="24"/>
          <w:szCs w:val="24"/>
        </w:rPr>
        <w:t>: Countries in the bottom 20% are classified in this group. Shading in dark orange</w:t>
      </w:r>
      <w:r>
        <w:t>.</w:t>
      </w:r>
    </w:p>
    <w:tbl>
      <w:tblPr>
        <w:tblW w:w="0" w:type="auto"/>
        <w:jc w:val="center"/>
        <w:tblLayout w:type="fixed"/>
        <w:tblLook w:val="0420" w:firstRow="1" w:lastRow="0" w:firstColumn="0" w:lastColumn="0" w:noHBand="0" w:noVBand="1"/>
      </w:tblPr>
      <w:tblGrid>
        <w:gridCol w:w="1623"/>
        <w:gridCol w:w="970"/>
        <w:gridCol w:w="993"/>
        <w:gridCol w:w="1205"/>
        <w:gridCol w:w="1245"/>
        <w:gridCol w:w="1188"/>
        <w:gridCol w:w="1416"/>
      </w:tblGrid>
      <w:tr w:rsidR="00143BE6" w:rsidRPr="00E73808" w14:paraId="200A25DE" w14:textId="77777777">
        <w:trPr>
          <w:tblHeader/>
          <w:jc w:val="center"/>
        </w:trPr>
        <w:tc>
          <w:tcPr>
            <w:tcW w:w="16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E38399" w14:textId="4AA8F38C" w:rsidR="00143BE6" w:rsidRPr="00E73808" w:rsidRDefault="00A63E74">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Pr>
                <w:rFonts w:ascii="Arial" w:eastAsia="Arial" w:hAnsi="Arial" w:cs="Arial"/>
                <w:color w:val="000000"/>
                <w:sz w:val="16"/>
                <w:szCs w:val="16"/>
              </w:rPr>
              <w:t>Economy</w:t>
            </w:r>
          </w:p>
        </w:tc>
        <w:tc>
          <w:tcPr>
            <w:tcW w:w="9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3C6A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SPI overall score</w:t>
            </w:r>
          </w:p>
        </w:tc>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C552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1: Data Use</w:t>
            </w:r>
          </w:p>
        </w:tc>
        <w:tc>
          <w:tcPr>
            <w:tcW w:w="120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CA64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2: Data Services</w:t>
            </w:r>
          </w:p>
        </w:tc>
        <w:tc>
          <w:tcPr>
            <w:tcW w:w="124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835D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 xml:space="preserve">Pillar 3: Data Products </w:t>
            </w:r>
          </w:p>
        </w:tc>
        <w:tc>
          <w:tcPr>
            <w:tcW w:w="118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AC15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4: Data Sources</w:t>
            </w:r>
          </w:p>
        </w:tc>
        <w:tc>
          <w:tcPr>
            <w:tcW w:w="141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BFB1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5: Data Infrastructure</w:t>
            </w:r>
          </w:p>
        </w:tc>
      </w:tr>
      <w:tr w:rsidR="00143BE6" w:rsidRPr="00E73808" w14:paraId="020FFF80" w14:textId="77777777">
        <w:trPr>
          <w:jc w:val="center"/>
        </w:trPr>
        <w:tc>
          <w:tcPr>
            <w:tcW w:w="16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B74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Finland</w:t>
            </w:r>
          </w:p>
        </w:tc>
        <w:tc>
          <w:tcPr>
            <w:tcW w:w="970"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8BEEE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93.6</w:t>
            </w:r>
          </w:p>
        </w:tc>
        <w:tc>
          <w:tcPr>
            <w:tcW w:w="993"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58C2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2E47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96.4</w:t>
            </w:r>
          </w:p>
        </w:tc>
        <w:tc>
          <w:tcPr>
            <w:tcW w:w="1245"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7F33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88.5</w:t>
            </w:r>
          </w:p>
        </w:tc>
        <w:tc>
          <w:tcPr>
            <w:tcW w:w="1188"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DAFB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83.3</w:t>
            </w:r>
          </w:p>
        </w:tc>
        <w:tc>
          <w:tcPr>
            <w:tcW w:w="1416"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F2E3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81915B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987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Norway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05B38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8DDA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0AA3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265D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CC33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E86F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681320B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37E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Canada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FCA1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C6D7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4659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E7B4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83.7</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0A000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88.3</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8AFB7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DDF38E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C32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Netherlands</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91EB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0ED03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2578E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0946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87.8</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E2C3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79.5</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84B3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2A4E9BE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715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United States</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A1B7F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E42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43E6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F887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818F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07241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775FEC9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F07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Slovenia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93FC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39A61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DA678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97.5</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5B82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B7983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15790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9F197A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3B5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Sweden</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601B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FACA8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3903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575A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86.4</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3334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78.7</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73BB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E0342D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3DA2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Italy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FE4E7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7EED3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5F98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59C7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88.7</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C53C8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5161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22B002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5B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Denmark</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FC04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458C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384A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98.7</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9B68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86.5</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F68D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BAEF6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DAEF3A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19C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Poland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CDCD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5213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CF5B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F3FD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86.8</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4E45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BD85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EE8E3F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5EE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Spain</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60BA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CE98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CDC73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6154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FDA2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4ACE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D831FB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D38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Ireland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9F980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3C24D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2682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6C25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E7B9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C361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43B504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57F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Germany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DD57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6D86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DEA4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5C20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54AF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E124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7A35C38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A2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Czechia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022D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912C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6348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E58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84.4</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164A3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E7F8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72BDD9B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B21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France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6512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722F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81E84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B86D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86.2</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5401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75.6</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C4B7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5F54919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2A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Georgia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B326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E538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A63A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1680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91.5</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D57E5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FE06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2D91213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32C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Austria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BE2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D810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FD34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89.5</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E40D7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E640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43D6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1C7B09D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51D8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Australia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3B25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094F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E3A901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B60E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62CF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CD92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1F2BE1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4DA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Costa Rica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A06B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375D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0F90C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621F0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4CE6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22AA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09B8FA5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21C5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Japan</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B5A0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E169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9148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90.3</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83F5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5EBC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7C68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1390F3D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84B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Estonia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251E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214B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6CD83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AE9A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7883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C6256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3C606D2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80D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Portugal</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6CD5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3964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D9F2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30B5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87.4</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B4DC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8B34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8EC94B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7DB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Slovak Republic</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BD1D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2E6E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4414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5E384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85.3</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455F9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14115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E21DA5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2C1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Belgium</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8E41A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794A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1228E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BC24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81.3</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D9F4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83A3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65CB5A2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80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Latvia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C08F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15465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C577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985A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E638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041C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38C23B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F5C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Switzerland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A3E5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9B67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6E090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18FC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98C51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1416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2475C5C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37C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Greece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6A9A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B3E9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05FE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D071E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1E09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55D9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602B38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16A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New Zealand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D3E4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F2BA3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DE28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BE8E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6B29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02B3E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CB6C7F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DC61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Mexico</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9532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CCAE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4F9E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8DBA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407D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15F0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5AE6321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32F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Lithuania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D375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5472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B046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9A59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82.3</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575B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65FE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7FE0087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C80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Hungary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847B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8696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50C7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CFB4A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F5DD2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72.3</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5CE5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0FD8A6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F7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Korea, Rep.</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BADF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8274C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ACC7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6E26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C070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959E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39E2094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4BD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Luxembourg</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C4CD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1508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FA9F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0D341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79BE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961C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2D94620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A78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Turkiye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3332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D363A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747F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48FD8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3396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57.6</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3050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B4EE91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27F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Chile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5169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50A6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8042E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85.6</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8113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E61E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357E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2906605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04C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United Kingdom</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A218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90BC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8ABF4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88.0</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DF66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67B2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72.6</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318D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47C7023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AF1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Iceland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036E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AFF8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D0D9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B33CB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203C5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8B6CC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2E22EDE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C52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Belarus</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F4D2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2AA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94AD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C5F6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7DB0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F8A0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6B1B746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D4B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Singapore</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2286AD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98B7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C705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99.7</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213E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6744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B191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5925B32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02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Colombia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6AE6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2075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8401D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B2F5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6DE7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74.2</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52B6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3EF6914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792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Cyprus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9FDB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C17B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BC35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5C3E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E5AC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0A79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7FD60CA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F93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Romania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3D5F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7BBC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FB07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6E51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76.5</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3768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BB05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2E57536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022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Russian Federation</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3145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429E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93.4</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4C49E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FEAB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1334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D93F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6ACE589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7EA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Mongolia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5AB2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870E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3EF7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97.2</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ADB0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68DA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97E8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9D317D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919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Bulgaria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BF829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600D6D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3E81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F210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6B2A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5166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FD3B3D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5C4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North Macedonia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987D4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AF7A9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1E13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EC2C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73D4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B041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6D4ED21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6B8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Albania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F2F4C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A442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884C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DCD3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5B501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FD3E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63714F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FD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Philippines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5855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CA1A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56BC7C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90.6</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DC40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89.8</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9746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88FB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EAB659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0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West Bank and Gaza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1189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CBA1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F289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58715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57F3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66.7</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30EA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71A96BB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9D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Israel</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54CF9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0EAD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2B9D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34C5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87C2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59.3</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9489C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6C8DA54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22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Croatia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6B4A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6140D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4835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87.5</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2A14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5C1F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3565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49C3832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9B0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Armenia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C0B6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34CB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37681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63C9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328A56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5E17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FB32C9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ABE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Moldova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1CDD1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EF6E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7C23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5D11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8059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0700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383E097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395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Thailand</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576C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F715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3018F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FCF2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91.5</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E4E8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BDD2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1D968E0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F10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South Africa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2B9D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6390B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588A1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B62B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AE7D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90E88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03B63D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491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Kyrgyz Republic</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CEBCE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5940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1D58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D390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34EBE2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E1B3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36C2704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182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Serbia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B337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738A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3A5A9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73A3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51D3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73.6</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1BAC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48A86E9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A01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Saudi Arabia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06BD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8F6AE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05B9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A46E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2E8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88C2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4A78118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7ED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Brazil</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4A57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FDBC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43CDB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CEA0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80.2</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E62F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BB499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126E852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480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Malta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07FA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1A5D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7CF9F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8DC3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9033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74.6</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1D20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756E448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79B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Egypt, Arab Rep.</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A066E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3D811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323D6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DF60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481C1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F9AC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454DCF8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872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United Arab Emirates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4FD3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7C47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BF45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E754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894F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5F690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494154B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FED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Ecuador</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F19C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0BA1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35D3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51087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61E1C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2883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11F6EB7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B0D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Sri Lanka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23302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9F710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32A1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687B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6970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5FF65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BCA706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3824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Indonesia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98CB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C50B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44F7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DB32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3A84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F067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7CAB1A0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5CB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Ukraine</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8974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44160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29D7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4D9D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87.1</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8EE2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58.5</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79510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5938791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21A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Kazakhstan</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8F24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6B82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D6727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734E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89.4</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88B6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C98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5B3DD3F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B4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Jordan</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6ED1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16D2E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49B38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D1BC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28B0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0E57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19781B4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A32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Montenegro</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5E1B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4AFE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1107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6245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FE40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57.2</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80817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75703BC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B22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Uruguay</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227D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3407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1998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F890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89.1</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0D977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56.7</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D3CD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1E05F5E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3341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Mauritius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E314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87F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30875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8CAF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2D46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EB2C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5CC8E49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71F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Malaysia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4995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B0431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DBF6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38C80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32BBD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5C9B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359E1BD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54E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Paraguay</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DD6D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D130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2BF0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BB2E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87.7</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305E2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3C272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19B8F68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D2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Tunisia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9408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28F4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A2673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2DCA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7C1CF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3141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48D27EB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696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India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4BFCD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4306C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CB99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87.7</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CD46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0361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B369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14A05B1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7F5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El Salvador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A5D0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4DB1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9C70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92BB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78.3</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1EC24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51.7</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1109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3BD5337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397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Azerbaijan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6E16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73.5</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060DE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53E73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D9CB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5903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F34C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3A20144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3B5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Peru</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DFF1F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71BC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9548E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EAFC3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0D9D9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53.1</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6BFE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64A8F14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5DD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Dominican Republic</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127E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888F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EBCB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F4BE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77.1</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4E32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E93B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73EE422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E2D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Morocco</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6484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72.3</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73B3B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6B33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9B309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7C57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4089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1C35469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DCF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Senegal</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BD63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59AFE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3546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D673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22A2C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45.6</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F190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4B918AA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23F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Viet Nam</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9DF11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3700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1961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B09D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9F1D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43E4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0B2D7F6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07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Guatemala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A120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72.0</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36397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EC581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F2D2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85.9</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37098D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A3FC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6AE96FA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D78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Myanmar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7808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2EE479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A3C87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F19B8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8BCCF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77F4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167E967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D93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Argentina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C8AD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3C4F3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5BB7B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792F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2C87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5AB9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DB31E3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01A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Bolivia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E623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E809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9C1FF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7460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82.0</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B021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F5B87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747974F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A6A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Pakistan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EF31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49D7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EDB1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C55EF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D8D0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C541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7D7DB52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91A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Uganda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C585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8E3C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A5BA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E5D6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81.6</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35C22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969FD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25DDC35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B2A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Qatar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B3A2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F7DF9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D48F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B9F45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67.4</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83E39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4310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224314E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ABD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Bosnia and Herzegovina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66CCD4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70CE9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55A33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085BC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8FBD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65CD4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7E37F7D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12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Rwanda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C7E9D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6DC5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4608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B05C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79.5</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BCD08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D2EF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204C555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D06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Uzbekistan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6894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D044E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51C7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15B9B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78.7</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275CC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3675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69C25BE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3DE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Panama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73913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70.5</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3B3F2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962EE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535B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87.4</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FEA94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64.1</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55FDD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8A128C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DBC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Zimbabwe</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1375C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D77B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B302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780B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A644F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36.1</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430E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A816A9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797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Bangladesh</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7248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4F48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A762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7672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102F6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F7C6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1E2377E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34B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Kuwait</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7DDA1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98C1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B3BC0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67C8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7C58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4C38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C4CF2D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AE5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Tanzania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F328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582B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18E493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9C27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A1C6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050F17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49FF18A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C34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Togo</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251DC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7E9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607C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63.7</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903A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203E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32.7</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1328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009440E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174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Kenya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7D202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EAB34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1446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CF5A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2BF7B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34.9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EF97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4AC49C8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B90C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Oman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3CE8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B4FD0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5B79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5D08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0A3B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9B7A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0EFD88F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4A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Lucia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08FB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C9EC8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7B70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4A586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221F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1F0B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52B0F3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CDC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Seychelles</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2E7E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C0ADD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DAE0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E88F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68.4</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D6FE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DE92B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38808D5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29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Cabo Verde</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8894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65.7</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8A8BB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3824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0CF86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639A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1F51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5F4B159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BED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Niger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A4297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D892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7FD0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78A1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D7C0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121F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6819771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75E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Liberia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4413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B6B1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BC816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65.7</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60C21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82.3</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74A8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26.5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881D6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522C7ED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AB5A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Burkina Faso</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178A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64.8</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62F11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6B92D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0B65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39E0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5E3B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109B26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A85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Malawi</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B13E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C4C4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7A5E4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2366F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5964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79CF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5F97AD7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E74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Barbados</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8FDD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428D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3809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3C026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DA4AD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B3F3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3BC39B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710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Gambia, The</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37720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7C24BB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4115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65.5</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E64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89.4</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52A77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49B57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12577D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0C88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Brunei Darussalam</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5ACF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C5C2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C6324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71.0</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82E9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57.7</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4320C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1A5B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5D0063E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26D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Cambodia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DD13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64.3</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93CC1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AC63F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7E07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F4C3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FA1B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5EC1BD3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4EF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Ghana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7734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B37DE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66.6</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599E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E1128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34C615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3E22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5FB2B8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5CA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Fiji</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C27E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C8963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DBF3F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F4C81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75.4</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AC7D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5200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45D804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22E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Algeria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79182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4403D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8DEC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A4BD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82.0</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012C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1D4E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59411BF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DFF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Benin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08F8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9306A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656FA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791B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1F1D6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B831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7572F37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BE6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Samoa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1BD1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23B4F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721B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C8B8E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E6F6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8C89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5E57C9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409F4" w14:textId="4E94207E"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w:t>
            </w:r>
            <w:r w:rsidR="00A63E74">
              <w:rPr>
                <w:rFonts w:ascii="Arial" w:eastAsia="Arial" w:hAnsi="Arial" w:cs="Arial"/>
                <w:color w:val="000000"/>
                <w:sz w:val="16"/>
                <w:szCs w:val="16"/>
              </w:rPr>
              <w:t>ô</w:t>
            </w:r>
            <w:r w:rsidRPr="00E73808">
              <w:rPr>
                <w:rFonts w:ascii="Arial" w:eastAsia="Arial" w:hAnsi="Arial" w:cs="Arial"/>
                <w:color w:val="000000"/>
                <w:sz w:val="16"/>
                <w:szCs w:val="16"/>
              </w:rPr>
              <w:t>te d'Ivoire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E2EC6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372EC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E00E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0965E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79.1</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AA208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AFAB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325E10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986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Zambia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1D0FF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EF43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F605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300E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BA1D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8132AC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D34F89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DEA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Nepal</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13DF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97CC4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27F38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5AE63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3940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36.6</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56275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0FC4F85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08A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Belize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53570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E326C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788D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D9CAE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4A0A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9164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37870BC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FB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Maldives</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FF056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22D4F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5394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71C6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82.5</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C6EF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EA95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4216117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C9B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Jamaica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51E9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61.6</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057C9D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AE6EA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D6C8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D83C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57.9</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AA39E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EA48C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8003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Suriname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1DABA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61.5</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4F05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29E65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196E2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8BD9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33B4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64950A5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E57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Botswana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3584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260C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BAB8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557D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B38E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F77DE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641D51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9CE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Ethiopia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43F3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D2DF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DDB8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0ABF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708F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3C38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0DD2768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835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Honduras</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4D773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E449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E9AA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2D01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84.1</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29E4F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38.5</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5CEB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7A58F00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AC8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Lao PDR</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7F49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236B9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657B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37AA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A9DDA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40.7</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4E258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346A060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CCE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Tonga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9D1A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59.9</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F1507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D77E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0BE4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75.9</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4842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0310A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6C8FE09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66C9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Timor-Leste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300D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59.9</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7271C1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0AF0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61.0</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BB251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64.5</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FA1C4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1B26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0134861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FF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China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C4DF7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6278DD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7A72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7A7A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FA8C8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11213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6470B16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9CA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Bhutan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DA75A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84571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299E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63.9</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A9E7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1889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38.8</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B5B9B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716380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205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Bahrain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B80C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2D22D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2404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72.8</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C060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52.3</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43E7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10EB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041A595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F2F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Sierra Leone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819A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51700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8CC6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B043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0D25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31.7</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7211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19D4044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96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Mali</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BC5C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59.1</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13162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EA99B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60.7</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CF10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AFB3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7D9B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3509F28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5EE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Mauritania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F7AD1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58.9</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5D068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50DE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7E75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816F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B1E0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7D4056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A58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Iran, Islamic Rep.</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0C1B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58.7</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68267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D3D8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19B1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C15C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68.6</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08D4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0D7E526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12E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Mozambique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B6EB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C6F50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5D29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14C0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2D4C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32.2</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E371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89D34B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BA1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Nigeria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E8D7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65A335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4D85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F937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DE94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9E59B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712FE49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D00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Lebanon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0D6B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7E830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968D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AC3D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B68A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6EF30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2C90EEF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05C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Afghanistan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B937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58.0</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88646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4CCE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79767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671C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17.0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B3E6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0974746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B2A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Guinea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603BA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57.9</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82010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1C191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FAE6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59C1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75A2C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3900218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38B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Lesotho</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2241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57.5</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7124E8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F2C3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503F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9208D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41.7</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6ACB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5591F3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254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Guyana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44E3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5CD699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CBC4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62.7</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74AC0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B94D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E161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0BA9F4B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E3E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Iraq</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876A7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56.3</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AF6E90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D562F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6CBE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DCA2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33.8</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75CBC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249488E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CCE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Namibia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24C7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C0A63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59D7E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1601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34DD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23.6</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197B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3A562A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42A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Trinidad and Tobago</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E6E0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83AA3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8C5F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3072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DA094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628C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541662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5F2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Vincent and the Grenadines</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706A8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55.3</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58872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A671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67.4</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56BE5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D00D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48.1</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A6C78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7D45A8E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9A7E8" w14:textId="2052AB13"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w:t>
            </w:r>
            <w:r w:rsidR="00A63E74">
              <w:rPr>
                <w:rFonts w:ascii="Arial" w:eastAsia="Arial" w:hAnsi="Arial" w:cs="Arial"/>
                <w:color w:val="000000"/>
                <w:sz w:val="16"/>
                <w:szCs w:val="16"/>
              </w:rPr>
              <w:t>ã</w:t>
            </w:r>
            <w:r w:rsidRPr="00E73808">
              <w:rPr>
                <w:rFonts w:ascii="Arial" w:eastAsia="Arial" w:hAnsi="Arial" w:cs="Arial"/>
                <w:color w:val="000000"/>
                <w:sz w:val="16"/>
                <w:szCs w:val="16"/>
              </w:rPr>
              <w:t>o Tom</w:t>
            </w:r>
            <w:r w:rsidR="00A63E74">
              <w:rPr>
                <w:rFonts w:ascii="Arial" w:eastAsia="Arial" w:hAnsi="Arial" w:cs="Arial"/>
                <w:color w:val="000000"/>
                <w:sz w:val="16"/>
                <w:szCs w:val="16"/>
              </w:rPr>
              <w:t>é</w:t>
            </w:r>
            <w:r w:rsidRPr="00E73808">
              <w:rPr>
                <w:rFonts w:ascii="Arial" w:eastAsia="Arial" w:hAnsi="Arial" w:cs="Arial"/>
                <w:color w:val="000000"/>
                <w:sz w:val="16"/>
                <w:szCs w:val="16"/>
              </w:rPr>
              <w:t xml:space="preserve"> and Pr</w:t>
            </w:r>
            <w:r w:rsidR="00A63E74">
              <w:rPr>
                <w:rFonts w:ascii="Arial" w:eastAsia="Arial" w:hAnsi="Arial" w:cs="Arial"/>
                <w:color w:val="000000"/>
                <w:sz w:val="16"/>
                <w:szCs w:val="16"/>
              </w:rPr>
              <w:t>í</w:t>
            </w:r>
            <w:r w:rsidRPr="00E73808">
              <w:rPr>
                <w:rFonts w:ascii="Arial" w:eastAsia="Arial" w:hAnsi="Arial" w:cs="Arial"/>
                <w:color w:val="000000"/>
                <w:sz w:val="16"/>
                <w:szCs w:val="16"/>
              </w:rPr>
              <w:t>ncipe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AB6E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7B2BBC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DB02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0E45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97C1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D50C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5F8FE81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CC7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Cameroon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3D04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BE5E6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DC6C2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22E0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82.1</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117E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21.2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03941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1CD0124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766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Bahamas, The</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B962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54.1</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D0354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D1B5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27.7</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24E9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11F8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38.5</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6AC3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43BF67F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962C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Madagascar</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2FC00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FE725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1A073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78C3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78.2</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EEE0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224B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1E893C7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39F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Angola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FD9F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6CE16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B4A5B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B826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B050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100B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610123F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0DA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Tajikistan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33C7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F8B49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A2411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29.2</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4A88C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81.7</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273A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46.2</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06B2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309FF22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D660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Nicaragua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D0670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B0D1F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17AA48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06E7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F56B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210A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0E3A40D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F3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Venezuela, RB</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4D8C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52.3</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D1CE7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F997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A3623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ED84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34.1</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F648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42A371B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6D8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Eswatini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45B9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51.7</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9FAAF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226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1575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5C07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85B5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0977408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E6C4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Vanuatu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9C77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9D3F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56.6</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A73F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4478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2D057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33.2</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C3BE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03B96F7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345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Congo, Dem. Rep.</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C78D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51.1</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39B7E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F4D2B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62.4</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7998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67.5</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E2B7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99853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6E71C82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683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Burundi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1B9E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DAF66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CF413E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62.9</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AAD4C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5430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C966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35A7CF1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898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Kitts and Nevis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AAA4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D6632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4B381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66.7</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79E7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BC9B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43.6</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B876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70A8146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F97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Chad</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2A42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64432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63.4</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64CC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2F42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13D5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17.8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FEE5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483AD4D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373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Somalia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235A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95140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27F3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47.9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A68EF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C704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DFCD9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8F9F9A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550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Palau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E817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48.3</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EB0F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AF4C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089F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56.4</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DEA1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45.7</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E554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60D875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C29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Solomon Islands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F4A0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C02F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DA83F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E050D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DA00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15.9</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40EE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2D913CA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E24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Antigua and Barbuda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8E60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61381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6E95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26.9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5F0B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42D0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14420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6EB5494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F87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Djibouti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812E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E9D3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578E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59.5</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C011D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CD39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14.5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326E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5B4E9A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937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Papua New Guinea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6157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E60D4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D7B7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AFBE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1F7D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10.1</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2D80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2268834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5CB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Dominica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FF2B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D4202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70F8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28.3</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F4D5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BB49D7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43.4</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0AA4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28497CB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147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Kiribati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9885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43.8</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36F8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DAFB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CFC0A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75.4</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27B3B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18.9</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2714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52E1CD5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23D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Sudan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43892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F18F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53.4</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186F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704F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B240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6A87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31D0735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FF9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Gabon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6EC3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D4EEE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2B03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29.8</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3758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66.1</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511A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D61F3B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656D494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607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Central African Republic</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BAC8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A946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05BB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6FD34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C312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A38D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4C9D88C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070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Grenada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3A44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41.1</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6E3B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E2CF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4D99D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68.7</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B14BD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AC43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0718131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61F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Guinea-Bissau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3F80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339E5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F28B3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23.7</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7C49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25AF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14.6</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CF70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2032BE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1DE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Haiti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CFAF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39.6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9EBF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3299F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18.0</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84939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375E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3F58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F0A40A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50C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Equatorial Guinea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89E0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39.0</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6A23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D7F0C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3BB1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1CB9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21.8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F6FB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4078CA5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DD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Tuvalu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6DC0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38.1</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7080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F949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59.4</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8A50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4A7B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15.5</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70AB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4851F76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69E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Congo, Rep.</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1D38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37.5</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1B97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93F1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29.4</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B4B1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11AD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20.2</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402E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7903E9A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BEE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Marshall Islands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5208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35.5</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2383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7F71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3F37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64.0</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4D50A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25.3</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1BD6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74F4A80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73E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Micronesia, Fed. Sts.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A018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35.3</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C7C1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4511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59.1</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C1BF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E705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DACC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3961A20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E8E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South Sudan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06D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33.8</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5EA9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A739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37.8</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5423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53.9</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F067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ADEC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1C2963A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2AE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Yemen, Rep.</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2C27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E301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46.6</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B010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28.0</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732F1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E26B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16.0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36BE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1C4D1A2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0480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Nauru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37BF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BC9F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3BEC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F4E8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55.4</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78C2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D603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w:t>
            </w:r>
          </w:p>
        </w:tc>
      </w:tr>
      <w:tr w:rsidR="00143BE6" w:rsidRPr="00E73808" w14:paraId="41C29EF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00E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Syrian Arab Republic</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70B1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31.9</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446F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36.6</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67013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23.1</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A5E9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55.0</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027E4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B2F0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75596E4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888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Turkmenistan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72AC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F5FB7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18B2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0.5</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9397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286F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11.7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541F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60A6F38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8C0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Libya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257B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24.4</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FAD6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1577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2A89F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EE02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E365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0D6B070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8D7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American Samoa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CC123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8C95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4452F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3A52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16D7F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0BE3E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2EFB6FD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91C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Andorra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8B861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47F353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2A7B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DAEB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89479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FD6A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535C7BB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E8D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Aruba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680C3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4E76C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2801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2CDF4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28.5</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2184F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9BAEE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0485DC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305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Bermuda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0280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BF5B43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C0F02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EE89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2813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71795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CB4787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2D2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British Virgin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9D89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7ABA9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A1B2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5518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27.2</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09C78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DC4A9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892248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D70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Cayman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164E0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12A2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3E26F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D9B1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A6B33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DAFB3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74549E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033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Channel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C1285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D99D2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13CC4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354FB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E5373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28F1C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0CFFCB2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9A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Comoros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1EF00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FA73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B3554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0AA9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68.2</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C1979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57D7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7DA5CA7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1DA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Cuba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C2B5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DBC53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CE47D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B838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A4E825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0EA0A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779745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49E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Curacao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54EB7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7D541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31B4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EAA2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28.5</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56F3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2BC29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D0ACB1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460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Eritrea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D1581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D08F1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36.6</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2712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0A79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DF17F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B273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w:t>
            </w:r>
          </w:p>
        </w:tc>
      </w:tr>
      <w:tr w:rsidR="00143BE6" w:rsidRPr="00E73808" w14:paraId="138F9AB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D34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Faroe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6F21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3695C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C124E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5659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14.7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CAE914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0965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008B511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EF65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French Polynesia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AC05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557E5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80F62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451B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24.0</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41F0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3A94A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1374C1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2637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Gibraltar</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59F18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386B7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2442D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99E3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6BB628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DC09C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39E4A4F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1C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Greenland</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83878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6507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EF6C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1854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21.0</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769B6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D7DB0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4F51051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9CA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Guam</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FDA6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56D8E8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A60B4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F337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9BCE0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73B77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4D8F091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DA8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Hong Kong SAR, China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286C7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7A5D1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5B07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3FAB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43.8</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FA671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4A39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514BB68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C0D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Isle of Man</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D8BFF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ED75C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0FEE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2F30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12.3</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26DD1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9FE71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092766A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588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Korea, Dem. People's Rep.</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77FF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9592B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2AFD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4560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A13C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A641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5A00699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9FF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Kosovo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9FAA4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94C1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D323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66.5</w:t>
            </w:r>
          </w:p>
        </w:tc>
        <w:tc>
          <w:tcPr>
            <w:tcW w:w="124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6FC62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5447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B4966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1CE3D31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FF8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Liechtenstein</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74108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4F3DA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A1269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67DB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38.3</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E682D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9EB7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CEF805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4EC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Macao SAR, China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2919C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72434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2FDA4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A383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704FC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5BC7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9AFA1F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C05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Monaco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D1DA5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65F8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F0C4A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B41C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41.6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6A79D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7566D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F09D7C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57E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New Caledonia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C370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60168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22D8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EB1E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04B8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12AB9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53A5CF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6CB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Northern Mariana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CC47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BF0F2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58B15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BF51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16.0</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DA759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812D3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2ED401C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CA6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Puerto Rico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5A714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BB79E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E4C91E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860C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35.4</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399A2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7EA9E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2221646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4AB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San Marino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4030C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9D5D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130B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60.7</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B0FE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2D6D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1CF8B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599177C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3D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Sint Maarten (Dutch part)</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EDC3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735D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CA4B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B506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19.7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1B419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546D6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361CFD7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9A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Martin (French part)</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4BD98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970B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5AF60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2341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7A0D8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A71D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5A40BD8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502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Turks and Caicos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9B244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06F36D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BDC4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2002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31.5</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0FD9A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C21DD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C8F9752" w14:textId="77777777">
        <w:trPr>
          <w:jc w:val="center"/>
        </w:trPr>
        <w:tc>
          <w:tcPr>
            <w:tcW w:w="16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417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Virgin Islands (U.S.)</w:t>
            </w:r>
          </w:p>
        </w:tc>
        <w:tc>
          <w:tcPr>
            <w:tcW w:w="970"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18004D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single" w:sz="12" w:space="0" w:color="666666"/>
              <w:right w:val="none" w:sz="0" w:space="0" w:color="000000"/>
            </w:tcBorders>
            <w:shd w:val="clear" w:color="auto" w:fill="FBC96D"/>
            <w:tcMar>
              <w:top w:w="0" w:type="dxa"/>
              <w:left w:w="0" w:type="dxa"/>
              <w:bottom w:w="0" w:type="dxa"/>
              <w:right w:w="0" w:type="dxa"/>
            </w:tcMar>
            <w:vAlign w:val="center"/>
          </w:tcPr>
          <w:p w14:paraId="5EB115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4A838C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single" w:sz="12" w:space="0" w:color="666666"/>
              <w:right w:val="none" w:sz="0" w:space="0" w:color="000000"/>
            </w:tcBorders>
            <w:shd w:val="clear" w:color="auto" w:fill="FF9F1C"/>
            <w:tcMar>
              <w:top w:w="0" w:type="dxa"/>
              <w:left w:w="0" w:type="dxa"/>
              <w:bottom w:w="0" w:type="dxa"/>
              <w:right w:w="0" w:type="dxa"/>
            </w:tcMar>
            <w:vAlign w:val="center"/>
          </w:tcPr>
          <w:p w14:paraId="33B8C58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19.0</w:t>
            </w:r>
          </w:p>
        </w:tc>
        <w:tc>
          <w:tcPr>
            <w:tcW w:w="1188"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527EAF7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611E90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bl>
    <w:p w14:paraId="01FD3B56" w14:textId="07FA8343" w:rsidR="00396956" w:rsidRDefault="00396956">
      <w:r>
        <w:br w:type="page"/>
      </w:r>
    </w:p>
    <w:p w14:paraId="4E1A140E" w14:textId="77777777" w:rsidR="00396956" w:rsidRDefault="00396956">
      <w:pPr>
        <w:sectPr w:rsidR="00396956" w:rsidSect="00D160B7">
          <w:headerReference w:type="default" r:id="rId58"/>
          <w:pgSz w:w="12240" w:h="15840"/>
          <w:pgMar w:top="1440" w:right="1440" w:bottom="1440" w:left="1440" w:header="720" w:footer="720" w:gutter="0"/>
          <w:cols w:space="720"/>
          <w:docGrid w:linePitch="360"/>
        </w:sectPr>
      </w:pPr>
    </w:p>
    <w:p w14:paraId="1867E784" w14:textId="587F27C7" w:rsidR="00396956" w:rsidRDefault="00EF59A2" w:rsidP="00396956">
      <w:pPr>
        <w:pStyle w:val="Heading2"/>
      </w:pPr>
      <w:r>
        <w:t>Table S</w:t>
      </w:r>
      <w:r w:rsidR="00D01FE2">
        <w:t>5</w:t>
      </w:r>
      <w:r w:rsidR="00396956">
        <w:t>. Comparison of SPI to Other Statistical and Development Indices</w:t>
      </w:r>
    </w:p>
    <w:tbl>
      <w:tblPr>
        <w:tblStyle w:val="PlainTable4"/>
        <w:tblW w:w="14310" w:type="dxa"/>
        <w:tblInd w:w="-990" w:type="dxa"/>
        <w:tblLayout w:type="fixed"/>
        <w:tblLook w:val="04A0" w:firstRow="1" w:lastRow="0" w:firstColumn="1" w:lastColumn="0" w:noHBand="0" w:noVBand="1"/>
      </w:tblPr>
      <w:tblGrid>
        <w:gridCol w:w="540"/>
        <w:gridCol w:w="2146"/>
        <w:gridCol w:w="1440"/>
        <w:gridCol w:w="1170"/>
        <w:gridCol w:w="1170"/>
        <w:gridCol w:w="1530"/>
        <w:gridCol w:w="1260"/>
        <w:gridCol w:w="2174"/>
        <w:gridCol w:w="2880"/>
      </w:tblGrid>
      <w:tr w:rsidR="00396956" w:rsidRPr="00E87E06" w14:paraId="6B47FE21" w14:textId="77777777" w:rsidTr="0046246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52965C1" w14:textId="77777777" w:rsidR="00396956" w:rsidRPr="00E87E06" w:rsidRDefault="00396956" w:rsidP="0046246F">
            <w:pPr>
              <w:rPr>
                <w:rFonts w:ascii="Times New Roman" w:hAnsi="Times New Roman" w:cs="Times New Roman"/>
                <w:sz w:val="22"/>
                <w:szCs w:val="22"/>
              </w:rPr>
            </w:pPr>
          </w:p>
        </w:tc>
        <w:tc>
          <w:tcPr>
            <w:tcW w:w="2146" w:type="dxa"/>
            <w:hideMark/>
          </w:tcPr>
          <w:p w14:paraId="00317CCD"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Index</w:t>
            </w:r>
          </w:p>
        </w:tc>
        <w:tc>
          <w:tcPr>
            <w:tcW w:w="1440" w:type="dxa"/>
            <w:hideMark/>
          </w:tcPr>
          <w:p w14:paraId="058D763B"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Assessment Type</w:t>
            </w:r>
          </w:p>
        </w:tc>
        <w:tc>
          <w:tcPr>
            <w:tcW w:w="1170" w:type="dxa"/>
            <w:hideMark/>
          </w:tcPr>
          <w:p w14:paraId="1EFD59ED"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Country Coverage</w:t>
            </w:r>
          </w:p>
        </w:tc>
        <w:tc>
          <w:tcPr>
            <w:tcW w:w="1170" w:type="dxa"/>
            <w:hideMark/>
          </w:tcPr>
          <w:p w14:paraId="786FAC8D"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Time Coverage</w:t>
            </w:r>
          </w:p>
        </w:tc>
        <w:tc>
          <w:tcPr>
            <w:tcW w:w="1530" w:type="dxa"/>
            <w:hideMark/>
          </w:tcPr>
          <w:p w14:paraId="6F3B93DE"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Aggregation Methodology</w:t>
            </w:r>
          </w:p>
        </w:tc>
        <w:tc>
          <w:tcPr>
            <w:tcW w:w="1260" w:type="dxa"/>
            <w:hideMark/>
          </w:tcPr>
          <w:p w14:paraId="5BA4B0CB"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Number of Indicators</w:t>
            </w:r>
          </w:p>
        </w:tc>
        <w:tc>
          <w:tcPr>
            <w:tcW w:w="2174" w:type="dxa"/>
            <w:hideMark/>
          </w:tcPr>
          <w:p w14:paraId="581F5368"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Data Sources</w:t>
            </w:r>
          </w:p>
        </w:tc>
        <w:tc>
          <w:tcPr>
            <w:tcW w:w="2880" w:type="dxa"/>
          </w:tcPr>
          <w:p w14:paraId="44CF99B1"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Methodology Link</w:t>
            </w:r>
          </w:p>
        </w:tc>
      </w:tr>
      <w:tr w:rsidR="00396956" w:rsidRPr="001B25E7" w14:paraId="43934A26"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3ED283B"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w:t>
            </w:r>
          </w:p>
        </w:tc>
        <w:tc>
          <w:tcPr>
            <w:tcW w:w="2146" w:type="dxa"/>
            <w:hideMark/>
          </w:tcPr>
          <w:p w14:paraId="7C2D3D2A"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SPI</w:t>
            </w:r>
          </w:p>
        </w:tc>
        <w:tc>
          <w:tcPr>
            <w:tcW w:w="1440" w:type="dxa"/>
            <w:hideMark/>
          </w:tcPr>
          <w:p w14:paraId="6E907D60"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3826B54D"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18</w:t>
            </w:r>
            <w:r>
              <w:rPr>
                <w:rFonts w:ascii="Times New Roman" w:hAnsi="Times New Roman" w:cs="Times New Roman"/>
                <w:sz w:val="22"/>
                <w:szCs w:val="22"/>
              </w:rPr>
              <w:t>6</w:t>
            </w:r>
          </w:p>
        </w:tc>
        <w:tc>
          <w:tcPr>
            <w:tcW w:w="1170" w:type="dxa"/>
            <w:vAlign w:val="center"/>
            <w:hideMark/>
          </w:tcPr>
          <w:p w14:paraId="40061454"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2016-202</w:t>
            </w:r>
            <w:r>
              <w:rPr>
                <w:rFonts w:ascii="Times New Roman" w:hAnsi="Times New Roman" w:cs="Times New Roman"/>
                <w:sz w:val="22"/>
                <w:szCs w:val="22"/>
              </w:rPr>
              <w:t>2</w:t>
            </w:r>
          </w:p>
        </w:tc>
        <w:tc>
          <w:tcPr>
            <w:tcW w:w="1530" w:type="dxa"/>
            <w:hideMark/>
          </w:tcPr>
          <w:p w14:paraId="4446ADB0"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6682043D"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51</w:t>
            </w:r>
          </w:p>
        </w:tc>
        <w:tc>
          <w:tcPr>
            <w:tcW w:w="2174" w:type="dxa"/>
            <w:hideMark/>
          </w:tcPr>
          <w:p w14:paraId="24E9870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 (86%), NSO Websites (14%)</w:t>
            </w:r>
          </w:p>
        </w:tc>
        <w:tc>
          <w:tcPr>
            <w:tcW w:w="2880" w:type="dxa"/>
          </w:tcPr>
          <w:p w14:paraId="2DEEF755" w14:textId="77777777" w:rsidR="00396956" w:rsidRPr="001B25E7" w:rsidRDefault="00CC78AC"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59" w:tgtFrame="_blank" w:history="1">
              <w:r w:rsidR="00396956" w:rsidRPr="001B25E7">
                <w:rPr>
                  <w:rStyle w:val="Hyperlink"/>
                  <w:rFonts w:ascii="Times New Roman" w:hAnsi="Times New Roman" w:cs="Times New Roman"/>
                  <w:sz w:val="22"/>
                  <w:szCs w:val="22"/>
                </w:rPr>
                <w:t>https://openknowledge.worldbank.org/handle/10986/35301</w:t>
              </w:r>
            </w:hyperlink>
          </w:p>
        </w:tc>
      </w:tr>
      <w:tr w:rsidR="00396956" w:rsidRPr="001B25E7" w14:paraId="7FB52941"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04907E95"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2</w:t>
            </w:r>
          </w:p>
        </w:tc>
        <w:tc>
          <w:tcPr>
            <w:tcW w:w="2146" w:type="dxa"/>
            <w:hideMark/>
          </w:tcPr>
          <w:p w14:paraId="3654C763"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SCI</w:t>
            </w:r>
          </w:p>
        </w:tc>
        <w:tc>
          <w:tcPr>
            <w:tcW w:w="1440" w:type="dxa"/>
            <w:hideMark/>
          </w:tcPr>
          <w:p w14:paraId="6D71EFB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470615A6"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145</w:t>
            </w:r>
          </w:p>
        </w:tc>
        <w:tc>
          <w:tcPr>
            <w:tcW w:w="1170" w:type="dxa"/>
            <w:vAlign w:val="center"/>
            <w:hideMark/>
          </w:tcPr>
          <w:p w14:paraId="4F7956F2"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2004-2020</w:t>
            </w:r>
          </w:p>
        </w:tc>
        <w:tc>
          <w:tcPr>
            <w:tcW w:w="1530" w:type="dxa"/>
            <w:hideMark/>
          </w:tcPr>
          <w:p w14:paraId="7D09735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Simple arithmetic average</w:t>
            </w:r>
          </w:p>
        </w:tc>
        <w:tc>
          <w:tcPr>
            <w:tcW w:w="1260" w:type="dxa"/>
            <w:hideMark/>
          </w:tcPr>
          <w:p w14:paraId="6E9B440C"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25</w:t>
            </w:r>
          </w:p>
        </w:tc>
        <w:tc>
          <w:tcPr>
            <w:tcW w:w="2174" w:type="dxa"/>
            <w:hideMark/>
          </w:tcPr>
          <w:p w14:paraId="558E600B"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 (80%), NSO Websites (20%)</w:t>
            </w:r>
          </w:p>
        </w:tc>
        <w:tc>
          <w:tcPr>
            <w:tcW w:w="2880" w:type="dxa"/>
          </w:tcPr>
          <w:p w14:paraId="52075E30" w14:textId="77777777" w:rsidR="00396956" w:rsidRPr="001B25E7" w:rsidRDefault="00CC78AC"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0" w:tgtFrame="_blank" w:history="1">
              <w:r w:rsidR="00396956" w:rsidRPr="001B25E7">
                <w:rPr>
                  <w:rStyle w:val="Hyperlink"/>
                  <w:rFonts w:ascii="Times New Roman" w:hAnsi="Times New Roman" w:cs="Times New Roman"/>
                  <w:sz w:val="22"/>
                  <w:szCs w:val="22"/>
                </w:rPr>
                <w:t>https://datatopics.worldbank.org/statisticalcapacity/SCIdashboard.aspx</w:t>
              </w:r>
            </w:hyperlink>
          </w:p>
        </w:tc>
      </w:tr>
      <w:tr w:rsidR="00396956" w:rsidRPr="001B25E7" w14:paraId="2838659D"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3FCB04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3</w:t>
            </w:r>
          </w:p>
        </w:tc>
        <w:tc>
          <w:tcPr>
            <w:tcW w:w="2146" w:type="dxa"/>
            <w:hideMark/>
          </w:tcPr>
          <w:p w14:paraId="7004666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ODIN</w:t>
            </w:r>
          </w:p>
        </w:tc>
        <w:tc>
          <w:tcPr>
            <w:tcW w:w="1440" w:type="dxa"/>
            <w:hideMark/>
          </w:tcPr>
          <w:p w14:paraId="73D90429"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67818038"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w:t>
            </w:r>
            <w:r>
              <w:rPr>
                <w:rFonts w:ascii="Times New Roman" w:hAnsi="Times New Roman" w:cs="Times New Roman"/>
                <w:sz w:val="22"/>
                <w:szCs w:val="22"/>
              </w:rPr>
              <w:t>92</w:t>
            </w:r>
          </w:p>
        </w:tc>
        <w:tc>
          <w:tcPr>
            <w:tcW w:w="1170" w:type="dxa"/>
            <w:vAlign w:val="center"/>
            <w:hideMark/>
          </w:tcPr>
          <w:p w14:paraId="6E20D0C3"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2015-202</w:t>
            </w:r>
            <w:r>
              <w:rPr>
                <w:rFonts w:ascii="Times New Roman" w:hAnsi="Times New Roman" w:cs="Times New Roman"/>
                <w:sz w:val="22"/>
                <w:szCs w:val="22"/>
              </w:rPr>
              <w:t>2</w:t>
            </w:r>
          </w:p>
        </w:tc>
        <w:tc>
          <w:tcPr>
            <w:tcW w:w="1530" w:type="dxa"/>
            <w:hideMark/>
          </w:tcPr>
          <w:p w14:paraId="7BF5C2AC"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1E3A27D0"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44</w:t>
            </w:r>
          </w:p>
        </w:tc>
        <w:tc>
          <w:tcPr>
            <w:tcW w:w="2174" w:type="dxa"/>
            <w:hideMark/>
          </w:tcPr>
          <w:p w14:paraId="38161C9F"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NSO Websites</w:t>
            </w:r>
          </w:p>
        </w:tc>
        <w:tc>
          <w:tcPr>
            <w:tcW w:w="2880" w:type="dxa"/>
          </w:tcPr>
          <w:p w14:paraId="4354D33B" w14:textId="77777777" w:rsidR="00396956" w:rsidRPr="001B25E7" w:rsidRDefault="00CC78AC"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1" w:history="1">
              <w:r w:rsidR="00396956" w:rsidRPr="006B43D2">
                <w:rPr>
                  <w:rStyle w:val="Hyperlink"/>
                  <w:rFonts w:ascii="Times New Roman" w:hAnsi="Times New Roman" w:cs="Times New Roman"/>
                </w:rPr>
                <w:t xml:space="preserve">https://odin.opendatawatch.com/ </w:t>
              </w:r>
            </w:hyperlink>
          </w:p>
        </w:tc>
      </w:tr>
      <w:tr w:rsidR="00396956" w:rsidRPr="001B25E7" w14:paraId="5BD505EB"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169EF016"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4</w:t>
            </w:r>
          </w:p>
        </w:tc>
        <w:tc>
          <w:tcPr>
            <w:tcW w:w="2146" w:type="dxa"/>
            <w:hideMark/>
          </w:tcPr>
          <w:p w14:paraId="6A6D2A5F"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Open Data Barometer</w:t>
            </w:r>
          </w:p>
        </w:tc>
        <w:tc>
          <w:tcPr>
            <w:tcW w:w="1440" w:type="dxa"/>
            <w:hideMark/>
          </w:tcPr>
          <w:p w14:paraId="78FF690E"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796E4986"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116</w:t>
            </w:r>
          </w:p>
        </w:tc>
        <w:tc>
          <w:tcPr>
            <w:tcW w:w="1170" w:type="dxa"/>
            <w:vAlign w:val="center"/>
            <w:hideMark/>
          </w:tcPr>
          <w:p w14:paraId="17079B3C"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2013-2017</w:t>
            </w:r>
          </w:p>
        </w:tc>
        <w:tc>
          <w:tcPr>
            <w:tcW w:w="1530" w:type="dxa"/>
            <w:hideMark/>
          </w:tcPr>
          <w:p w14:paraId="19DB028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01FC8B3A"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46</w:t>
            </w:r>
          </w:p>
        </w:tc>
        <w:tc>
          <w:tcPr>
            <w:tcW w:w="2174" w:type="dxa"/>
            <w:hideMark/>
          </w:tcPr>
          <w:p w14:paraId="5075DA8E"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w:t>
            </w:r>
          </w:p>
        </w:tc>
        <w:tc>
          <w:tcPr>
            <w:tcW w:w="2880" w:type="dxa"/>
          </w:tcPr>
          <w:p w14:paraId="544E530D" w14:textId="77777777" w:rsidR="00396956" w:rsidRPr="001B25E7" w:rsidRDefault="00CC78AC"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2" w:tgtFrame="_blank" w:history="1">
              <w:r w:rsidR="00396956" w:rsidRPr="001B25E7">
                <w:rPr>
                  <w:rStyle w:val="Hyperlink"/>
                  <w:rFonts w:ascii="Times New Roman" w:hAnsi="Times New Roman" w:cs="Times New Roman"/>
                  <w:sz w:val="22"/>
                  <w:szCs w:val="22"/>
                </w:rPr>
                <w:t>https://opendatabarometer.org/leadersedition/methodology/</w:t>
              </w:r>
            </w:hyperlink>
          </w:p>
        </w:tc>
      </w:tr>
      <w:tr w:rsidR="00396956" w:rsidRPr="001B25E7" w14:paraId="3BD10F68"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1650ED4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5</w:t>
            </w:r>
          </w:p>
        </w:tc>
        <w:tc>
          <w:tcPr>
            <w:tcW w:w="2146" w:type="dxa"/>
            <w:hideMark/>
          </w:tcPr>
          <w:p w14:paraId="39AC702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 Data Barometer</w:t>
            </w:r>
          </w:p>
        </w:tc>
        <w:tc>
          <w:tcPr>
            <w:tcW w:w="1440" w:type="dxa"/>
            <w:hideMark/>
          </w:tcPr>
          <w:p w14:paraId="27573F18"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591C34AA"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109</w:t>
            </w:r>
          </w:p>
        </w:tc>
        <w:tc>
          <w:tcPr>
            <w:tcW w:w="1170" w:type="dxa"/>
            <w:vAlign w:val="center"/>
            <w:hideMark/>
          </w:tcPr>
          <w:p w14:paraId="2A1D3966"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2021</w:t>
            </w:r>
          </w:p>
        </w:tc>
        <w:tc>
          <w:tcPr>
            <w:tcW w:w="1530" w:type="dxa"/>
            <w:hideMark/>
          </w:tcPr>
          <w:p w14:paraId="3E2FB727"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47921661"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55</w:t>
            </w:r>
          </w:p>
        </w:tc>
        <w:tc>
          <w:tcPr>
            <w:tcW w:w="2174" w:type="dxa"/>
            <w:hideMark/>
          </w:tcPr>
          <w:p w14:paraId="4A715E7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w:t>
            </w:r>
          </w:p>
        </w:tc>
        <w:tc>
          <w:tcPr>
            <w:tcW w:w="2880" w:type="dxa"/>
          </w:tcPr>
          <w:p w14:paraId="7A417276" w14:textId="77777777" w:rsidR="00396956" w:rsidRPr="001B25E7" w:rsidRDefault="00CC78AC"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3" w:tgtFrame="_blank" w:history="1">
              <w:r w:rsidR="00396956" w:rsidRPr="001B25E7">
                <w:rPr>
                  <w:rStyle w:val="Hyperlink"/>
                  <w:rFonts w:ascii="Times New Roman" w:hAnsi="Times New Roman" w:cs="Times New Roman"/>
                  <w:sz w:val="22"/>
                  <w:szCs w:val="22"/>
                </w:rPr>
                <w:t>https://globaldatabarometer.org/research/methodology/</w:t>
              </w:r>
            </w:hyperlink>
          </w:p>
        </w:tc>
      </w:tr>
      <w:tr w:rsidR="00396956" w:rsidRPr="001B25E7" w14:paraId="2E5308C9"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5E48CA0B"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6</w:t>
            </w:r>
          </w:p>
        </w:tc>
        <w:tc>
          <w:tcPr>
            <w:tcW w:w="2146" w:type="dxa"/>
            <w:hideMark/>
          </w:tcPr>
          <w:p w14:paraId="297BE9DB"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Ibrahim Index of African Governance Statistical Capacity Measure</w:t>
            </w:r>
          </w:p>
        </w:tc>
        <w:tc>
          <w:tcPr>
            <w:tcW w:w="1440" w:type="dxa"/>
            <w:hideMark/>
          </w:tcPr>
          <w:p w14:paraId="11C73294"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Regional</w:t>
            </w:r>
          </w:p>
        </w:tc>
        <w:tc>
          <w:tcPr>
            <w:tcW w:w="1170" w:type="dxa"/>
            <w:hideMark/>
          </w:tcPr>
          <w:p w14:paraId="21EC1E33"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54</w:t>
            </w:r>
          </w:p>
        </w:tc>
        <w:tc>
          <w:tcPr>
            <w:tcW w:w="1170" w:type="dxa"/>
            <w:vAlign w:val="center"/>
            <w:hideMark/>
          </w:tcPr>
          <w:p w14:paraId="7A4F5A79"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2010-20</w:t>
            </w:r>
            <w:r>
              <w:rPr>
                <w:rFonts w:ascii="Times New Roman" w:hAnsi="Times New Roman" w:cs="Times New Roman"/>
                <w:sz w:val="22"/>
                <w:szCs w:val="22"/>
              </w:rPr>
              <w:t>22</w:t>
            </w:r>
          </w:p>
        </w:tc>
        <w:tc>
          <w:tcPr>
            <w:tcW w:w="1530" w:type="dxa"/>
            <w:hideMark/>
          </w:tcPr>
          <w:p w14:paraId="514ECCE4"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Simple arithmetic average</w:t>
            </w:r>
          </w:p>
        </w:tc>
        <w:tc>
          <w:tcPr>
            <w:tcW w:w="1260" w:type="dxa"/>
            <w:hideMark/>
          </w:tcPr>
          <w:p w14:paraId="57172742"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w:t>
            </w:r>
          </w:p>
        </w:tc>
        <w:tc>
          <w:tcPr>
            <w:tcW w:w="2174" w:type="dxa"/>
            <w:hideMark/>
          </w:tcPr>
          <w:p w14:paraId="2E4A066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 (33%), ODIN (33%), SCI databases (33%)</w:t>
            </w:r>
          </w:p>
        </w:tc>
        <w:tc>
          <w:tcPr>
            <w:tcW w:w="2880" w:type="dxa"/>
          </w:tcPr>
          <w:p w14:paraId="68E4D883" w14:textId="77777777" w:rsidR="00396956" w:rsidRPr="001B25E7" w:rsidRDefault="00CC78AC"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4" w:tgtFrame="_blank" w:history="1">
              <w:r w:rsidR="00396956" w:rsidRPr="001B25E7">
                <w:rPr>
                  <w:rStyle w:val="Hyperlink"/>
                  <w:rFonts w:ascii="Times New Roman" w:hAnsi="Times New Roman" w:cs="Times New Roman"/>
                  <w:sz w:val="22"/>
                  <w:szCs w:val="22"/>
                </w:rPr>
                <w:t>https://mo.ibrahim.foundation/iiag/methodology</w:t>
              </w:r>
            </w:hyperlink>
          </w:p>
        </w:tc>
      </w:tr>
      <w:tr w:rsidR="00396956" w:rsidRPr="001B25E7" w14:paraId="644963DB"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284CFC6"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7</w:t>
            </w:r>
          </w:p>
        </w:tc>
        <w:tc>
          <w:tcPr>
            <w:tcW w:w="2146" w:type="dxa"/>
            <w:hideMark/>
          </w:tcPr>
          <w:p w14:paraId="7C23C71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EU Snapshot tool</w:t>
            </w:r>
          </w:p>
        </w:tc>
        <w:tc>
          <w:tcPr>
            <w:tcW w:w="1440" w:type="dxa"/>
            <w:hideMark/>
          </w:tcPr>
          <w:p w14:paraId="0399368B"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Self Assessment</w:t>
            </w:r>
          </w:p>
        </w:tc>
        <w:tc>
          <w:tcPr>
            <w:tcW w:w="1170" w:type="dxa"/>
            <w:hideMark/>
          </w:tcPr>
          <w:p w14:paraId="27CE11B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170" w:type="dxa"/>
            <w:vAlign w:val="center"/>
            <w:hideMark/>
          </w:tcPr>
          <w:p w14:paraId="278B760C"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t>
            </w:r>
          </w:p>
        </w:tc>
        <w:tc>
          <w:tcPr>
            <w:tcW w:w="1530" w:type="dxa"/>
            <w:hideMark/>
          </w:tcPr>
          <w:p w14:paraId="2C3C83E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260" w:type="dxa"/>
            <w:hideMark/>
          </w:tcPr>
          <w:p w14:paraId="289CEAB8"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131</w:t>
            </w:r>
          </w:p>
        </w:tc>
        <w:tc>
          <w:tcPr>
            <w:tcW w:w="2174" w:type="dxa"/>
            <w:hideMark/>
          </w:tcPr>
          <w:p w14:paraId="26E5585B"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Self Assessment</w:t>
            </w:r>
          </w:p>
        </w:tc>
        <w:tc>
          <w:tcPr>
            <w:tcW w:w="2880" w:type="dxa"/>
          </w:tcPr>
          <w:p w14:paraId="477B67C9" w14:textId="77777777" w:rsidR="00396956" w:rsidRPr="001B25E7" w:rsidRDefault="00CC78AC"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5" w:tgtFrame="_blank" w:history="1">
              <w:r w:rsidR="00396956" w:rsidRPr="001B25E7">
                <w:rPr>
                  <w:rStyle w:val="Hyperlink"/>
                  <w:rFonts w:ascii="Times New Roman" w:hAnsi="Times New Roman" w:cs="Times New Roman"/>
                  <w:sz w:val="22"/>
                  <w:szCs w:val="22"/>
                </w:rPr>
                <w:t>https://ec.europa.eu/eurostat/web/international-statistical-cooperation-tools/capacity-building-tools/the-snapshot</w:t>
              </w:r>
            </w:hyperlink>
          </w:p>
        </w:tc>
      </w:tr>
      <w:tr w:rsidR="00396956" w:rsidRPr="001B25E7" w14:paraId="0236C100"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E88C097"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8</w:t>
            </w:r>
          </w:p>
        </w:tc>
        <w:tc>
          <w:tcPr>
            <w:tcW w:w="2146" w:type="dxa"/>
            <w:hideMark/>
          </w:tcPr>
          <w:p w14:paraId="0F51609D"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UN NQAF self checklist</w:t>
            </w:r>
          </w:p>
        </w:tc>
        <w:tc>
          <w:tcPr>
            <w:tcW w:w="1440" w:type="dxa"/>
            <w:hideMark/>
          </w:tcPr>
          <w:p w14:paraId="3FF40EF9"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Self Assessment</w:t>
            </w:r>
          </w:p>
        </w:tc>
        <w:tc>
          <w:tcPr>
            <w:tcW w:w="1170" w:type="dxa"/>
            <w:hideMark/>
          </w:tcPr>
          <w:p w14:paraId="10EF392E"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170" w:type="dxa"/>
            <w:vAlign w:val="center"/>
            <w:hideMark/>
          </w:tcPr>
          <w:p w14:paraId="44716191"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t>
            </w:r>
          </w:p>
        </w:tc>
        <w:tc>
          <w:tcPr>
            <w:tcW w:w="1530" w:type="dxa"/>
            <w:hideMark/>
          </w:tcPr>
          <w:p w14:paraId="4CB8D8EF"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260" w:type="dxa"/>
            <w:hideMark/>
          </w:tcPr>
          <w:p w14:paraId="6A6719D2"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87</w:t>
            </w:r>
          </w:p>
        </w:tc>
        <w:tc>
          <w:tcPr>
            <w:tcW w:w="2174" w:type="dxa"/>
            <w:hideMark/>
          </w:tcPr>
          <w:p w14:paraId="105674B1"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Self Assessment</w:t>
            </w:r>
          </w:p>
        </w:tc>
        <w:tc>
          <w:tcPr>
            <w:tcW w:w="2880" w:type="dxa"/>
          </w:tcPr>
          <w:p w14:paraId="5FC77740" w14:textId="77777777" w:rsidR="00396956" w:rsidRPr="001B25E7" w:rsidRDefault="00CC78AC"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6" w:tgtFrame="_blank" w:history="1">
              <w:r w:rsidR="00396956" w:rsidRPr="001B25E7">
                <w:rPr>
                  <w:rStyle w:val="Hyperlink"/>
                  <w:rFonts w:ascii="Times New Roman" w:hAnsi="Times New Roman" w:cs="Times New Roman"/>
                  <w:sz w:val="22"/>
                  <w:szCs w:val="22"/>
                </w:rPr>
                <w:t>https://unstats.un.org/unsd/methodology/dataquality/tools/</w:t>
              </w:r>
            </w:hyperlink>
          </w:p>
        </w:tc>
      </w:tr>
      <w:tr w:rsidR="00396956" w:rsidRPr="001B25E7" w14:paraId="17C02838"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0996BBF3"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9</w:t>
            </w:r>
          </w:p>
        </w:tc>
        <w:tc>
          <w:tcPr>
            <w:tcW w:w="2146" w:type="dxa"/>
            <w:hideMark/>
          </w:tcPr>
          <w:p w14:paraId="76B50D6D"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Paris21 NSDS self assessment</w:t>
            </w:r>
          </w:p>
        </w:tc>
        <w:tc>
          <w:tcPr>
            <w:tcW w:w="1440" w:type="dxa"/>
            <w:hideMark/>
          </w:tcPr>
          <w:p w14:paraId="1AD10F9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Self-Assessment</w:t>
            </w:r>
          </w:p>
        </w:tc>
        <w:tc>
          <w:tcPr>
            <w:tcW w:w="1170" w:type="dxa"/>
            <w:hideMark/>
          </w:tcPr>
          <w:p w14:paraId="6150E2DC"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170" w:type="dxa"/>
            <w:vAlign w:val="center"/>
            <w:hideMark/>
          </w:tcPr>
          <w:p w14:paraId="771BF02E"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t>
            </w:r>
          </w:p>
        </w:tc>
        <w:tc>
          <w:tcPr>
            <w:tcW w:w="1530" w:type="dxa"/>
            <w:hideMark/>
          </w:tcPr>
          <w:p w14:paraId="05DA01E3"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260" w:type="dxa"/>
            <w:hideMark/>
          </w:tcPr>
          <w:p w14:paraId="1787079B"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149</w:t>
            </w:r>
          </w:p>
        </w:tc>
        <w:tc>
          <w:tcPr>
            <w:tcW w:w="2174" w:type="dxa"/>
            <w:hideMark/>
          </w:tcPr>
          <w:p w14:paraId="323B8A3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Self-Assessment</w:t>
            </w:r>
          </w:p>
        </w:tc>
        <w:tc>
          <w:tcPr>
            <w:tcW w:w="2880" w:type="dxa"/>
          </w:tcPr>
          <w:p w14:paraId="31334A8F" w14:textId="77777777" w:rsidR="00396956" w:rsidRPr="001B25E7" w:rsidRDefault="00CC78AC"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7" w:tgtFrame="_blank" w:history="1">
              <w:r w:rsidR="00396956" w:rsidRPr="001B25E7">
                <w:rPr>
                  <w:rStyle w:val="Hyperlink"/>
                  <w:rFonts w:ascii="Times New Roman" w:hAnsi="Times New Roman" w:cs="Times New Roman"/>
                  <w:sz w:val="22"/>
                  <w:szCs w:val="22"/>
                </w:rPr>
                <w:t>https://www.paris21.org/nsds-self-assessment-evaluation-tool</w:t>
              </w:r>
            </w:hyperlink>
          </w:p>
        </w:tc>
      </w:tr>
      <w:tr w:rsidR="00396956" w:rsidRPr="001B25E7" w14:paraId="7BED9FB6"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1D39EC5"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10</w:t>
            </w:r>
          </w:p>
        </w:tc>
        <w:tc>
          <w:tcPr>
            <w:tcW w:w="2146" w:type="dxa"/>
            <w:hideMark/>
          </w:tcPr>
          <w:p w14:paraId="6E7ECEC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Governance Indicators</w:t>
            </w:r>
          </w:p>
        </w:tc>
        <w:tc>
          <w:tcPr>
            <w:tcW w:w="1440" w:type="dxa"/>
            <w:hideMark/>
          </w:tcPr>
          <w:p w14:paraId="11CF484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581507F0"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214</w:t>
            </w:r>
          </w:p>
        </w:tc>
        <w:tc>
          <w:tcPr>
            <w:tcW w:w="1170" w:type="dxa"/>
            <w:vAlign w:val="center"/>
            <w:hideMark/>
          </w:tcPr>
          <w:p w14:paraId="39DE5FD9"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1996-202</w:t>
            </w:r>
            <w:r>
              <w:rPr>
                <w:rFonts w:ascii="Times New Roman" w:hAnsi="Times New Roman" w:cs="Times New Roman"/>
                <w:sz w:val="22"/>
                <w:szCs w:val="22"/>
              </w:rPr>
              <w:t>2</w:t>
            </w:r>
          </w:p>
        </w:tc>
        <w:tc>
          <w:tcPr>
            <w:tcW w:w="1530" w:type="dxa"/>
            <w:hideMark/>
          </w:tcPr>
          <w:p w14:paraId="230FE39F"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2"/>
                <w:szCs w:val="22"/>
              </w:rPr>
            </w:pPr>
            <w:r w:rsidRPr="001B25E7">
              <w:rPr>
                <w:rFonts w:ascii="Times New Roman" w:hAnsi="Times New Roman" w:cs="Times New Roman"/>
                <w:color w:val="333333"/>
                <w:sz w:val="22"/>
                <w:szCs w:val="22"/>
              </w:rPr>
              <w:t>Unobserved components model</w:t>
            </w:r>
          </w:p>
        </w:tc>
        <w:tc>
          <w:tcPr>
            <w:tcW w:w="1260" w:type="dxa"/>
            <w:hideMark/>
          </w:tcPr>
          <w:p w14:paraId="339C11CB"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6</w:t>
            </w:r>
          </w:p>
        </w:tc>
        <w:tc>
          <w:tcPr>
            <w:tcW w:w="2174" w:type="dxa"/>
            <w:hideMark/>
          </w:tcPr>
          <w:p w14:paraId="05637A1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544F293B" w14:textId="77777777" w:rsidR="00396956" w:rsidRPr="001B25E7" w:rsidRDefault="00CC78AC"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8" w:tgtFrame="_blank" w:history="1">
              <w:r w:rsidR="00396956" w:rsidRPr="001B25E7">
                <w:rPr>
                  <w:rStyle w:val="Hyperlink"/>
                  <w:rFonts w:ascii="Times New Roman" w:hAnsi="Times New Roman" w:cs="Times New Roman"/>
                  <w:sz w:val="22"/>
                  <w:szCs w:val="22"/>
                </w:rPr>
                <w:t>https://papers.ssrn.com/sol3/papers.cfm?abstract_id=1682130</w:t>
              </w:r>
            </w:hyperlink>
          </w:p>
        </w:tc>
      </w:tr>
      <w:tr w:rsidR="00396956" w:rsidRPr="001B25E7" w14:paraId="45902E52"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614FCCE"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11</w:t>
            </w:r>
          </w:p>
        </w:tc>
        <w:tc>
          <w:tcPr>
            <w:tcW w:w="2146" w:type="dxa"/>
            <w:hideMark/>
          </w:tcPr>
          <w:p w14:paraId="4E33560F"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OPHI Global Multidimensional Poverty Index</w:t>
            </w:r>
          </w:p>
        </w:tc>
        <w:tc>
          <w:tcPr>
            <w:tcW w:w="1440" w:type="dxa"/>
            <w:hideMark/>
          </w:tcPr>
          <w:p w14:paraId="22795485"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23AC2857"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109</w:t>
            </w:r>
          </w:p>
        </w:tc>
        <w:tc>
          <w:tcPr>
            <w:tcW w:w="1170" w:type="dxa"/>
            <w:vAlign w:val="center"/>
            <w:hideMark/>
          </w:tcPr>
          <w:p w14:paraId="1E946A06"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2010-2021</w:t>
            </w:r>
          </w:p>
        </w:tc>
        <w:tc>
          <w:tcPr>
            <w:tcW w:w="1530" w:type="dxa"/>
            <w:hideMark/>
          </w:tcPr>
          <w:p w14:paraId="3EB4288B"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20843776"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10</w:t>
            </w:r>
          </w:p>
        </w:tc>
        <w:tc>
          <w:tcPr>
            <w:tcW w:w="2174" w:type="dxa"/>
            <w:hideMark/>
          </w:tcPr>
          <w:p w14:paraId="0B5070FA"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280AE8C2" w14:textId="77777777" w:rsidR="00396956" w:rsidRPr="001B25E7" w:rsidRDefault="00CC78AC"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9" w:tgtFrame="_blank" w:history="1">
              <w:r w:rsidR="00396956" w:rsidRPr="001B25E7">
                <w:rPr>
                  <w:rStyle w:val="Hyperlink"/>
                  <w:rFonts w:ascii="Times New Roman" w:hAnsi="Times New Roman" w:cs="Times New Roman"/>
                  <w:sz w:val="22"/>
                  <w:szCs w:val="22"/>
                </w:rPr>
                <w:t>https://ophi.org.uk/gmpi-2018/</w:t>
              </w:r>
            </w:hyperlink>
          </w:p>
        </w:tc>
      </w:tr>
      <w:tr w:rsidR="00396956" w:rsidRPr="001B25E7" w14:paraId="7D7DD290"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74DE372"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12</w:t>
            </w:r>
          </w:p>
        </w:tc>
        <w:tc>
          <w:tcPr>
            <w:tcW w:w="2146" w:type="dxa"/>
            <w:hideMark/>
          </w:tcPr>
          <w:p w14:paraId="121B5639"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Bank Multidimensional Poverty Measure</w:t>
            </w:r>
          </w:p>
        </w:tc>
        <w:tc>
          <w:tcPr>
            <w:tcW w:w="1440" w:type="dxa"/>
            <w:hideMark/>
          </w:tcPr>
          <w:p w14:paraId="3DC778F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28784E4F"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150</w:t>
            </w:r>
          </w:p>
        </w:tc>
        <w:tc>
          <w:tcPr>
            <w:tcW w:w="1170" w:type="dxa"/>
            <w:vAlign w:val="center"/>
            <w:hideMark/>
          </w:tcPr>
          <w:p w14:paraId="2A60F77B"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2009-2022</w:t>
            </w:r>
          </w:p>
        </w:tc>
        <w:tc>
          <w:tcPr>
            <w:tcW w:w="1530" w:type="dxa"/>
            <w:hideMark/>
          </w:tcPr>
          <w:p w14:paraId="6502E7CC"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3B836D34"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6</w:t>
            </w:r>
          </w:p>
        </w:tc>
        <w:tc>
          <w:tcPr>
            <w:tcW w:w="2174" w:type="dxa"/>
            <w:hideMark/>
          </w:tcPr>
          <w:p w14:paraId="3C01338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15231232" w14:textId="77777777" w:rsidR="00396956" w:rsidRPr="001B25E7" w:rsidRDefault="00CC78AC"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0" w:tgtFrame="_blank" w:history="1">
              <w:r w:rsidR="00396956" w:rsidRPr="001B25E7">
                <w:rPr>
                  <w:rStyle w:val="Hyperlink"/>
                  <w:rFonts w:ascii="Times New Roman" w:hAnsi="Times New Roman" w:cs="Times New Roman"/>
                  <w:sz w:val="22"/>
                  <w:szCs w:val="22"/>
                </w:rPr>
                <w:t>https://www.worldbank.org/en/topic/poverty/brief/multidimensional-poverty-measure</w:t>
              </w:r>
            </w:hyperlink>
          </w:p>
        </w:tc>
      </w:tr>
      <w:tr w:rsidR="00396956" w:rsidRPr="001B25E7" w14:paraId="2F1250FC"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5F03ECA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13</w:t>
            </w:r>
          </w:p>
        </w:tc>
        <w:tc>
          <w:tcPr>
            <w:tcW w:w="2146" w:type="dxa"/>
            <w:hideMark/>
          </w:tcPr>
          <w:p w14:paraId="349B872F"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Bank Human Capital Index</w:t>
            </w:r>
          </w:p>
        </w:tc>
        <w:tc>
          <w:tcPr>
            <w:tcW w:w="1440" w:type="dxa"/>
            <w:hideMark/>
          </w:tcPr>
          <w:p w14:paraId="4D9DE3D9"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3D3AEA80"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174</w:t>
            </w:r>
          </w:p>
        </w:tc>
        <w:tc>
          <w:tcPr>
            <w:tcW w:w="1170" w:type="dxa"/>
            <w:vAlign w:val="center"/>
            <w:hideMark/>
          </w:tcPr>
          <w:p w14:paraId="18431535"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2018, 2020</w:t>
            </w:r>
          </w:p>
        </w:tc>
        <w:tc>
          <w:tcPr>
            <w:tcW w:w="1530" w:type="dxa"/>
            <w:hideMark/>
          </w:tcPr>
          <w:p w14:paraId="60914A8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Weighted multiplication</w:t>
            </w:r>
          </w:p>
        </w:tc>
        <w:tc>
          <w:tcPr>
            <w:tcW w:w="1260" w:type="dxa"/>
            <w:hideMark/>
          </w:tcPr>
          <w:p w14:paraId="40E4E054"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w:t>
            </w:r>
          </w:p>
        </w:tc>
        <w:tc>
          <w:tcPr>
            <w:tcW w:w="2174" w:type="dxa"/>
            <w:hideMark/>
          </w:tcPr>
          <w:p w14:paraId="277ED4B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47B2BD3B" w14:textId="77777777" w:rsidR="00396956" w:rsidRPr="001B25E7" w:rsidRDefault="00CC78AC"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1" w:tgtFrame="_blank" w:history="1">
              <w:r w:rsidR="00396956" w:rsidRPr="001B25E7">
                <w:rPr>
                  <w:rStyle w:val="Hyperlink"/>
                  <w:rFonts w:ascii="Times New Roman" w:hAnsi="Times New Roman" w:cs="Times New Roman"/>
                  <w:sz w:val="22"/>
                  <w:szCs w:val="22"/>
                </w:rPr>
                <w:t>https://openknowledge.worldbank.org/handle/10986/34432?cid=GGH_e_hcpexternal_en_ext</w:t>
              </w:r>
            </w:hyperlink>
          </w:p>
        </w:tc>
      </w:tr>
      <w:tr w:rsidR="00396956" w:rsidRPr="001B25E7" w14:paraId="089B53B6"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CB99123"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14</w:t>
            </w:r>
          </w:p>
        </w:tc>
        <w:tc>
          <w:tcPr>
            <w:tcW w:w="2146" w:type="dxa"/>
            <w:hideMark/>
          </w:tcPr>
          <w:p w14:paraId="2601D16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UN Human Development Index</w:t>
            </w:r>
          </w:p>
        </w:tc>
        <w:tc>
          <w:tcPr>
            <w:tcW w:w="1440" w:type="dxa"/>
            <w:hideMark/>
          </w:tcPr>
          <w:p w14:paraId="2ECAD5E7"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367CB9F6"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191</w:t>
            </w:r>
          </w:p>
        </w:tc>
        <w:tc>
          <w:tcPr>
            <w:tcW w:w="1170" w:type="dxa"/>
            <w:vAlign w:val="center"/>
            <w:hideMark/>
          </w:tcPr>
          <w:p w14:paraId="69F6F14D"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1990-2021</w:t>
            </w:r>
          </w:p>
        </w:tc>
        <w:tc>
          <w:tcPr>
            <w:tcW w:w="1530" w:type="dxa"/>
            <w:hideMark/>
          </w:tcPr>
          <w:p w14:paraId="4193F622"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Geometric Average</w:t>
            </w:r>
          </w:p>
        </w:tc>
        <w:tc>
          <w:tcPr>
            <w:tcW w:w="1260" w:type="dxa"/>
            <w:hideMark/>
          </w:tcPr>
          <w:p w14:paraId="6456440D"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w:t>
            </w:r>
          </w:p>
        </w:tc>
        <w:tc>
          <w:tcPr>
            <w:tcW w:w="2174" w:type="dxa"/>
            <w:hideMark/>
          </w:tcPr>
          <w:p w14:paraId="5C7D8E6C"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57CDAE0F" w14:textId="77777777" w:rsidR="00396956" w:rsidRPr="001B25E7" w:rsidRDefault="00CC78AC"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2" w:tgtFrame="_blank" w:history="1">
              <w:r w:rsidR="00396956" w:rsidRPr="001B25E7">
                <w:rPr>
                  <w:rStyle w:val="Hyperlink"/>
                  <w:rFonts w:ascii="Times New Roman" w:hAnsi="Times New Roman" w:cs="Times New Roman"/>
                  <w:sz w:val="22"/>
                  <w:szCs w:val="22"/>
                </w:rPr>
                <w:t>https://hdr.undp.org/content/human-development-report-2021-22</w:t>
              </w:r>
            </w:hyperlink>
          </w:p>
        </w:tc>
      </w:tr>
      <w:tr w:rsidR="00396956" w:rsidRPr="001B25E7" w14:paraId="642C175D"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9E733E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15</w:t>
            </w:r>
          </w:p>
        </w:tc>
        <w:tc>
          <w:tcPr>
            <w:tcW w:w="2146" w:type="dxa"/>
            <w:hideMark/>
          </w:tcPr>
          <w:p w14:paraId="45BFD78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IHME Human Capital Index</w:t>
            </w:r>
          </w:p>
        </w:tc>
        <w:tc>
          <w:tcPr>
            <w:tcW w:w="1440" w:type="dxa"/>
            <w:hideMark/>
          </w:tcPr>
          <w:p w14:paraId="6BBC1402"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295872E2"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195</w:t>
            </w:r>
          </w:p>
        </w:tc>
        <w:tc>
          <w:tcPr>
            <w:tcW w:w="1170" w:type="dxa"/>
            <w:vAlign w:val="center"/>
            <w:hideMark/>
          </w:tcPr>
          <w:p w14:paraId="413C2024"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1990-2016</w:t>
            </w:r>
          </w:p>
        </w:tc>
        <w:tc>
          <w:tcPr>
            <w:tcW w:w="1530" w:type="dxa"/>
            <w:hideMark/>
          </w:tcPr>
          <w:p w14:paraId="3AA9EF5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Life expectancy adjusted by educational attainment, learning, and functional health status</w:t>
            </w:r>
          </w:p>
        </w:tc>
        <w:tc>
          <w:tcPr>
            <w:tcW w:w="1260" w:type="dxa"/>
            <w:hideMark/>
          </w:tcPr>
          <w:p w14:paraId="244F32B9"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w:t>
            </w:r>
          </w:p>
        </w:tc>
        <w:tc>
          <w:tcPr>
            <w:tcW w:w="2174" w:type="dxa"/>
            <w:hideMark/>
          </w:tcPr>
          <w:p w14:paraId="0D59A872"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 imputation</w:t>
            </w:r>
          </w:p>
        </w:tc>
        <w:tc>
          <w:tcPr>
            <w:tcW w:w="2880" w:type="dxa"/>
          </w:tcPr>
          <w:p w14:paraId="439FCA99" w14:textId="77777777" w:rsidR="00396956" w:rsidRPr="001B25E7" w:rsidRDefault="00CC78AC"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3" w:tgtFrame="_blank" w:history="1">
              <w:r w:rsidR="00396956" w:rsidRPr="001B25E7">
                <w:rPr>
                  <w:rStyle w:val="Hyperlink"/>
                  <w:rFonts w:ascii="Times New Roman" w:hAnsi="Times New Roman" w:cs="Times New Roman"/>
                  <w:sz w:val="22"/>
                  <w:szCs w:val="22"/>
                </w:rPr>
                <w:t>https://www.thelancet.com/pdfs/journals/lancet/PIIS0140-6736(18)31941-X.pdf</w:t>
              </w:r>
            </w:hyperlink>
          </w:p>
        </w:tc>
      </w:tr>
      <w:tr w:rsidR="00396956" w:rsidRPr="001B25E7" w14:paraId="4CC82939"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0A892514"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16</w:t>
            </w:r>
          </w:p>
        </w:tc>
        <w:tc>
          <w:tcPr>
            <w:tcW w:w="2146" w:type="dxa"/>
            <w:hideMark/>
          </w:tcPr>
          <w:p w14:paraId="4A601F0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Bank Women, Business and the Law</w:t>
            </w:r>
          </w:p>
        </w:tc>
        <w:tc>
          <w:tcPr>
            <w:tcW w:w="1440" w:type="dxa"/>
            <w:hideMark/>
          </w:tcPr>
          <w:p w14:paraId="6492E9D7"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Global </w:t>
            </w:r>
          </w:p>
        </w:tc>
        <w:tc>
          <w:tcPr>
            <w:tcW w:w="1170" w:type="dxa"/>
            <w:hideMark/>
          </w:tcPr>
          <w:p w14:paraId="7321D3F0"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190</w:t>
            </w:r>
          </w:p>
        </w:tc>
        <w:tc>
          <w:tcPr>
            <w:tcW w:w="1170" w:type="dxa"/>
            <w:vAlign w:val="center"/>
            <w:hideMark/>
          </w:tcPr>
          <w:p w14:paraId="73CCA189"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1971-2022</w:t>
            </w:r>
          </w:p>
        </w:tc>
        <w:tc>
          <w:tcPr>
            <w:tcW w:w="1530" w:type="dxa"/>
            <w:hideMark/>
          </w:tcPr>
          <w:p w14:paraId="0C5DEEA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0A98FCBF"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35</w:t>
            </w:r>
          </w:p>
        </w:tc>
        <w:tc>
          <w:tcPr>
            <w:tcW w:w="2174" w:type="dxa"/>
            <w:hideMark/>
          </w:tcPr>
          <w:p w14:paraId="2A24E5D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w:t>
            </w:r>
          </w:p>
        </w:tc>
        <w:tc>
          <w:tcPr>
            <w:tcW w:w="2880" w:type="dxa"/>
          </w:tcPr>
          <w:p w14:paraId="6491E9EE" w14:textId="77777777" w:rsidR="00396956" w:rsidRPr="001B25E7" w:rsidRDefault="00CC78AC"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4" w:tgtFrame="_blank" w:history="1">
              <w:r w:rsidR="00396956" w:rsidRPr="001B25E7">
                <w:rPr>
                  <w:rStyle w:val="Hyperlink"/>
                  <w:rFonts w:ascii="Times New Roman" w:hAnsi="Times New Roman" w:cs="Times New Roman"/>
                  <w:sz w:val="22"/>
                  <w:szCs w:val="22"/>
                </w:rPr>
                <w:t>https://wbl.worldbank.org/en/methodology</w:t>
              </w:r>
            </w:hyperlink>
          </w:p>
        </w:tc>
      </w:tr>
      <w:tr w:rsidR="00396956" w:rsidRPr="001B25E7" w14:paraId="4374F96A"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35E260C6"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17</w:t>
            </w:r>
          </w:p>
        </w:tc>
        <w:tc>
          <w:tcPr>
            <w:tcW w:w="2146" w:type="dxa"/>
            <w:hideMark/>
          </w:tcPr>
          <w:p w14:paraId="48A76971"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European Data Portal Open Data Maturity Assessment</w:t>
            </w:r>
          </w:p>
        </w:tc>
        <w:tc>
          <w:tcPr>
            <w:tcW w:w="1440" w:type="dxa"/>
            <w:hideMark/>
          </w:tcPr>
          <w:p w14:paraId="5984E1E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Regional</w:t>
            </w:r>
          </w:p>
        </w:tc>
        <w:tc>
          <w:tcPr>
            <w:tcW w:w="1170" w:type="dxa"/>
            <w:hideMark/>
          </w:tcPr>
          <w:p w14:paraId="59DB2A31"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35</w:t>
            </w:r>
          </w:p>
        </w:tc>
        <w:tc>
          <w:tcPr>
            <w:tcW w:w="1170" w:type="dxa"/>
            <w:vAlign w:val="center"/>
            <w:hideMark/>
          </w:tcPr>
          <w:p w14:paraId="47EE7A62"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2015-2021</w:t>
            </w:r>
          </w:p>
        </w:tc>
        <w:tc>
          <w:tcPr>
            <w:tcW w:w="1530" w:type="dxa"/>
            <w:hideMark/>
          </w:tcPr>
          <w:p w14:paraId="22D9E09D"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1B8AA6CD"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16</w:t>
            </w:r>
          </w:p>
        </w:tc>
        <w:tc>
          <w:tcPr>
            <w:tcW w:w="2174" w:type="dxa"/>
            <w:hideMark/>
          </w:tcPr>
          <w:p w14:paraId="312DD00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NSO Questionnaire</w:t>
            </w:r>
          </w:p>
        </w:tc>
        <w:tc>
          <w:tcPr>
            <w:tcW w:w="2880" w:type="dxa"/>
          </w:tcPr>
          <w:p w14:paraId="45936ACC" w14:textId="77777777" w:rsidR="00396956" w:rsidRPr="001B25E7" w:rsidRDefault="00CC78AC"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5" w:tgtFrame="_blank" w:history="1">
              <w:r w:rsidR="00396956" w:rsidRPr="001B25E7">
                <w:rPr>
                  <w:rStyle w:val="Hyperlink"/>
                  <w:rFonts w:ascii="Times New Roman" w:hAnsi="Times New Roman" w:cs="Times New Roman"/>
                  <w:sz w:val="22"/>
                  <w:szCs w:val="22"/>
                </w:rPr>
                <w:t>https://data.europa.eu/sites/default/files/edp_landscaping_insight_report_n6_2020.pdf</w:t>
              </w:r>
            </w:hyperlink>
          </w:p>
        </w:tc>
      </w:tr>
    </w:tbl>
    <w:p w14:paraId="5C7BE690" w14:textId="6ADA15AD" w:rsidR="00B33A44" w:rsidRDefault="00B33A44" w:rsidP="00B33A44">
      <w:pPr>
        <w:rPr>
          <w:rFonts w:ascii="Times New Roman" w:hAnsi="Times New Roman" w:cs="Times New Roman"/>
          <w:b/>
          <w:sz w:val="24"/>
          <w:szCs w:val="24"/>
        </w:rPr>
      </w:pPr>
      <w:r>
        <w:br w:type="page"/>
      </w:r>
    </w:p>
    <w:p w14:paraId="17D41C36" w14:textId="432B4B7D" w:rsidR="000209D8" w:rsidRDefault="00EF59A2" w:rsidP="000209D8">
      <w:pPr>
        <w:pStyle w:val="Heading2"/>
      </w:pPr>
      <w:r w:rsidRPr="00982FEC">
        <w:rPr>
          <w:rStyle w:val="Heading2Char"/>
          <w:b/>
          <w:bCs/>
        </w:rPr>
        <w:t>Table S</w:t>
      </w:r>
      <w:r w:rsidR="000209D8" w:rsidRPr="00982FEC">
        <w:rPr>
          <w:rStyle w:val="Heading2Char"/>
          <w:b/>
          <w:bCs/>
        </w:rPr>
        <w:t>6</w:t>
      </w:r>
      <w:r w:rsidR="000209D8" w:rsidRPr="00982FEC">
        <w:rPr>
          <w:b w:val="0"/>
          <w:bCs/>
        </w:rPr>
        <w:t>.</w:t>
      </w:r>
      <w:r w:rsidR="000209D8" w:rsidRPr="00982FEC">
        <w:t xml:space="preserve"> Bivariate Correlation between Statistical Indexes and Key Development Outcomes</w:t>
      </w:r>
    </w:p>
    <w:tbl>
      <w:tblPr>
        <w:tblW w:w="5000" w:type="pct"/>
        <w:jc w:val="center"/>
        <w:tblLook w:val="0420" w:firstRow="1" w:lastRow="0" w:firstColumn="0" w:lastColumn="0" w:noHBand="0" w:noVBand="1"/>
      </w:tblPr>
      <w:tblGrid>
        <w:gridCol w:w="3001"/>
        <w:gridCol w:w="765"/>
        <w:gridCol w:w="1244"/>
        <w:gridCol w:w="765"/>
        <w:gridCol w:w="1244"/>
        <w:gridCol w:w="765"/>
        <w:gridCol w:w="1213"/>
        <w:gridCol w:w="765"/>
        <w:gridCol w:w="1293"/>
        <w:gridCol w:w="765"/>
        <w:gridCol w:w="1140"/>
      </w:tblGrid>
      <w:tr w:rsidR="00C53DB0" w14:paraId="365E76D0" w14:textId="77777777" w:rsidTr="00C53DB0">
        <w:trPr>
          <w:tblHeader/>
          <w:jc w:val="center"/>
        </w:trPr>
        <w:tc>
          <w:tcPr>
            <w:tcW w:w="1158" w:type="pct"/>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308371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SDG</w:t>
            </w:r>
          </w:p>
        </w:tc>
        <w:tc>
          <w:tcPr>
            <w:tcW w:w="775"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D3615F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GDB</w:t>
            </w:r>
          </w:p>
        </w:tc>
        <w:tc>
          <w:tcPr>
            <w:tcW w:w="775"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EF58FC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ODB</w:t>
            </w:r>
          </w:p>
        </w:tc>
        <w:tc>
          <w:tcPr>
            <w:tcW w:w="763"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D9A9A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ODIN</w:t>
            </w:r>
          </w:p>
        </w:tc>
        <w:tc>
          <w:tcPr>
            <w:tcW w:w="794"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F37DA5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SCI</w:t>
            </w:r>
          </w:p>
        </w:tc>
        <w:tc>
          <w:tcPr>
            <w:tcW w:w="735"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CC0D32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SPI</w:t>
            </w:r>
          </w:p>
        </w:tc>
      </w:tr>
      <w:tr w:rsidR="008C57E0" w14:paraId="6CF0C5CC" w14:textId="77777777" w:rsidTr="00C53DB0">
        <w:trPr>
          <w:jc w:val="center"/>
        </w:trPr>
        <w:tc>
          <w:tcPr>
            <w:tcW w:w="1158"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F7E08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 Extreme Poverty</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6DF83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-0.51***</w:t>
            </w:r>
          </w:p>
        </w:tc>
        <w:tc>
          <w:tcPr>
            <w:tcW w:w="480"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D8D11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3D946A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-0.43***</w:t>
            </w:r>
          </w:p>
        </w:tc>
        <w:tc>
          <w:tcPr>
            <w:tcW w:w="480"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78479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602EC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-0.48***</w:t>
            </w:r>
          </w:p>
        </w:tc>
        <w:tc>
          <w:tcPr>
            <w:tcW w:w="468"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F01D0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895817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-0.36***</w:t>
            </w:r>
          </w:p>
        </w:tc>
        <w:tc>
          <w:tcPr>
            <w:tcW w:w="499"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954EE1" w14:textId="44E1CC21"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000F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-0.51***</w:t>
            </w:r>
          </w:p>
        </w:tc>
        <w:tc>
          <w:tcPr>
            <w:tcW w:w="44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144B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5E3830DD"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C41EA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2: Undernourishment</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D8C84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-0.52***</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8937D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831303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-0.52***</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129B0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D2EDA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-0.55***</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F3244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C2F1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-0.57***</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C9391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5A10A1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C03A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w:t>
            </w:r>
          </w:p>
        </w:tc>
      </w:tr>
      <w:tr w:rsidR="008C57E0" w14:paraId="2D0C17D6"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39CE5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3: Maternal Mortality</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AE57E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6FAAB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F4E7E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5705B9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277445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85A13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585714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-0.38***</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B577C2B" w14:textId="1F07A1B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43737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22B3F" w14:textId="2FDFD3ED"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w:t>
            </w:r>
          </w:p>
        </w:tc>
      </w:tr>
      <w:tr w:rsidR="008C57E0" w14:paraId="17C4F404"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D7B6A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4: Learning Poverty</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86243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2292BA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7B6F7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A6F257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4FDBAF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4F9B8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B37010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-0.57***</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2E7F12" w14:textId="23C7DA8D"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ACDAB1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-0.73***</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A1548" w14:textId="00DE7245"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3DA965B7"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2A94E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5: Women, Business, Law Index</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EA08FE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0BE880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87499F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430EC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9A48F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0.52***</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EE552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453A5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0.41***</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DCFE65" w14:textId="451806C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181EC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20AC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r>
      <w:tr w:rsidR="008C57E0" w14:paraId="3C6B5A1B"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8A376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6: Safely Managed Water</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7C769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DF12B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ADED55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AC68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E40C25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0.53***</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6BDFA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66F693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0.44***</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B2496F4" w14:textId="45C8B292"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C01A6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0F24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r>
      <w:tr w:rsidR="008C57E0" w14:paraId="3DE76DEA"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BCEEF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7: Access to Electricity</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27341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0569E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BDD60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C8D36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64440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0.42***</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93BB4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85809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0.35***</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7A31838" w14:textId="3F77604F"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E4DD6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0.47***</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DC58D" w14:textId="58012AC8"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w:t>
            </w:r>
          </w:p>
        </w:tc>
      </w:tr>
      <w:tr w:rsidR="008C57E0" w14:paraId="4FA47AA2"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0C0F8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8: GDP per capita (2015 constant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BD7CA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64B444" w14:textId="6C3BC4F3"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64703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30D953" w14:textId="62D48A8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A0E109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0.32***</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9FE0C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7EFD4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C81FA1" w14:textId="1F49D5E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72473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0.53***</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3001E" w14:textId="59594FD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w:t>
            </w:r>
          </w:p>
        </w:tc>
      </w:tr>
      <w:tr w:rsidR="008C57E0" w14:paraId="59EB9932"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9E7690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9: Manufacturing value added (% of GDP)</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B438F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0.11**</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FAEB6D" w14:textId="4CB30BC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62659F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-0.02</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8570AE4" w14:textId="59070119"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49875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DA35DA" w14:textId="11FCDBEE"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SCI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F50C1D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0.34***</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29202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CC4851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0.34***</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1966C" w14:textId="14F6BE5F"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SCI</w:t>
            </w:r>
          </w:p>
        </w:tc>
      </w:tr>
      <w:tr w:rsidR="008C57E0" w14:paraId="2CCF3DD3"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951449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10: Gini Index</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C0A67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BF5F7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BDA36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32A47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DB972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-0.36***</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043C3E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BE9ED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-0.11**</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5DFE9C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A1965E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7B94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4BE9B2DC"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63CAE5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11: Population in Slums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F9CE6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6FE3C3" w14:textId="512DA5C8"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819F5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-0.34***</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CA6482" w14:textId="5800E3B1"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ODIN,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37EA6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-0.48***</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D5669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1CDD96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-0.54***</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19BB0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329C6E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-0.59***</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F617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 SCI</w:t>
            </w:r>
          </w:p>
        </w:tc>
      </w:tr>
      <w:tr w:rsidR="008C57E0" w14:paraId="1275CA6B"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39B40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12: Fossil Fuel Subsidies (% of GDP)</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BC680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F0B01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9F1A8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C94FC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07A85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-0.13*</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D184F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E5F70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-0.03</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41B8F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614F7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183F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377E3698"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F6D33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13: Greenhouse Gas Emissions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125CC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0.19**</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7DBF6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253B2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0.14**</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5ADB2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9713E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0.05</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E47DB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B85AD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0.16*</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81666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438DF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0.08**</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AD85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7B083813"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F4498B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14: Marine protected areas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5A3329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0.47***</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D7C435" w14:textId="46079FD3"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8F15C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440635" w14:textId="7D2C682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AEE39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5DF002" w14:textId="7F8AE415"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SCI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6CD5E3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0.18*</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A56D0E" w14:textId="2219B8F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55879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F1C46" w14:textId="0769701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r>
      <w:tr w:rsidR="008C57E0" w14:paraId="18729938"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636F37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15: Terrestrial Protected Areas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271AC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83B62D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4BB96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9159D6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438C1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0.21***</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36175B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EDCB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0.13**</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B3BE9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A2D19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F4C9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0102872C"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FF7A53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16: Government Effectiveness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89E8A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0.69***</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B0099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6CD06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0.71***</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83E4A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E776F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CCBB1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31A8B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0.46***</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5221BAC" w14:textId="5F793A4F"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8C48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0.67***</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7D70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r>
      <w:tr w:rsidR="008C57E0" w14:paraId="3E5862AA"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ACD86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17: Total Debt Service</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5F6D98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0.07</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0428B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ODB, ODIN,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9C084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F613A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5D170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5486EA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CB0A0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0.28***</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64BF82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7B823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0.25***</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FBC4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 SCI</w:t>
            </w:r>
          </w:p>
        </w:tc>
      </w:tr>
      <w:tr w:rsidR="008C57E0" w14:paraId="024233A6" w14:textId="77777777" w:rsidTr="00C53DB0">
        <w:trPr>
          <w:jc w:val="center"/>
        </w:trPr>
        <w:tc>
          <w:tcPr>
            <w:tcW w:w="1158"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57B9B7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SDR: SDG Index Overall Score</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207F4B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0.74***</w:t>
            </w:r>
          </w:p>
        </w:tc>
        <w:tc>
          <w:tcPr>
            <w:tcW w:w="480"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6437A6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ODB, ODIN, SCI,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5BA9EA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0.69***</w:t>
            </w:r>
          </w:p>
        </w:tc>
        <w:tc>
          <w:tcPr>
            <w:tcW w:w="480"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366189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ODIN, SCI,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ECAD04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0.72***</w:t>
            </w:r>
          </w:p>
        </w:tc>
        <w:tc>
          <w:tcPr>
            <w:tcW w:w="468"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5A4B85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B41A4B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0.65***</w:t>
            </w:r>
          </w:p>
        </w:tc>
        <w:tc>
          <w:tcPr>
            <w:tcW w:w="499"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058237E" w14:textId="3628AF44"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056891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0.82***</w:t>
            </w:r>
          </w:p>
        </w:tc>
        <w:tc>
          <w:tcPr>
            <w:tcW w:w="44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D61BE8" w14:textId="4303F3C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r>
    </w:tbl>
    <w:p w14:paraId="28558651" w14:textId="77777777" w:rsidR="00C53DB0" w:rsidRDefault="00C53DB0" w:rsidP="00CE2F6A">
      <w:pPr>
        <w:pStyle w:val="NoSpacing"/>
        <w:jc w:val="both"/>
        <w:rPr>
          <w:rFonts w:ascii="Times New Roman" w:hAnsi="Times New Roman" w:cs="Times New Roman"/>
          <w:b/>
        </w:rPr>
      </w:pPr>
    </w:p>
    <w:p w14:paraId="2F1BFE8D" w14:textId="1E75CD66" w:rsidR="006E0A65" w:rsidRPr="008116A6" w:rsidRDefault="000209D8" w:rsidP="00CE2F6A">
      <w:pPr>
        <w:pStyle w:val="NoSpacing"/>
        <w:jc w:val="both"/>
        <w:rPr>
          <w:rFonts w:ascii="Times New Roman" w:hAnsi="Times New Roman" w:cs="Times New Roman"/>
          <w:color w:val="202020"/>
          <w:shd w:val="clear" w:color="auto" w:fill="FFFFFF"/>
        </w:rPr>
      </w:pPr>
      <w:r w:rsidRPr="00C2694A">
        <w:rPr>
          <w:rFonts w:ascii="Times New Roman" w:hAnsi="Times New Roman" w:cs="Times New Roman"/>
          <w:b/>
        </w:rPr>
        <w:t>Note</w:t>
      </w:r>
      <w:r w:rsidRPr="00D33303">
        <w:rPr>
          <w:rFonts w:ascii="Times New Roman" w:hAnsi="Times New Roman" w:cs="Times New Roman"/>
          <w:bCs/>
        </w:rPr>
        <w:t>:</w:t>
      </w:r>
      <w:r w:rsidR="007456D4">
        <w:rPr>
          <w:rFonts w:ascii="Times New Roman" w:hAnsi="Times New Roman" w:cs="Times New Roman"/>
          <w:bCs/>
        </w:rPr>
        <w:t xml:space="preserve"> The correlation</w:t>
      </w:r>
      <w:r w:rsidR="005471CA">
        <w:rPr>
          <w:rFonts w:ascii="Times New Roman" w:hAnsi="Times New Roman" w:cs="Times New Roman"/>
          <w:bCs/>
        </w:rPr>
        <w:t xml:space="preserve">s are </w:t>
      </w:r>
      <w:r w:rsidR="00D82D0C">
        <w:rPr>
          <w:rFonts w:ascii="Times New Roman" w:hAnsi="Times New Roman" w:cs="Times New Roman"/>
          <w:bCs/>
        </w:rPr>
        <w:t xml:space="preserve">shown for </w:t>
      </w:r>
      <w:r w:rsidR="005471CA">
        <w:rPr>
          <w:rFonts w:ascii="Times New Roman" w:hAnsi="Times New Roman" w:cs="Times New Roman"/>
          <w:bCs/>
        </w:rPr>
        <w:t>the listed indices and the averaged value of the SDG</w:t>
      </w:r>
      <w:r w:rsidR="00D82D0C">
        <w:rPr>
          <w:rFonts w:ascii="Times New Roman" w:hAnsi="Times New Roman" w:cs="Times New Roman"/>
          <w:bCs/>
        </w:rPr>
        <w:t xml:space="preserve"> over the past two years (to reduce volatility).</w:t>
      </w:r>
      <w:r w:rsidRPr="00D33303">
        <w:rPr>
          <w:rFonts w:ascii="Times New Roman" w:hAnsi="Times New Roman" w:cs="Times New Roman"/>
          <w:bCs/>
        </w:rPr>
        <w:t xml:space="preserve"> </w:t>
      </w:r>
      <w:r w:rsidRPr="00F91DD4">
        <w:rPr>
          <w:rFonts w:ascii="Times New Roman" w:hAnsi="Times New Roman" w:cs="Times New Roman"/>
          <w:bCs/>
        </w:rPr>
        <w:t>T</w:t>
      </w:r>
      <w:r w:rsidRPr="00D33303">
        <w:rPr>
          <w:rFonts w:ascii="Times New Roman" w:hAnsi="Times New Roman" w:cs="Times New Roman"/>
          <w:bCs/>
        </w:rPr>
        <w:t>he ind</w:t>
      </w:r>
      <w:r w:rsidRPr="00F91DD4">
        <w:rPr>
          <w:rFonts w:ascii="Times New Roman" w:hAnsi="Times New Roman" w:cs="Times New Roman"/>
          <w:bCs/>
        </w:rPr>
        <w:t>ices listed</w:t>
      </w:r>
      <w:r w:rsidR="00227128">
        <w:rPr>
          <w:rFonts w:ascii="Times New Roman" w:hAnsi="Times New Roman" w:cs="Times New Roman"/>
          <w:bCs/>
        </w:rPr>
        <w:t xml:space="preserve"> in the right column</w:t>
      </w:r>
      <w:r w:rsidRPr="00F91DD4">
        <w:rPr>
          <w:rFonts w:ascii="Times New Roman" w:hAnsi="Times New Roman" w:cs="Times New Roman"/>
          <w:bCs/>
        </w:rPr>
        <w:t xml:space="preserve"> under each heading do not have a statistically distinguishable correlation coefficient with the</w:t>
      </w:r>
      <w:r w:rsidR="00B7212D">
        <w:rPr>
          <w:rFonts w:ascii="Times New Roman" w:hAnsi="Times New Roman" w:cs="Times New Roman"/>
          <w:bCs/>
        </w:rPr>
        <w:t xml:space="preserve"> index in the heading and the</w:t>
      </w:r>
      <w:r w:rsidRPr="00F91DD4">
        <w:rPr>
          <w:rFonts w:ascii="Times New Roman" w:hAnsi="Times New Roman" w:cs="Times New Roman"/>
          <w:bCs/>
        </w:rPr>
        <w:t xml:space="preserve"> </w:t>
      </w:r>
      <w:r w:rsidR="00B7212D" w:rsidRPr="0068043A">
        <w:rPr>
          <w:rFonts w:ascii="Times New Roman" w:hAnsi="Times New Roman" w:cs="Times New Roman"/>
          <w:bCs/>
        </w:rPr>
        <w:t xml:space="preserve">specific </w:t>
      </w:r>
      <w:r w:rsidRPr="0068043A">
        <w:rPr>
          <w:rFonts w:ascii="Times New Roman" w:hAnsi="Times New Roman" w:cs="Times New Roman"/>
          <w:bCs/>
        </w:rPr>
        <w:t>SDG in the row. For instance, for SDG1: Extreme Poverty</w:t>
      </w:r>
      <w:r w:rsidR="00D8670D" w:rsidRPr="0068043A">
        <w:rPr>
          <w:rFonts w:ascii="Times New Roman" w:hAnsi="Times New Roman" w:cs="Times New Roman"/>
          <w:bCs/>
        </w:rPr>
        <w:t xml:space="preserve"> (the first row), the GDB index does not have a statically significantly different correlation from those of the </w:t>
      </w:r>
      <w:r w:rsidR="00057BC5" w:rsidRPr="0068043A">
        <w:rPr>
          <w:rFonts w:ascii="Times New Roman" w:hAnsi="Times New Roman" w:cs="Times New Roman"/>
          <w:bCs/>
        </w:rPr>
        <w:t xml:space="preserve">ODB, ODIN, </w:t>
      </w:r>
      <w:r w:rsidR="00A62EBD">
        <w:rPr>
          <w:rFonts w:ascii="Times New Roman" w:hAnsi="Times New Roman" w:cs="Times New Roman"/>
          <w:bCs/>
        </w:rPr>
        <w:t xml:space="preserve">and </w:t>
      </w:r>
      <w:r w:rsidR="00057BC5" w:rsidRPr="0068043A">
        <w:rPr>
          <w:rFonts w:ascii="Times New Roman" w:hAnsi="Times New Roman" w:cs="Times New Roman"/>
          <w:bCs/>
        </w:rPr>
        <w:t>SPI.</w:t>
      </w:r>
      <w:r w:rsidR="006E0A65" w:rsidRPr="0068043A">
        <w:rPr>
          <w:rFonts w:ascii="Times New Roman" w:hAnsi="Times New Roman" w:cs="Times New Roman"/>
          <w:bCs/>
        </w:rPr>
        <w:t xml:space="preserve"> </w:t>
      </w:r>
      <w:r w:rsidR="00E15F5F" w:rsidRPr="0068043A">
        <w:rPr>
          <w:rFonts w:ascii="Times New Roman" w:hAnsi="Times New Roman" w:cs="Times New Roman"/>
          <w:bCs/>
        </w:rPr>
        <w:t xml:space="preserve">We use the </w:t>
      </w:r>
      <w:r w:rsidR="005D541B" w:rsidRPr="008116A6">
        <w:rPr>
          <w:rFonts w:ascii="Times New Roman" w:hAnsi="Times New Roman" w:cs="Times New Roman"/>
          <w:color w:val="202020"/>
          <w:shd w:val="clear" w:color="auto" w:fill="FFFFFF"/>
        </w:rPr>
        <w:t>R package “cocor” (</w:t>
      </w:r>
      <w:r w:rsidR="00CE2F6A" w:rsidRPr="008116A6">
        <w:rPr>
          <w:rFonts w:ascii="Times New Roman" w:hAnsi="Times New Roman" w:cs="Times New Roman"/>
          <w:color w:val="202020"/>
          <w:shd w:val="clear" w:color="auto" w:fill="FFFFFF"/>
        </w:rPr>
        <w:t xml:space="preserve">Diedenhofen and Much, 2015) to test for the </w:t>
      </w:r>
      <w:r w:rsidR="006E0A65" w:rsidRPr="008116A6">
        <w:rPr>
          <w:rFonts w:ascii="Times New Roman" w:hAnsi="Times New Roman" w:cs="Times New Roman"/>
          <w:color w:val="202020"/>
          <w:shd w:val="clear" w:color="auto" w:fill="FFFFFF"/>
        </w:rPr>
        <w:t>correlations with overlapping samples.</w:t>
      </w:r>
    </w:p>
    <w:p w14:paraId="318FF60B" w14:textId="600140FC" w:rsidR="000209D8" w:rsidRDefault="000209D8" w:rsidP="00C2694A">
      <w:pPr>
        <w:pStyle w:val="NoSpacing"/>
        <w:jc w:val="both"/>
        <w:rPr>
          <w:rFonts w:ascii="Times New Roman" w:hAnsi="Times New Roman" w:cs="Times New Roman"/>
          <w:bCs/>
        </w:rPr>
      </w:pPr>
    </w:p>
    <w:p w14:paraId="147E96A5" w14:textId="77777777" w:rsidR="00961090" w:rsidRDefault="00961090" w:rsidP="00270551"/>
    <w:p w14:paraId="2E7574CC" w14:textId="501B5520" w:rsidR="00FB30B2" w:rsidRDefault="00EF59A2" w:rsidP="00FB30B2">
      <w:pPr>
        <w:pStyle w:val="Heading2"/>
      </w:pPr>
      <w:r w:rsidRPr="00982FEC">
        <w:t>Table S</w:t>
      </w:r>
      <w:r w:rsidR="00FB30B2" w:rsidRPr="00982FEC">
        <w:t>7. Bivariate Correlation between Statistical Indexes and Key Development Indices</w:t>
      </w:r>
    </w:p>
    <w:tbl>
      <w:tblPr>
        <w:tblW w:w="5744" w:type="pct"/>
        <w:jc w:val="center"/>
        <w:tblLook w:val="0420" w:firstRow="1" w:lastRow="0" w:firstColumn="0" w:lastColumn="0" w:noHBand="0" w:noVBand="1"/>
      </w:tblPr>
      <w:tblGrid>
        <w:gridCol w:w="2830"/>
        <w:gridCol w:w="909"/>
        <w:gridCol w:w="1564"/>
        <w:gridCol w:w="909"/>
        <w:gridCol w:w="1563"/>
        <w:gridCol w:w="908"/>
        <w:gridCol w:w="1525"/>
        <w:gridCol w:w="908"/>
        <w:gridCol w:w="1432"/>
        <w:gridCol w:w="908"/>
        <w:gridCol w:w="1432"/>
      </w:tblGrid>
      <w:tr w:rsidR="004C525A" w14:paraId="4D0187BE" w14:textId="77777777" w:rsidTr="004C525A">
        <w:trPr>
          <w:tblHeader/>
          <w:jc w:val="center"/>
        </w:trPr>
        <w:tc>
          <w:tcPr>
            <w:tcW w:w="950" w:type="pct"/>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FD71C28"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Index</w:t>
            </w:r>
          </w:p>
        </w:tc>
        <w:tc>
          <w:tcPr>
            <w:tcW w:w="830"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A6007B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GDB</w:t>
            </w:r>
          </w:p>
        </w:tc>
        <w:tc>
          <w:tcPr>
            <w:tcW w:w="830"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15DC5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ODB</w:t>
            </w:r>
          </w:p>
        </w:tc>
        <w:tc>
          <w:tcPr>
            <w:tcW w:w="817"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EB3BB8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ODIN</w:t>
            </w:r>
          </w:p>
        </w:tc>
        <w:tc>
          <w:tcPr>
            <w:tcW w:w="786"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02EA29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SCI</w:t>
            </w:r>
          </w:p>
        </w:tc>
        <w:tc>
          <w:tcPr>
            <w:tcW w:w="786"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81FF4D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SPI</w:t>
            </w:r>
          </w:p>
        </w:tc>
      </w:tr>
      <w:tr w:rsidR="004C525A" w14:paraId="10837FF2" w14:textId="77777777" w:rsidTr="004C525A">
        <w:trPr>
          <w:jc w:val="center"/>
        </w:trPr>
        <w:tc>
          <w:tcPr>
            <w:tcW w:w="950"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C16C7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Economic Complexity Index</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6B3FB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0.66***</w:t>
            </w:r>
          </w:p>
        </w:tc>
        <w:tc>
          <w:tcPr>
            <w:tcW w:w="525"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6791113"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SCI, SPI</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D90D07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0.63***</w:t>
            </w:r>
          </w:p>
        </w:tc>
        <w:tc>
          <w:tcPr>
            <w:tcW w:w="525"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99E814"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SCI, SPI</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691D5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0.65***</w:t>
            </w:r>
          </w:p>
        </w:tc>
        <w:tc>
          <w:tcPr>
            <w:tcW w:w="512"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9820F3"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SCI, </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34CB8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0.58***</w:t>
            </w:r>
          </w:p>
        </w:tc>
        <w:tc>
          <w:tcPr>
            <w:tcW w:w="481"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0714EF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5F0227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0.72***</w:t>
            </w: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61D6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w:t>
            </w:r>
          </w:p>
        </w:tc>
      </w:tr>
      <w:tr w:rsidR="004C525A" w14:paraId="7A1E1040"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FD013E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Environmental Performance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972B41"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0.61***</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E631CE7"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ODB, ODIN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589DE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0.59***</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AEE53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9D16B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0.49***</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7D8EA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D64F2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0.07**</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5A80EF1" w14:textId="39D3C36C"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522A16"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5759F" w14:textId="1392C6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ODB, ODIN </w:t>
            </w:r>
          </w:p>
        </w:tc>
      </w:tr>
      <w:tr w:rsidR="004C525A" w14:paraId="6260BEEB"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626FF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OECD Better Life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6F502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0.48***</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662726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SCI,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9CCE1B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0.39**</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3FD128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ODIN, SCI,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BDDE6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0.58***</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08EE54"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SCI,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ABE41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0.15</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5AC69D" w14:textId="30B4C37E"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82309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F6D4B" w14:textId="0287C56D"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ODIN </w:t>
            </w:r>
          </w:p>
        </w:tc>
      </w:tr>
      <w:tr w:rsidR="004C525A" w14:paraId="1D36CAB9"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89340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UN Human Development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9EF28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0.72***</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C9E42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437DB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0.71***</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63AE0D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BD0CFF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0.65***</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C7A048"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95CCAA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0.46***</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7D7B3CC" w14:textId="3569516A"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919835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129A1" w14:textId="36404E2B"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r>
      <w:tr w:rsidR="004C525A" w14:paraId="58B8B382"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0BEEC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WB Human Capital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D329E6"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0.74***</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FB107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B413C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0.73***</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E688681"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FCACF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0.73***</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A84A972"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653DD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0.56***</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0299F4" w14:textId="246515DE"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D9039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BFC3E" w14:textId="6278256A"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r>
      <w:tr w:rsidR="004C525A" w14:paraId="1585804C" w14:textId="77777777" w:rsidTr="004C525A">
        <w:trPr>
          <w:jc w:val="center"/>
        </w:trPr>
        <w:tc>
          <w:tcPr>
            <w:tcW w:w="950"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0CB6C07"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World Press Freedom Index</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6FC0E4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0.49***</w:t>
            </w:r>
          </w:p>
        </w:tc>
        <w:tc>
          <w:tcPr>
            <w:tcW w:w="525"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EBD7DE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SPI</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6950B1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0.54***</w:t>
            </w:r>
          </w:p>
        </w:tc>
        <w:tc>
          <w:tcPr>
            <w:tcW w:w="525"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ED8812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 SPI</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2E057D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0.39***</w:t>
            </w:r>
          </w:p>
        </w:tc>
        <w:tc>
          <w:tcPr>
            <w:tcW w:w="512"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395B6E2"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 SPI</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95BA4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0.18**</w:t>
            </w:r>
          </w:p>
        </w:tc>
        <w:tc>
          <w:tcPr>
            <w:tcW w:w="481"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8189FF3" w14:textId="5504AEA1"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3BCD271"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0.46***</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2167C" w14:textId="31BE0951"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r>
    </w:tbl>
    <w:p w14:paraId="543D5447" w14:textId="77777777" w:rsidR="004C525A" w:rsidRDefault="004C525A" w:rsidP="00C2694A">
      <w:pPr>
        <w:pStyle w:val="NoSpacing"/>
        <w:jc w:val="both"/>
        <w:rPr>
          <w:rFonts w:ascii="Times New Roman" w:hAnsi="Times New Roman" w:cs="Times New Roman"/>
          <w:b/>
        </w:rPr>
      </w:pPr>
    </w:p>
    <w:p w14:paraId="4322D91A" w14:textId="7738AC77" w:rsidR="00FB30B2" w:rsidRPr="008116A6" w:rsidRDefault="00FB30B2" w:rsidP="00C2694A">
      <w:pPr>
        <w:pStyle w:val="NoSpacing"/>
        <w:jc w:val="both"/>
        <w:rPr>
          <w:rFonts w:ascii="Times New Roman" w:hAnsi="Times New Roman" w:cs="Times New Roman"/>
          <w:b/>
        </w:rPr>
      </w:pPr>
      <w:r w:rsidRPr="00BD2025">
        <w:rPr>
          <w:rFonts w:ascii="Times New Roman" w:hAnsi="Times New Roman" w:cs="Times New Roman"/>
          <w:b/>
        </w:rPr>
        <w:t>Note</w:t>
      </w:r>
      <w:r w:rsidRPr="00D33303">
        <w:rPr>
          <w:rFonts w:ascii="Times New Roman" w:hAnsi="Times New Roman" w:cs="Times New Roman"/>
          <w:bCs/>
        </w:rPr>
        <w:t>:</w:t>
      </w:r>
      <w:r>
        <w:rPr>
          <w:rFonts w:ascii="Times New Roman" w:hAnsi="Times New Roman" w:cs="Times New Roman"/>
          <w:bCs/>
        </w:rPr>
        <w:t xml:space="preserve"> The correlations are shown for the listed indices and the averaged value of the SDG over the past two years (to reduce volatility)</w:t>
      </w:r>
      <w:r w:rsidR="00165937">
        <w:rPr>
          <w:rFonts w:ascii="Times New Roman" w:hAnsi="Times New Roman" w:cs="Times New Roman"/>
          <w:bCs/>
        </w:rPr>
        <w:t>. The years used for the indicates are: Economic Complexity Index (2021,2020), Environmental Performance Index (2022), OECD Better Life Index (2018,2017), UN HDI (2021,2020), WB HCI (2020), World Press Freedom Index (2023,2022)</w:t>
      </w:r>
      <w:r>
        <w:rPr>
          <w:rFonts w:ascii="Times New Roman" w:hAnsi="Times New Roman" w:cs="Times New Roman"/>
          <w:bCs/>
        </w:rPr>
        <w:t>.</w:t>
      </w:r>
      <w:r w:rsidRPr="00D33303">
        <w:rPr>
          <w:rFonts w:ascii="Times New Roman" w:hAnsi="Times New Roman" w:cs="Times New Roman"/>
          <w:bCs/>
        </w:rPr>
        <w:t xml:space="preserve"> </w:t>
      </w:r>
      <w:r w:rsidRPr="00F91DD4">
        <w:rPr>
          <w:rFonts w:ascii="Times New Roman" w:hAnsi="Times New Roman" w:cs="Times New Roman"/>
          <w:bCs/>
        </w:rPr>
        <w:t>T</w:t>
      </w:r>
      <w:r w:rsidRPr="00D33303">
        <w:rPr>
          <w:rFonts w:ascii="Times New Roman" w:hAnsi="Times New Roman" w:cs="Times New Roman"/>
          <w:bCs/>
        </w:rPr>
        <w:t>he ind</w:t>
      </w:r>
      <w:r w:rsidRPr="00F91DD4">
        <w:rPr>
          <w:rFonts w:ascii="Times New Roman" w:hAnsi="Times New Roman" w:cs="Times New Roman"/>
          <w:bCs/>
        </w:rPr>
        <w:t>ices listed</w:t>
      </w:r>
      <w:r>
        <w:rPr>
          <w:rFonts w:ascii="Times New Roman" w:hAnsi="Times New Roman" w:cs="Times New Roman"/>
          <w:bCs/>
        </w:rPr>
        <w:t xml:space="preserve"> in the right column</w:t>
      </w:r>
      <w:r w:rsidRPr="00F91DD4">
        <w:rPr>
          <w:rFonts w:ascii="Times New Roman" w:hAnsi="Times New Roman" w:cs="Times New Roman"/>
          <w:bCs/>
        </w:rPr>
        <w:t xml:space="preserve"> under each heading do not have a statistically distinguishable correlation coefficient with the</w:t>
      </w:r>
      <w:r>
        <w:rPr>
          <w:rFonts w:ascii="Times New Roman" w:hAnsi="Times New Roman" w:cs="Times New Roman"/>
          <w:bCs/>
        </w:rPr>
        <w:t xml:space="preserve"> index in the heading and the</w:t>
      </w:r>
      <w:r w:rsidRPr="00F91DD4">
        <w:rPr>
          <w:rFonts w:ascii="Times New Roman" w:hAnsi="Times New Roman" w:cs="Times New Roman"/>
          <w:bCs/>
        </w:rPr>
        <w:t xml:space="preserve"> </w:t>
      </w:r>
      <w:r>
        <w:rPr>
          <w:rFonts w:ascii="Times New Roman" w:hAnsi="Times New Roman" w:cs="Times New Roman"/>
          <w:bCs/>
        </w:rPr>
        <w:t xml:space="preserve">specific </w:t>
      </w:r>
      <w:r w:rsidRPr="00F91DD4">
        <w:rPr>
          <w:rFonts w:ascii="Times New Roman" w:hAnsi="Times New Roman" w:cs="Times New Roman"/>
          <w:bCs/>
        </w:rPr>
        <w:t>SDG in the row. For instance, for SDG1: Extreme Poverty</w:t>
      </w:r>
      <w:r>
        <w:rPr>
          <w:rFonts w:ascii="Times New Roman" w:hAnsi="Times New Roman" w:cs="Times New Roman"/>
          <w:bCs/>
        </w:rPr>
        <w:t xml:space="preserve"> (the first row), </w:t>
      </w:r>
      <w:r w:rsidRPr="00F91DD4">
        <w:rPr>
          <w:rFonts w:ascii="Times New Roman" w:hAnsi="Times New Roman" w:cs="Times New Roman"/>
          <w:bCs/>
        </w:rPr>
        <w:t xml:space="preserve">the </w:t>
      </w:r>
      <w:r>
        <w:rPr>
          <w:rFonts w:ascii="Times New Roman" w:hAnsi="Times New Roman" w:cs="Times New Roman"/>
          <w:bCs/>
        </w:rPr>
        <w:t>GDB</w:t>
      </w:r>
      <w:r w:rsidRPr="00F91DD4">
        <w:rPr>
          <w:rFonts w:ascii="Times New Roman" w:hAnsi="Times New Roman" w:cs="Times New Roman"/>
          <w:bCs/>
        </w:rPr>
        <w:t xml:space="preserve"> index does not have a statically significantly different correlation </w:t>
      </w:r>
      <w:r>
        <w:rPr>
          <w:rFonts w:ascii="Times New Roman" w:hAnsi="Times New Roman" w:cs="Times New Roman"/>
          <w:bCs/>
        </w:rPr>
        <w:t xml:space="preserve">from those of </w:t>
      </w:r>
      <w:r w:rsidRPr="00F91DD4">
        <w:rPr>
          <w:rFonts w:ascii="Times New Roman" w:hAnsi="Times New Roman" w:cs="Times New Roman"/>
          <w:bCs/>
        </w:rPr>
        <w:t xml:space="preserve">the </w:t>
      </w:r>
      <w:r>
        <w:rPr>
          <w:rFonts w:ascii="Times New Roman" w:hAnsi="Times New Roman" w:cs="Times New Roman"/>
          <w:bCs/>
        </w:rPr>
        <w:t xml:space="preserve">ODB, </w:t>
      </w:r>
      <w:r w:rsidRPr="0068043A">
        <w:rPr>
          <w:rFonts w:ascii="Times New Roman" w:hAnsi="Times New Roman" w:cs="Times New Roman"/>
          <w:bCs/>
        </w:rPr>
        <w:t>ODIN, SPI, and SCI.</w:t>
      </w:r>
      <w:r w:rsidR="00883B25" w:rsidRPr="0068043A">
        <w:rPr>
          <w:rFonts w:ascii="Times New Roman" w:hAnsi="Times New Roman" w:cs="Times New Roman"/>
          <w:bCs/>
        </w:rPr>
        <w:t xml:space="preserve">  </w:t>
      </w:r>
      <w:r w:rsidR="0068043A" w:rsidRPr="008116A6">
        <w:rPr>
          <w:rFonts w:ascii="Times New Roman" w:hAnsi="Times New Roman" w:cs="Times New Roman"/>
          <w:bCs/>
        </w:rPr>
        <w:t xml:space="preserve">We use the </w:t>
      </w:r>
      <w:r w:rsidR="0068043A" w:rsidRPr="008116A6">
        <w:rPr>
          <w:rFonts w:ascii="Times New Roman" w:hAnsi="Times New Roman" w:cs="Times New Roman"/>
          <w:color w:val="202020"/>
          <w:shd w:val="clear" w:color="auto" w:fill="FFFFFF"/>
        </w:rPr>
        <w:t>R package “cocor” (Diedenhofen and Much, 2015) to test for the correlations with overlapping samples.</w:t>
      </w:r>
    </w:p>
    <w:p w14:paraId="59804BAE" w14:textId="53E2EB61" w:rsidR="000209D8" w:rsidRDefault="000209D8">
      <w:r>
        <w:br w:type="page"/>
      </w:r>
    </w:p>
    <w:p w14:paraId="436CCEBE" w14:textId="77777777" w:rsidR="00396956" w:rsidRDefault="00396956">
      <w:pPr>
        <w:sectPr w:rsidR="00396956" w:rsidSect="00D160B7">
          <w:pgSz w:w="15840" w:h="12240" w:orient="landscape"/>
          <w:pgMar w:top="1440" w:right="1440" w:bottom="1440" w:left="1440" w:header="720" w:footer="720" w:gutter="0"/>
          <w:cols w:space="720"/>
          <w:docGrid w:linePitch="360"/>
        </w:sectPr>
      </w:pPr>
    </w:p>
    <w:p w14:paraId="050833BE" w14:textId="0E89C5E7" w:rsidR="00E1715F" w:rsidRPr="00270551" w:rsidRDefault="00EF59A2" w:rsidP="00E1715F">
      <w:pPr>
        <w:pStyle w:val="Heading2"/>
      </w:pPr>
      <w:bookmarkStart w:id="35" w:name="Xb86b4a8928a68169e93fca3c1513f24f5b23e52"/>
      <w:r w:rsidRPr="00982FEC">
        <w:t>Table S</w:t>
      </w:r>
      <w:r w:rsidR="00D95302" w:rsidRPr="00982FEC">
        <w:t>8</w:t>
      </w:r>
      <w:r w:rsidR="00E1715F" w:rsidRPr="00982FEC">
        <w:t>. Relationship between the SDG Index Overall Score from the 2023 Sustainable Development Report and SPI scores, 2016-2022</w:t>
      </w:r>
    </w:p>
    <w:tbl>
      <w:tblPr>
        <w:tblStyle w:val="Table"/>
        <w:tblW w:w="5240" w:type="pct"/>
        <w:jc w:val="center"/>
        <w:tblLayout w:type="fixed"/>
        <w:tblLook w:val="0420" w:firstRow="1" w:lastRow="0" w:firstColumn="0" w:lastColumn="0" w:noHBand="0" w:noVBand="1"/>
      </w:tblPr>
      <w:tblGrid>
        <w:gridCol w:w="4320"/>
        <w:gridCol w:w="1006"/>
        <w:gridCol w:w="879"/>
        <w:gridCol w:w="879"/>
        <w:gridCol w:w="967"/>
        <w:gridCol w:w="879"/>
        <w:gridCol w:w="879"/>
      </w:tblGrid>
      <w:tr w:rsidR="00E1715F" w:rsidRPr="00D0466F" w14:paraId="65CEF823" w14:textId="77777777" w:rsidTr="004A4172">
        <w:trPr>
          <w:tblHeader/>
          <w:jc w:val="center"/>
        </w:trPr>
        <w:tc>
          <w:tcPr>
            <w:tcW w:w="220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B5BDFE"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467511"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05E512"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1997D"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49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DA21DC"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51B968"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42A55F"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CC6092" w:rsidRPr="0067261A" w14:paraId="46121B11" w14:textId="77777777" w:rsidTr="00E65FD1">
        <w:trPr>
          <w:jc w:val="center"/>
        </w:trPr>
        <w:tc>
          <w:tcPr>
            <w:tcW w:w="220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2539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51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ECCBB" w14:textId="05C9DA21"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0.540***</w:t>
            </w: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11732" w14:textId="463484B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0.024*</w:t>
            </w: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3BD44" w14:textId="03D1847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0.027**</w:t>
            </w:r>
          </w:p>
        </w:tc>
        <w:tc>
          <w:tcPr>
            <w:tcW w:w="49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0CD5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180A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26E6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CC6092" w:rsidRPr="0067261A" w14:paraId="6990AC94"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5371D"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2881" w14:textId="2B24123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EB5F3" w14:textId="197BB6D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72A5B" w14:textId="692C9F5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0C14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44B1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179F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CC6092" w:rsidRPr="0067261A" w14:paraId="375DCC8F"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99E47"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9F4F1"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691C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42D8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47063" w14:textId="57B8DF9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84A9A" w14:textId="5BBF3795"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B81B" w14:textId="6F0830E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0.002</w:t>
            </w:r>
          </w:p>
        </w:tc>
      </w:tr>
      <w:tr w:rsidR="00CC6092" w:rsidRPr="0067261A" w14:paraId="579092F5"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D613E"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85273"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FF831"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157B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F51F0" w14:textId="74F1861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73616" w14:textId="273494F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B1ED" w14:textId="7DCD3B8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r>
      <w:tr w:rsidR="00CC6092" w:rsidRPr="0067261A" w14:paraId="1991860F"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2B43E"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9964D"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7D16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9368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D321" w14:textId="46DEF25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68841" w14:textId="254F9A6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61BB3" w14:textId="36978271"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0.002</w:t>
            </w:r>
          </w:p>
        </w:tc>
      </w:tr>
      <w:tr w:rsidR="00CC6092" w:rsidRPr="0067261A" w14:paraId="6EFB5273"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0B3BA"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F54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EB29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60AF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9EB2" w14:textId="1643BAA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4E623" w14:textId="441B234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D8D87" w14:textId="38AA557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r>
      <w:tr w:rsidR="00CC6092" w:rsidRPr="0067261A" w14:paraId="7E96F160"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700E3"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9C8B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64D4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E8D9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B48BA" w14:textId="462FAE6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E41C" w14:textId="2AF2A861"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8C629" w14:textId="3A6DF98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0.007</w:t>
            </w:r>
          </w:p>
        </w:tc>
      </w:tr>
      <w:tr w:rsidR="00CC6092" w:rsidRPr="0067261A" w14:paraId="2994912E"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6F1F2"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CDDB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227E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240E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1CD4A" w14:textId="1A3DC3F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D8020" w14:textId="32B46F7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295C" w14:textId="3A9625B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r>
      <w:tr w:rsidR="00CC6092" w:rsidRPr="0067261A" w14:paraId="36E6D081"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2549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5397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A850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E9F4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268E6" w14:textId="07A3624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0.275***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F192B" w14:textId="13E187C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69C0" w14:textId="106310A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0.000</w:t>
            </w:r>
          </w:p>
        </w:tc>
      </w:tr>
      <w:tr w:rsidR="00CC6092" w:rsidRPr="0067261A" w14:paraId="516B3465"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9B1F7"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D270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FDAC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952B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746CC" w14:textId="0BD08DD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3AD97" w14:textId="054847F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5D83" w14:textId="42BBF74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r>
      <w:tr w:rsidR="00CC6092" w:rsidRPr="0067261A" w14:paraId="7018138D"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DD50"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F8A3"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A765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B65B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8E89A" w14:textId="056AA615"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0.133***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049B6" w14:textId="2358713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CF5E" w14:textId="5ADE7BA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0.014***</w:t>
            </w:r>
          </w:p>
        </w:tc>
      </w:tr>
      <w:tr w:rsidR="00CC6092" w:rsidRPr="0067261A" w14:paraId="0D805221"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2F039"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6990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A08C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F5C63"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80E52" w14:textId="4E03082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A16C9" w14:textId="37E44DC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9034D" w14:textId="34083A6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r>
      <w:tr w:rsidR="00CC6092" w:rsidRPr="0067261A" w14:paraId="08C1D4C3"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B7576"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5EF8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4038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97126" w14:textId="07FFF85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3.071***</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67D5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472B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0A760" w14:textId="34E7A9E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3.126***</w:t>
            </w:r>
          </w:p>
        </w:tc>
      </w:tr>
      <w:tr w:rsidR="00CC6092" w:rsidRPr="0067261A" w14:paraId="2F4FCBAA"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BE9E0"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7F03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776E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843BF" w14:textId="328986D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(0.86)</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BBE1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8720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BC2DF" w14:textId="3DA76A8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(0.86)</w:t>
            </w:r>
          </w:p>
        </w:tc>
      </w:tr>
      <w:tr w:rsidR="00CC6092" w:rsidRPr="0067261A" w14:paraId="6C57A4D8"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0CC1"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7135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DD88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8B0C5" w14:textId="63CB697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26DD4"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C260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B7D02" w14:textId="1244758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-0.007</w:t>
            </w:r>
          </w:p>
        </w:tc>
      </w:tr>
      <w:tr w:rsidR="00CC6092" w:rsidRPr="0067261A" w14:paraId="3046186A"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DA9E"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ECBD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E0AD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27B86" w14:textId="78B9922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99DF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E083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DE6A5" w14:textId="24C9A7B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r>
      <w:tr w:rsidR="00CC6092" w:rsidRPr="0067261A" w14:paraId="07D28E7B"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3777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069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4FB2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31DA" w14:textId="76F91016"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-0.004</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6FD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5017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63B6D" w14:textId="14D6853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-0.011</w:t>
            </w:r>
          </w:p>
        </w:tc>
      </w:tr>
      <w:tr w:rsidR="00CC6092" w:rsidRPr="0067261A" w14:paraId="6ED3B5EC"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0BBE8"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5881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3189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3868A" w14:textId="15D1B3D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D379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BA04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0DBF9" w14:textId="5493CD66"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r>
      <w:tr w:rsidR="00CC6092" w:rsidRPr="0067261A" w14:paraId="7A84407B"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7101A"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1888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000D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CB808" w14:textId="1B99093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-0.037</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CF4C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7697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58E62" w14:textId="58DA2CA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-0.033</w:t>
            </w:r>
          </w:p>
        </w:tc>
      </w:tr>
      <w:tr w:rsidR="00CC6092" w:rsidRPr="0067261A" w14:paraId="060F7FA4"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AAAB1"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1374"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E2A1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1DC91" w14:textId="4970F6B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79E9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AC5C3"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1C6AC" w14:textId="3189E40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w:t>
            </w:r>
          </w:p>
        </w:tc>
      </w:tr>
      <w:tr w:rsidR="00CC6092" w:rsidRPr="0067261A" w14:paraId="1B313208"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0712D"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2807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7737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60122" w14:textId="5EE6EF5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6722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7403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7D208" w14:textId="252312B5"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0.024**</w:t>
            </w:r>
          </w:p>
        </w:tc>
      </w:tr>
      <w:tr w:rsidR="00CC6092" w:rsidRPr="0067261A" w14:paraId="5E1C5059"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92E6E"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6FD6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4A1F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6BEFA" w14:textId="5FEB6CF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9376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FB8F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8E029" w14:textId="39090FF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r>
      <w:tr w:rsidR="00CC6092" w:rsidRPr="0067261A" w14:paraId="43E6E262"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33CCC"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04F7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5CE6A" w14:textId="71259AC6"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CA335" w14:textId="49B4E52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0.546***</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DF4E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3B27" w14:textId="21A71EE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0.624***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F1CF7" w14:textId="5B00E7E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0.547***</w:t>
            </w:r>
          </w:p>
        </w:tc>
      </w:tr>
      <w:tr w:rsidR="00CC6092" w:rsidRPr="0067261A" w14:paraId="55045859"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79B5A"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F85B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8A168" w14:textId="2CFA04C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DEFC" w14:textId="50D773E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38F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5709D" w14:textId="41A2C6D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E0DCE" w14:textId="42B1A4A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w:t>
            </w:r>
          </w:p>
        </w:tc>
      </w:tr>
      <w:tr w:rsidR="00CC6092" w:rsidRPr="0067261A" w14:paraId="03D1913F"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E373C"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9B7A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7B771" w14:textId="269CC8F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0.876***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55D5D" w14:textId="00C2338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0.778***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BA79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9B196" w14:textId="0024BE0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0.955***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E9E0A" w14:textId="1A7C0A0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0.812***</w:t>
            </w:r>
          </w:p>
        </w:tc>
      </w:tr>
      <w:tr w:rsidR="00CC6092" w:rsidRPr="0067261A" w14:paraId="4EAD6E43"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DC66D"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2015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A33DB" w14:textId="5067637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43CD0" w14:textId="06AB2B5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D2C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AEBC3" w14:textId="07FA0FB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373C8" w14:textId="1176BB7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r>
      <w:tr w:rsidR="00CC6092" w:rsidRPr="0067261A" w14:paraId="37808406"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BD96D"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129AD"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8AE17" w14:textId="7914D3C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1.267***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B4C79" w14:textId="3DCDD23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1.113***</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8691"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41C86" w14:textId="39AD407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1.321***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73531" w14:textId="4D157CC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1.120***</w:t>
            </w:r>
          </w:p>
        </w:tc>
      </w:tr>
      <w:tr w:rsidR="00CC6092" w:rsidRPr="0067261A" w14:paraId="050DCEDE"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5B13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D9A4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447D8" w14:textId="17253FD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51033" w14:textId="6695EFC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B2934"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7DF7" w14:textId="62B26E8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550EA" w14:textId="590F993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r>
      <w:tr w:rsidR="00CC6092" w:rsidRPr="0067261A" w14:paraId="17B73963"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5D46A"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2E86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BC2F7" w14:textId="1629BB2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1.432***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35300" w14:textId="0161AB4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1.393***</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3F59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1DD2E" w14:textId="1693A4D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1.456***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EE516" w14:textId="128CAE9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1.410***</w:t>
            </w:r>
          </w:p>
        </w:tc>
      </w:tr>
      <w:tr w:rsidR="00CC6092" w:rsidRPr="0067261A" w14:paraId="24AD2935"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14DE0"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56C14"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03614" w14:textId="6714A906"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745A7" w14:textId="4435F83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7EDD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C003C" w14:textId="69EC4F0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1E14E" w14:textId="6C745D0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(0.13)</w:t>
            </w:r>
          </w:p>
        </w:tc>
      </w:tr>
      <w:tr w:rsidR="00CC6092" w:rsidRPr="0067261A" w14:paraId="53907098"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28EC1"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B33F1"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7660" w14:textId="046EA3A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1.685***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E01D7" w14:textId="78758F9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1.570***</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95B1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84DDC" w14:textId="3746DAD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1.608***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FB5DB" w14:textId="69975B6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1.509***</w:t>
            </w:r>
          </w:p>
        </w:tc>
      </w:tr>
      <w:tr w:rsidR="00CC6092" w:rsidRPr="0067261A" w14:paraId="351D4541"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C4F7B"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220D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294F3" w14:textId="3E50825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8F4A3" w14:textId="4A9ACF2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(0.12)</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DDA3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886DB" w14:textId="736FEC8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A5F78" w14:textId="522E89F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(0.21)</w:t>
            </w:r>
          </w:p>
        </w:tc>
      </w:tr>
      <w:tr w:rsidR="00CC6092" w:rsidRPr="0067261A" w14:paraId="6AD11DDB"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68D1B"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00B0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79DD" w14:textId="1741EFB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1.797***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6CBDB" w14:textId="4F57596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1.665***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76FB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5B38C" w14:textId="026741D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1.718***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5C346" w14:textId="5E582BE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1.587***</w:t>
            </w:r>
          </w:p>
        </w:tc>
      </w:tr>
      <w:tr w:rsidR="00CC6092" w:rsidRPr="0067261A" w14:paraId="77A28327"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35B0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93C1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24E7C" w14:textId="53C68F7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9E3FC" w14:textId="3BE3835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BF47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62BB" w14:textId="71A4DE8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E702E" w14:textId="59F4E831"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(0.23)</w:t>
            </w:r>
          </w:p>
        </w:tc>
      </w:tr>
      <w:tr w:rsidR="00CC6092" w:rsidRPr="0067261A" w14:paraId="777D37A7"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E657B"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7F254" w14:textId="7D21CE6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31.029***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867C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1AF9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9B7C1" w14:textId="16DDF08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42.661***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B2BA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7470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CC6092" w:rsidRPr="0067261A" w14:paraId="55F16947"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E686"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46909" w14:textId="51CF9B1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(2.60)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E6D9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F6B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91D8D" w14:textId="2871C0C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(4.03)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F9E3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55E5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E1715F" w:rsidRPr="0067261A" w14:paraId="48435CF6"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60A6D4"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CEB47"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B01F2" w14:textId="078B72E0"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5.</w:t>
            </w:r>
            <w:r w:rsidR="00881394" w:rsidRPr="004A4172">
              <w:rPr>
                <w:rFonts w:ascii="Times New Roman" w:eastAsia="Arial" w:hAnsi="Times New Roman" w:cs="Times New Roman"/>
                <w:color w:val="000000"/>
                <w:sz w:val="16"/>
                <w:szCs w:val="16"/>
              </w:rPr>
              <w:t>67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568433" w14:textId="14219F16"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4.</w:t>
            </w:r>
            <w:r w:rsidR="00881394" w:rsidRPr="004A4172">
              <w:rPr>
                <w:rFonts w:ascii="Times New Roman" w:hAnsi="Times New Roman" w:cs="Times New Roman"/>
                <w:sz w:val="16"/>
                <w:szCs w:val="16"/>
              </w:rPr>
              <w:t>7</w:t>
            </w:r>
            <w:r w:rsidR="00322650">
              <w:rPr>
                <w:rFonts w:ascii="Times New Roman" w:hAnsi="Times New Roman" w:cs="Times New Roman"/>
                <w:sz w:val="16"/>
                <w:szCs w:val="16"/>
              </w:rPr>
              <w:t>7</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A3F7E"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0289A3" w14:textId="50F5BA7C" w:rsidR="00E1715F" w:rsidRPr="004A4172" w:rsidRDefault="00322650"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Pr>
                <w:rFonts w:ascii="Times New Roman" w:eastAsia="Arial" w:hAnsi="Times New Roman" w:cs="Times New Roman"/>
                <w:color w:val="000000"/>
                <w:sz w:val="16"/>
                <w:szCs w:val="16"/>
              </w:rPr>
              <w:t>5.00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66F149" w14:textId="60B05BD3"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4.6</w:t>
            </w:r>
            <w:r w:rsidR="00322650">
              <w:rPr>
                <w:rFonts w:ascii="Times New Roman" w:eastAsia="Arial" w:hAnsi="Times New Roman" w:cs="Times New Roman"/>
                <w:color w:val="000000"/>
                <w:sz w:val="16"/>
                <w:szCs w:val="16"/>
              </w:rPr>
              <w:t>5</w:t>
            </w:r>
          </w:p>
        </w:tc>
      </w:tr>
      <w:tr w:rsidR="00E1715F" w:rsidRPr="0067261A" w14:paraId="04FA59E8"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21472"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E73366"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BD607" w14:textId="749294AD"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0.</w:t>
            </w:r>
            <w:r w:rsidR="00881394" w:rsidRPr="004A4172">
              <w:rPr>
                <w:rFonts w:ascii="Times New Roman" w:eastAsia="Arial" w:hAnsi="Times New Roman" w:cs="Times New Roman"/>
                <w:color w:val="000000"/>
                <w:sz w:val="16"/>
                <w:szCs w:val="16"/>
              </w:rPr>
              <w:t>73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E9BB1" w14:textId="1ADF8EDB"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0.</w:t>
            </w:r>
            <w:r w:rsidR="007E21DE" w:rsidRPr="004A4172">
              <w:rPr>
                <w:rFonts w:ascii="Times New Roman" w:hAnsi="Times New Roman" w:cs="Times New Roman"/>
                <w:sz w:val="16"/>
                <w:szCs w:val="16"/>
              </w:rPr>
              <w:t>6</w:t>
            </w:r>
            <w:r w:rsidR="00322650">
              <w:rPr>
                <w:rFonts w:ascii="Times New Roman" w:hAnsi="Times New Roman" w:cs="Times New Roman"/>
                <w:sz w:val="16"/>
                <w:szCs w:val="16"/>
              </w:rPr>
              <w:t>9</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7A447"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5FC80" w14:textId="0D782C92"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0.7</w:t>
            </w:r>
            <w:r w:rsidR="00322650">
              <w:rPr>
                <w:rFonts w:ascii="Times New Roman" w:hAnsi="Times New Roman" w:cs="Times New Roman"/>
                <w:sz w:val="16"/>
                <w:szCs w:val="16"/>
              </w:rPr>
              <w:t>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4A9FF" w14:textId="237E32E3"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0.66</w:t>
            </w:r>
          </w:p>
        </w:tc>
      </w:tr>
      <w:tr w:rsidR="00786E00" w:rsidRPr="0067261A" w14:paraId="7A8D408C" w14:textId="77777777" w:rsidTr="000C623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7CA96" w14:textId="77777777"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R2</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3A3E7" w14:textId="22D1829B"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38C5D" w14:textId="522C0A29"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CB582" w14:textId="3FD60830"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0.997</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C2162" w14:textId="02F35F21"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0.745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96851" w14:textId="6CF67DA5"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3E2B6" w14:textId="5B3FBF41"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0.997</w:t>
            </w:r>
          </w:p>
        </w:tc>
      </w:tr>
      <w:tr w:rsidR="00E1715F" w:rsidRPr="0067261A" w14:paraId="21035ACC"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2325F"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3590"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No</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AA0FD"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EF548"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4B02A"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No</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6E90A"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6FDCC"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r>
      <w:tr w:rsidR="00E1715F" w:rsidRPr="0067261A" w14:paraId="73273C6B" w14:textId="77777777" w:rsidTr="004A4172">
        <w:trPr>
          <w:trHeight w:val="333"/>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EF5DD" w14:textId="77777777" w:rsidR="00E1715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AEA23" w14:textId="5D5767DA"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D26B67" w:rsidRPr="004A4172">
              <w:rPr>
                <w:rFonts w:ascii="Times New Roman" w:eastAsia="Arial" w:hAnsi="Times New Roman" w:cs="Times New Roman"/>
                <w:color w:val="000000"/>
                <w:sz w:val="16"/>
                <w:szCs w:val="16"/>
              </w:rPr>
              <w:t>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2C29" w14:textId="7D3807A2"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C0D04" w14:textId="6989D234"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C307D" w14:textId="6751F492"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D03AD" w14:textId="4E208384"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2DCA3" w14:textId="5062502B"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r>
      <w:tr w:rsidR="00DC2F75" w:rsidRPr="0067261A" w14:paraId="3F14A51D" w14:textId="77777777" w:rsidTr="004A4172">
        <w:trPr>
          <w:jc w:val="center"/>
        </w:trPr>
        <w:tc>
          <w:tcPr>
            <w:tcW w:w="2202"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45C198" w14:textId="77777777" w:rsidR="00DC2F75" w:rsidRPr="00D0466F"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51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20AD46" w14:textId="1D797BF3"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A43418" w14:textId="6300B16F"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6F3224" w14:textId="2520C2A2"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9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E37C79" w14:textId="0E4ACA7E"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2B0F4B" w14:textId="4DF507FD"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F661DA" w14:textId="58DDBBA6"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r>
      <w:tr w:rsidR="00E1715F" w:rsidRPr="00D0466F" w14:paraId="5BECE125" w14:textId="77777777" w:rsidTr="004A4172">
        <w:trPr>
          <w:jc w:val="center"/>
        </w:trPr>
        <w:tc>
          <w:tcPr>
            <w:tcW w:w="5000" w:type="pct"/>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60F16DD" w14:textId="77777777" w:rsidR="00E1715F" w:rsidRPr="00D0466F" w:rsidRDefault="00E1715F"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29861F83" w14:textId="77777777" w:rsidR="00E1715F" w:rsidRDefault="00E1715F" w:rsidP="00E1715F">
      <w:pPr>
        <w:pStyle w:val="BodyText"/>
      </w:pPr>
    </w:p>
    <w:p w14:paraId="19739A9E" w14:textId="77777777" w:rsidR="00E1715F" w:rsidRPr="004A1413" w:rsidRDefault="00E1715F" w:rsidP="00E1715F">
      <w:pPr>
        <w:pStyle w:val="BodyText"/>
      </w:pPr>
    </w:p>
    <w:p w14:paraId="02FF5174" w14:textId="77777777" w:rsidR="00E1715F" w:rsidRDefault="00E1715F" w:rsidP="00E1715F">
      <w:pPr>
        <w:pStyle w:val="Heading2"/>
        <w:rPr>
          <w:sz w:val="18"/>
          <w:szCs w:val="18"/>
        </w:rPr>
      </w:pPr>
      <w:r>
        <w:rPr>
          <w:sz w:val="18"/>
          <w:szCs w:val="18"/>
        </w:rPr>
        <w:br w:type="page"/>
      </w:r>
    </w:p>
    <w:p w14:paraId="2AE60F1E" w14:textId="1FF72B73" w:rsidR="00D95302" w:rsidRPr="00270551" w:rsidRDefault="00EF59A2" w:rsidP="00D95302">
      <w:pPr>
        <w:pStyle w:val="Heading2"/>
      </w:pPr>
      <w:r w:rsidRPr="00982FEC">
        <w:t>Table S</w:t>
      </w:r>
      <w:r w:rsidR="00D95302" w:rsidRPr="00982FEC">
        <w:t>9. Relationship between the SDG Index Overall Score from the 2023 Sustainable Development Report and ODIN, Open Data Barometer, and Global Data Barometer scores, 2013-2022</w:t>
      </w:r>
    </w:p>
    <w:tbl>
      <w:tblPr>
        <w:tblStyle w:val="Table"/>
        <w:tblW w:w="5000" w:type="pct"/>
        <w:jc w:val="center"/>
        <w:tblLayout w:type="fixed"/>
        <w:tblLook w:val="0420" w:firstRow="1" w:lastRow="0" w:firstColumn="0" w:lastColumn="0" w:noHBand="0" w:noVBand="1"/>
      </w:tblPr>
      <w:tblGrid>
        <w:gridCol w:w="3421"/>
        <w:gridCol w:w="900"/>
        <w:gridCol w:w="811"/>
        <w:gridCol w:w="812"/>
        <w:gridCol w:w="900"/>
        <w:gridCol w:w="900"/>
        <w:gridCol w:w="809"/>
        <w:gridCol w:w="807"/>
      </w:tblGrid>
      <w:tr w:rsidR="00DA687C" w:rsidRPr="00D41306" w14:paraId="75E6A3C8" w14:textId="77777777" w:rsidTr="00DA687C">
        <w:trPr>
          <w:tblHeader/>
          <w:jc w:val="center"/>
        </w:trPr>
        <w:tc>
          <w:tcPr>
            <w:tcW w:w="182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DEACCA"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97B8BF"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4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97386C"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43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5C7A8D"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4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63B9B"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4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B96E9F"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43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D57DEA"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43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C3DAB"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4234AE" w:rsidRPr="00DA687C" w14:paraId="05116CF3" w14:textId="77777777" w:rsidTr="004A4172">
        <w:trPr>
          <w:jc w:val="center"/>
        </w:trPr>
        <w:tc>
          <w:tcPr>
            <w:tcW w:w="182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6279E"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AAAE5" w14:textId="0E77C19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0.424***</w:t>
            </w:r>
          </w:p>
        </w:tc>
        <w:tc>
          <w:tcPr>
            <w:tcW w:w="4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AEC81" w14:textId="214E55E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0.005</w:t>
            </w:r>
          </w:p>
        </w:tc>
        <w:tc>
          <w:tcPr>
            <w:tcW w:w="43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FFE7C" w14:textId="45F5E19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0.008</w:t>
            </w: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2AAE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EB5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826A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F711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3812595F"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D5C9B"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64DDF" w14:textId="6A94207D"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3A42" w14:textId="12524AA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AC12" w14:textId="481716E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7344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DCE2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99A4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FC0C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0BB8A0DB"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B6043"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8C08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E10B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466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E8670" w14:textId="2FDC405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0.328***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82B11" w14:textId="50286374"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0.011**</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DD61" w14:textId="0E9D25C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0.011**</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1A08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FE6501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FB96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8F8C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C483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AB3E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57E69" w14:textId="777FFE39"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F70E3" w14:textId="776F58C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AA023" w14:textId="1C82AEB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E393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FE8F99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B8362"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C183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92EF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AF29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AAF9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E974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F83B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E0C40" w14:textId="32630CD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0.375***</w:t>
            </w:r>
          </w:p>
        </w:tc>
      </w:tr>
      <w:tr w:rsidR="004234AE" w:rsidRPr="00DA687C" w14:paraId="37AC9E52"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C3049"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521E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3974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E72C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51D4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1B58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D58A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FDFE2" w14:textId="5456CDC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r>
      <w:tr w:rsidR="004234AE" w:rsidRPr="00DA687C" w14:paraId="4BAC36C5"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2729F"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3ED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C7CE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1655E" w14:textId="279366E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A95B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FAEF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8B0EB" w14:textId="154C662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80A3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1F014ED"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E0127"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F09F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EFA1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C18C4" w14:textId="0C444AB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F190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0FFA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DAF00" w14:textId="4ED8DE0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F3EF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29D08F8B"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F979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97B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CD6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BC050" w14:textId="1B65F14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D730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20B8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1719F" w14:textId="06326382"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0.012</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094F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40DE9750"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F950C"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5C71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4E15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5311A" w14:textId="298FC4D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9874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706D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EE084" w14:textId="45594A54"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8039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2CDAF01E"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FC1A3"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4616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AA34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6F7B1" w14:textId="4DFD4702"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28C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E2E3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FB83E" w14:textId="140BE26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BE84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E98009B"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8032"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4DB1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54AB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0D841" w14:textId="458D4D3D"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F3E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CD66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A1B2F" w14:textId="16DEC8C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1DE4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49F2EDD5"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C45D4"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F91E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C69F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DAB5" w14:textId="0B5374B0"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8318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04DA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0ACA9" w14:textId="519E36F0"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C757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BAF6933"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AE68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AEDA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C48B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E1934" w14:textId="6A64548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9A46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3D17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78CDC" w14:textId="04456BC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3AA7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445AC25"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3BECB"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2F8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C7B8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BF08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7B9B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BC59E" w14:textId="17D1E7B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0.483***</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9243B" w14:textId="779A66E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0.409***</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F993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3FD88724"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9E721"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48EB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4D9E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751D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AD14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AC770" w14:textId="105F04B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(0.07)</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1F432" w14:textId="6849428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(0.07)</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1FA3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7A04219"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53948"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36AC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341A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AB82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870A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5F255" w14:textId="4084C9C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0.903***</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E8DE7" w14:textId="7CB4B27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0.758***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6CDC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9F2B3C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4A2F5"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C5DB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4A8C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B859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13E5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1378C" w14:textId="39C84CC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CA237" w14:textId="6AA6D7C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8063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37C01061"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7F704"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C3BD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10D8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022F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A6FE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44C76" w14:textId="2DBE0BCF"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1.148***</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60649" w14:textId="6A821666"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0.907***</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BF9F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6D6FE354"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128D0"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7A0A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38D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0EBA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FAE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1265D" w14:textId="37337316"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(0.11)</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98019" w14:textId="752800CF"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(0.13)</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40F6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970E7AC"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10E3D"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C3CC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3CF65" w14:textId="03FE77A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0.649***</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82543" w14:textId="79A25DB2"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A77C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29BA2" w14:textId="1FC7A603"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1.577***</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7D79" w14:textId="1ABF181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1.316***</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F934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658A2CA"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4A120"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63B3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9963A" w14:textId="598812A2"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F73A" w14:textId="2D8C0B8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D42D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9F29F" w14:textId="54AD51D9"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(0.17)</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D804C" w14:textId="1A5FAA2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FC8D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D80ADDC"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A128C"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665B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9FE8C" w14:textId="609D9C8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0.968***</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6F024" w14:textId="738AC6AD"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0.878***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7602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0B88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A5E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463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4EA2FB0E"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ABBFE"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AEED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999B3" w14:textId="268707D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(0.07)</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A61EF" w14:textId="45E946F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BFC0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1135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F557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F32F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40E941D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6334F"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B34C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41F97" w14:textId="6452A8FD"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1.383***</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CBC47" w14:textId="28B6B3B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1.239***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F954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F47D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48A6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E763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05817E4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FC19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30B6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891A8" w14:textId="4CAECA9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8B8D0" w14:textId="4C9212C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6FB2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DB6B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A45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5671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DA8B341"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5337"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3549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24A55" w14:textId="4587538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1.569***</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A47F0" w14:textId="5FC8976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1.529***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6B0B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5E68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9633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F37B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62AF8456"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1ADA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01F8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791C2" w14:textId="269851A3"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F8D08" w14:textId="2C833D0F"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21F4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7E46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220E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184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6D6FE0B6"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4B7D4"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CF8A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C5186" w14:textId="042D874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1.919***</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06244" w14:textId="153F5D76"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1.817***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6835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D37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21F7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D407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129916BF"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C9622"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8857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534D2" w14:textId="5523721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(0.11)</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8292B" w14:textId="63989D50"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0180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6DAB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0DF2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E3BC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0599E8C9"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A46C0"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8F16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25C27" w14:textId="2813CBC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2.016***</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62C8C" w14:textId="6E29CFA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1.904***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7AB5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3D53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828F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8D1E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27FE1823"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1446"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AB68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9C8BE" w14:textId="1214EA4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(0.13)</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D733" w14:textId="21AF68F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A7F8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AC97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EA96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5947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06F0CFCC" w14:textId="77777777" w:rsidTr="004A4172">
        <w:trPr>
          <w:trHeight w:val="80"/>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CE4E"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D24" w14:textId="11F8A04F"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47.217***</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2B9A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8D84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E778F" w14:textId="255E8906"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57.217***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794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2417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D75C" w14:textId="19D8F823"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57.38</w:t>
            </w:r>
            <w:r w:rsidR="007F7EE0">
              <w:rPr>
                <w:rFonts w:ascii="Times New Roman" w:eastAsia="Arial" w:hAnsi="Times New Roman" w:cs="Times New Roman"/>
                <w:color w:val="000000"/>
                <w:sz w:val="16"/>
                <w:szCs w:val="16"/>
              </w:rPr>
              <w:t>2</w:t>
            </w:r>
            <w:r w:rsidRPr="000E4456">
              <w:rPr>
                <w:rFonts w:ascii="Times New Roman" w:eastAsia="Arial" w:hAnsi="Times New Roman" w:cs="Times New Roman"/>
                <w:color w:val="000000"/>
                <w:sz w:val="16"/>
                <w:szCs w:val="16"/>
              </w:rPr>
              <w:t>***</w:t>
            </w:r>
          </w:p>
        </w:tc>
      </w:tr>
      <w:tr w:rsidR="004234AE" w:rsidRPr="00DA687C" w14:paraId="13ACEAA4"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083BF"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30E6" w14:textId="5A0B660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(1.86)</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F9A5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174B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87524" w14:textId="17DD26B9"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(1.24)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2B0E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A85E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00140" w14:textId="57D96E5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(1.63)</w:t>
            </w:r>
          </w:p>
        </w:tc>
      </w:tr>
      <w:tr w:rsidR="00DA687C" w:rsidRPr="00DA687C" w14:paraId="46D4E7A5"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B248C0"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9DF047"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179775" w14:textId="657D2E68"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6.5</w:t>
            </w:r>
            <w:r w:rsidR="0025084B">
              <w:rPr>
                <w:rFonts w:ascii="Times New Roman" w:hAnsi="Times New Roman" w:cs="Times New Roman"/>
                <w:sz w:val="16"/>
                <w:szCs w:val="16"/>
              </w:rPr>
              <w:t>3</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A17CF" w14:textId="3EB63BC4"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5.2</w:t>
            </w:r>
            <w:r w:rsidR="00491D59">
              <w:rPr>
                <w:rFonts w:ascii="Times New Roman" w:hAnsi="Times New Roman" w:cs="Times New Roman"/>
                <w:sz w:val="16"/>
                <w:szCs w:val="16"/>
              </w:rPr>
              <w:t>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100B70"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373BF" w14:textId="03CE2601" w:rsidR="00D95302" w:rsidRPr="004A4172" w:rsidRDefault="00B24BF1"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Pr>
                <w:rFonts w:ascii="Times New Roman" w:hAnsi="Times New Roman" w:cs="Times New Roman"/>
                <w:sz w:val="16"/>
                <w:szCs w:val="16"/>
              </w:rPr>
              <w:t>5.8</w:t>
            </w:r>
            <w:r w:rsidR="00364DFE">
              <w:rPr>
                <w:rFonts w:ascii="Times New Roman" w:hAnsi="Times New Roman" w:cs="Times New Roman"/>
                <w:sz w:val="16"/>
                <w:szCs w:val="16"/>
              </w:rPr>
              <w:t>9</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C38BC" w14:textId="0401861F"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4.</w:t>
            </w:r>
            <w:r w:rsidR="00364DFE">
              <w:rPr>
                <w:rFonts w:ascii="Times New Roman" w:hAnsi="Times New Roman" w:cs="Times New Roman"/>
                <w:sz w:val="16"/>
                <w:szCs w:val="16"/>
              </w:rPr>
              <w:t>81</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966AD"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DA687C" w:rsidRPr="00DA687C" w14:paraId="60482312"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74E3"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DC2167"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A267D"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0.84</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A35A7C" w14:textId="42A0929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0.7</w:t>
            </w:r>
            <w:r w:rsidR="00364DFE">
              <w:rPr>
                <w:rFonts w:ascii="Times New Roman" w:hAnsi="Times New Roman" w:cs="Times New Roman"/>
                <w:sz w:val="16"/>
                <w:szCs w:val="16"/>
              </w:rPr>
              <w:t>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30F0D"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554EA" w14:textId="7FFEFB13" w:rsidR="00D95302" w:rsidRPr="004A4172" w:rsidRDefault="00B24BF1"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Pr>
                <w:rFonts w:ascii="Times New Roman" w:hAnsi="Times New Roman" w:cs="Times New Roman"/>
                <w:sz w:val="16"/>
                <w:szCs w:val="16"/>
              </w:rPr>
              <w:t>0.71</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78421" w14:textId="73F30ACD"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0.5</w:t>
            </w:r>
            <w:r w:rsidR="00B24BF1">
              <w:rPr>
                <w:rFonts w:ascii="Times New Roman" w:hAnsi="Times New Roman" w:cs="Times New Roman"/>
                <w:sz w:val="16"/>
                <w:szCs w:val="16"/>
              </w:rPr>
              <w:t>7</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4A7D9"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25084B" w:rsidRPr="00DA687C" w14:paraId="1B36BE6C" w14:textId="77777777" w:rsidTr="00E26EDD">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65177" w14:textId="77777777" w:rsidR="0025084B" w:rsidRPr="005B0CB6"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01999" w14:textId="5BCCA32B"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0.503</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2D47B" w14:textId="1487AC0F"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0.997</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E3A9E" w14:textId="43CD0E9D"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B8143" w14:textId="7100A9C4"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0.566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AB437" w14:textId="0EE4F28D"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0.998</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089C2" w14:textId="4401F76E"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1A0E8" w14:textId="713D89B1"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0.523</w:t>
            </w:r>
          </w:p>
        </w:tc>
      </w:tr>
      <w:tr w:rsidR="00DA687C" w:rsidRPr="00DA687C" w14:paraId="20062D9B"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3FC6B"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75DC7"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No</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56B04"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75C7C"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3C754"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No</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2C9E4"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80AB8"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FF4FB"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No</w:t>
            </w:r>
          </w:p>
        </w:tc>
      </w:tr>
      <w:tr w:rsidR="00DA687C" w:rsidRPr="00DA687C" w14:paraId="0A32124F"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066DB" w14:textId="77777777" w:rsidR="00D95302" w:rsidRPr="00D4130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6A758" w14:textId="32516335"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CC5C09" w:rsidRPr="00CC5C09">
              <w:rPr>
                <w:rFonts w:ascii="Times New Roman" w:eastAsia="Arial" w:hAnsi="Times New Roman" w:cs="Times New Roman"/>
                <w:color w:val="000000"/>
                <w:sz w:val="16"/>
                <w:szCs w:val="16"/>
              </w:rPr>
              <w:t>4</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8EE4" w14:textId="7757A5B1"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CC5C09" w:rsidRPr="00CC5C09">
              <w:rPr>
                <w:rFonts w:ascii="Times New Roman" w:eastAsia="Arial" w:hAnsi="Times New Roman" w:cs="Times New Roman"/>
                <w:color w:val="000000"/>
                <w:sz w:val="16"/>
                <w:szCs w:val="16"/>
              </w:rPr>
              <w:t>4</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CBC50" w14:textId="787C756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CC5C09" w:rsidRPr="00CC5C09">
              <w:rPr>
                <w:rFonts w:ascii="Times New Roman" w:eastAsia="Arial" w:hAnsi="Times New Roman" w:cs="Times New Roman"/>
                <w:color w:val="000000"/>
                <w:sz w:val="16"/>
                <w:szCs w:val="16"/>
              </w:rPr>
              <w:t>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109BB" w14:textId="59B0E53B"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10</w:t>
            </w:r>
            <w:r w:rsidR="00CC5C09" w:rsidRPr="00CC5C09">
              <w:rPr>
                <w:rFonts w:ascii="Times New Roman" w:eastAsia="Arial" w:hAnsi="Times New Roman" w:cs="Times New Roman"/>
                <w:color w:val="000000"/>
                <w:sz w:val="16"/>
                <w:szCs w:val="16"/>
              </w:rPr>
              <w:t>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EF50C" w14:textId="7256E92A" w:rsidR="00D95302" w:rsidRPr="004A4172" w:rsidRDefault="00CC5C0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CC5C09">
              <w:rPr>
                <w:rFonts w:ascii="Times New Roman" w:eastAsia="Arial" w:hAnsi="Times New Roman" w:cs="Times New Roman"/>
                <w:color w:val="000000"/>
                <w:sz w:val="16"/>
                <w:szCs w:val="16"/>
              </w:rPr>
              <w:t>100</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B83FC" w14:textId="0B3BDD35" w:rsidR="00D95302" w:rsidRPr="004A4172" w:rsidRDefault="00CC5C0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CC5C09">
              <w:rPr>
                <w:rFonts w:ascii="Times New Roman" w:eastAsia="Arial" w:hAnsi="Times New Roman" w:cs="Times New Roman"/>
                <w:color w:val="000000"/>
                <w:sz w:val="16"/>
                <w:szCs w:val="16"/>
              </w:rPr>
              <w:t>100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31DFC" w14:textId="5BEAC72A"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9</w:t>
            </w:r>
            <w:r w:rsidR="002562EB">
              <w:rPr>
                <w:rFonts w:ascii="Times New Roman" w:eastAsia="Arial" w:hAnsi="Times New Roman" w:cs="Times New Roman"/>
                <w:color w:val="000000"/>
                <w:sz w:val="16"/>
                <w:szCs w:val="16"/>
              </w:rPr>
              <w:t>3</w:t>
            </w:r>
          </w:p>
        </w:tc>
      </w:tr>
      <w:tr w:rsidR="002A489E" w:rsidRPr="00DA687C" w14:paraId="67656C02" w14:textId="77777777" w:rsidTr="00DA687C">
        <w:trPr>
          <w:jc w:val="center"/>
        </w:trPr>
        <w:tc>
          <w:tcPr>
            <w:tcW w:w="182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5184C" w14:textId="77777777" w:rsidR="002A489E" w:rsidRPr="005B0CB6"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1ECE7" w14:textId="753C1F93"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992</w:t>
            </w:r>
          </w:p>
        </w:tc>
        <w:tc>
          <w:tcPr>
            <w:tcW w:w="4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DA5D32" w14:textId="38136419"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992</w:t>
            </w:r>
          </w:p>
        </w:tc>
        <w:tc>
          <w:tcPr>
            <w:tcW w:w="43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3603A1" w14:textId="572335F4"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992</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627BC" w14:textId="477A2980"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9F0EAB" w14:textId="1C2A7F25"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432"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298E1" w14:textId="64368544"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43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AFB2A6" w14:textId="09F59E69"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93</w:t>
            </w:r>
          </w:p>
        </w:tc>
      </w:tr>
      <w:tr w:rsidR="00D95302" w:rsidRPr="00F9620B" w14:paraId="0ADBED73" w14:textId="77777777" w:rsidTr="004A4172">
        <w:trPr>
          <w:jc w:val="center"/>
        </w:trPr>
        <w:tc>
          <w:tcPr>
            <w:tcW w:w="5000" w:type="pct"/>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8ED8389" w14:textId="77777777" w:rsidR="00D95302" w:rsidRPr="005B0CB6" w:rsidRDefault="00D95302"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3230FD9D" w14:textId="77777777" w:rsidR="00D95302" w:rsidRDefault="00D95302" w:rsidP="00D95302">
      <w:pPr>
        <w:pStyle w:val="Heading2"/>
        <w:rPr>
          <w:sz w:val="18"/>
          <w:szCs w:val="18"/>
        </w:rPr>
      </w:pPr>
      <w:r>
        <w:rPr>
          <w:sz w:val="18"/>
          <w:szCs w:val="18"/>
        </w:rPr>
        <w:br w:type="page"/>
      </w:r>
    </w:p>
    <w:p w14:paraId="4B519D56" w14:textId="0F292653" w:rsidR="008535A7" w:rsidRDefault="00EF59A2" w:rsidP="008535A7">
      <w:pPr>
        <w:pStyle w:val="Heading2"/>
      </w:pPr>
      <w:r w:rsidRPr="00982FEC">
        <w:t>Table S</w:t>
      </w:r>
      <w:r w:rsidR="00D95302" w:rsidRPr="00982FEC">
        <w:t>10</w:t>
      </w:r>
      <w:r w:rsidR="008535A7" w:rsidRPr="00982FEC">
        <w:t>. Relationship between the Economic Complexity Index and SPI scores, 2016-2022</w:t>
      </w:r>
    </w:p>
    <w:tbl>
      <w:tblPr>
        <w:tblStyle w:val="Table"/>
        <w:tblW w:w="0" w:type="auto"/>
        <w:jc w:val="center"/>
        <w:tblLayout w:type="fixed"/>
        <w:tblLook w:val="0420" w:firstRow="1" w:lastRow="0" w:firstColumn="0" w:lastColumn="0" w:noHBand="0" w:noVBand="1"/>
      </w:tblPr>
      <w:tblGrid>
        <w:gridCol w:w="2591"/>
        <w:gridCol w:w="878"/>
        <w:gridCol w:w="693"/>
        <w:gridCol w:w="879"/>
        <w:gridCol w:w="879"/>
        <w:gridCol w:w="789"/>
        <w:gridCol w:w="878"/>
      </w:tblGrid>
      <w:tr w:rsidR="009B4184" w:rsidRPr="00D0466F" w14:paraId="2B33D93A" w14:textId="77777777" w:rsidTr="004A4172">
        <w:trPr>
          <w:tblHeader/>
          <w:jc w:val="center"/>
        </w:trPr>
        <w:tc>
          <w:tcPr>
            <w:tcW w:w="25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0DB7C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FDE0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6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04933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8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91AB4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8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4C97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90B72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8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D07CB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F43A8C" w:rsidRPr="00D0466F" w14:paraId="5FBA067D" w14:textId="77777777" w:rsidTr="004A4172">
        <w:trPr>
          <w:jc w:val="center"/>
        </w:trPr>
        <w:tc>
          <w:tcPr>
            <w:tcW w:w="25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7537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8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AA2EC" w14:textId="19E6BDA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0.047***</w:t>
            </w:r>
          </w:p>
        </w:tc>
        <w:tc>
          <w:tcPr>
            <w:tcW w:w="6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20A2" w14:textId="4C59F4E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8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5CC14" w14:textId="16A7A89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8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3046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C441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D4FC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F43A8C" w:rsidRPr="00D0466F" w14:paraId="0ED9E3CB"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7E60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003EB" w14:textId="763B456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3078B" w14:textId="339FE1E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529AD" w14:textId="11A3FD8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CA4F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09C4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0FE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F43A8C" w:rsidRPr="00D0466F" w14:paraId="53240720"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4922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8A15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3E8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2C7C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6744F" w14:textId="18ED379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8C6E8" w14:textId="64E2BB9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35B57" w14:textId="48910EC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r>
      <w:tr w:rsidR="00F43A8C" w:rsidRPr="00D0466F" w14:paraId="330FDB3F"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22D7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1C1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CE9A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D9DD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C1A18" w14:textId="40DE8D2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1C2EA" w14:textId="7F094AD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F6DB1" w14:textId="71108F3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5575C4CB"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ABF5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BB3C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C386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C9BD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3BF7" w14:textId="6E0DE59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D1BB8" w14:textId="1E7CCC7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D2308" w14:textId="3CD4F85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F43A8C" w:rsidRPr="00D0466F" w14:paraId="110BE8EC"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B864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A0B4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0A92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6BDC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C1997" w14:textId="39A4092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EB7EE" w14:textId="58EDD58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30BE4" w14:textId="497D8F8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4079CF4F"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56F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022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C0D8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0C39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BA0DD" w14:textId="0F323C5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71C9F" w14:textId="71C0C40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1CD9C" w14:textId="467A6F4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r>
      <w:tr w:rsidR="00F43A8C" w:rsidRPr="00D0466F" w14:paraId="3E3738CE"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2EA4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2AB2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506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1AF8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84F93" w14:textId="77056E6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7957" w14:textId="4295135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8EEA0" w14:textId="62947F6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09FE211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B180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41D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BE6F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96AD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4F919" w14:textId="645C3E1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0.022***</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50DFF" w14:textId="0CF4ACB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6C846" w14:textId="6A14D1B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r>
      <w:tr w:rsidR="00F43A8C" w:rsidRPr="00D0466F" w14:paraId="0BD05DB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7316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F77B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16B6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1E47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5D2B0" w14:textId="05E9DA5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8BA4" w14:textId="2CCAF49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A0D62" w14:textId="614CC85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55707865"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80BB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694A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2438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48E8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D4CE1" w14:textId="12ECEDD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0.014***</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B1A2C" w14:textId="21A84F9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7D9F0" w14:textId="77D1B29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r>
      <w:tr w:rsidR="00F43A8C" w:rsidRPr="00D0466F" w14:paraId="52696BF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79AF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12BF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0264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853B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FA377" w14:textId="7A27DD3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ED0DE" w14:textId="59F53D0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F96D0" w14:textId="2185D0B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2E17F9E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F209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14BF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C352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FB44C" w14:textId="2BA2A11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0.169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471C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E5CB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724B4" w14:textId="4486600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0.087</w:t>
            </w:r>
          </w:p>
        </w:tc>
      </w:tr>
      <w:tr w:rsidR="00F43A8C" w:rsidRPr="00D0466F" w14:paraId="510B7C4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A53E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1A7F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5DA3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24DBE" w14:textId="3EA8817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D6E5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E737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08C1A" w14:textId="76F126B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(0.22)</w:t>
            </w:r>
          </w:p>
        </w:tc>
      </w:tr>
      <w:tr w:rsidR="00F43A8C" w:rsidRPr="00D0466F" w14:paraId="2BC413C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B06B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E1F7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9981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C29AF" w14:textId="4872738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E00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B963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E6BA3" w14:textId="1465C8C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F43A8C" w:rsidRPr="00D0466F" w14:paraId="28D57C8F"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7585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3D68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A786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9BC19" w14:textId="275A6DD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1B2C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4F9E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4CD51" w14:textId="3B2F4A0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1032EC3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8558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55B1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3FBF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5E335" w14:textId="03D326D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A561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E1D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69A86" w14:textId="3AF20A2D"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-0.015</w:t>
            </w:r>
          </w:p>
        </w:tc>
      </w:tr>
      <w:tr w:rsidR="00F43A8C" w:rsidRPr="00D0466F" w14:paraId="0D533889"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C8BD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C8D3E"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365D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65BD8" w14:textId="487EBCF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E418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51D5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30352" w14:textId="5478A20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F43A8C" w:rsidRPr="00D0466F" w14:paraId="4163957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C87C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1DD5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5631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664D0" w14:textId="5194725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626A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68DA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CD45" w14:textId="10D4D1F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r>
      <w:tr w:rsidR="00F43A8C" w:rsidRPr="00D0466F" w14:paraId="36D8FBAD"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3E4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64FE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345C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8B171" w14:textId="0390320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C273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89FC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65D61" w14:textId="1BB2F86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r>
      <w:tr w:rsidR="00F43A8C" w:rsidRPr="00D0466F" w14:paraId="6E5B5B79"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BE07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FB73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4550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DDEA7" w14:textId="1B666D3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39DF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FB26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9ACC" w14:textId="5AE4032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F43A8C" w:rsidRPr="00D0466F" w14:paraId="5A5C031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1293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7115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1728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36DCD" w14:textId="1B6C2E8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8134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7B73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DD7C9" w14:textId="3CE25E3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2CE7CF12"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ECD9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0E91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B517A" w14:textId="123BECE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-0.016</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196A7" w14:textId="543EFD1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D5CA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79622" w14:textId="762C94F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763AE" w14:textId="75A4B64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-0.013</w:t>
            </w:r>
          </w:p>
        </w:tc>
      </w:tr>
      <w:tr w:rsidR="00F43A8C" w:rsidRPr="00D0466F" w14:paraId="0A35D13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FBC9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362B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E1F14" w14:textId="3CC80A9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B28FF" w14:textId="3ED19D9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0733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B245" w14:textId="1EF86B4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0C302" w14:textId="5028A0A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F43A8C" w:rsidRPr="00D0466F" w14:paraId="2414001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7C1E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6D17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DFF65" w14:textId="59F0AE1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B9EA1" w14:textId="0333D39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177A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401E" w14:textId="5990D95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39690" w14:textId="597BFDB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r>
      <w:tr w:rsidR="00F43A8C" w:rsidRPr="00D0466F" w14:paraId="78FE407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4037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4C96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FA64D" w14:textId="2E61F23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B93B1" w14:textId="5508751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DBE3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77C9C" w14:textId="1095D9F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40F5D" w14:textId="7BA0A15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F43A8C" w:rsidRPr="00D0466F" w14:paraId="5598BD1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B313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B5EF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844EF" w14:textId="099EA9F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-0.026</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97F08" w14:textId="2BC73CC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-0.036</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B39A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EF2FE" w14:textId="30C8216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CA668" w14:textId="4469F3A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-0.011</w:t>
            </w:r>
          </w:p>
        </w:tc>
      </w:tr>
      <w:tr w:rsidR="00F43A8C" w:rsidRPr="00D0466F" w14:paraId="25D4E4EA"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2F5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3EC7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3F648" w14:textId="604FC6E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C32ED" w14:textId="64E5C47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A70D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87BB0" w14:textId="753EDA5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E11FD" w14:textId="70EE102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F43A8C" w:rsidRPr="00D0466F" w14:paraId="15E89C07"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E9BD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F8E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26F63" w14:textId="0B44DD0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80F05" w14:textId="1CFD9BB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F56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842CC" w14:textId="3E32753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74AAC" w14:textId="1033FFF1"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-0.031</w:t>
            </w:r>
          </w:p>
        </w:tc>
      </w:tr>
      <w:tr w:rsidR="00F43A8C" w:rsidRPr="00D0466F" w14:paraId="0AFBAD7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7B0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9B39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CC7EE" w14:textId="1AD1609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EE841" w14:textId="7DC16C7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0C39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BE6ED" w14:textId="13F0773D"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6C39F" w14:textId="28FFF061"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F43A8C" w:rsidRPr="00D0466F" w14:paraId="3C36D6E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9732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2CA3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3E145" w14:textId="3A13254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5C645" w14:textId="52BD76F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4135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7CFDF" w14:textId="3332A26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E65DF" w14:textId="1F93275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-0.100**</w:t>
            </w:r>
          </w:p>
        </w:tc>
      </w:tr>
      <w:tr w:rsidR="00F43A8C" w:rsidRPr="00D0466F" w14:paraId="46E3BF9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F534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B23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2F51D" w14:textId="43A8689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485B" w14:textId="2CE226F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E976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37482" w14:textId="67377E9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95F23" w14:textId="5381DAB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r>
      <w:tr w:rsidR="00F43A8C" w:rsidRPr="00D0466F" w14:paraId="1B5EED3A"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A0A0E"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07AC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E6E8" w14:textId="1316F3F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1181E" w14:textId="02228D2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6F57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3A368" w14:textId="77B7026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0AA37" w14:textId="4FF64B2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-0.109**</w:t>
            </w:r>
          </w:p>
        </w:tc>
      </w:tr>
      <w:tr w:rsidR="00F43A8C" w:rsidRPr="00D0466F" w14:paraId="1098C8FC"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F9D9E"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E7E2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8501" w14:textId="534CE07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A261F" w14:textId="3009985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533EE"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5DB93" w14:textId="6D17AF7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54D06" w14:textId="523B0FE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r>
      <w:tr w:rsidR="00F43A8C" w:rsidRPr="00D0466F" w14:paraId="7107EAE5"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321F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A15D0" w14:textId="7F5C79E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-3.257***</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3785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BBEA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CDBFD" w14:textId="1EA13A7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-1.772***</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046E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D35D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F43A8C" w:rsidRPr="00D0466F" w14:paraId="4BDA0CED"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B595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314C" w14:textId="41D3010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(0.24)</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6054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5585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C1DB6" w14:textId="3E264B8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(0.35)</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CA9D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D0F2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9B4184" w:rsidRPr="00D0466F" w14:paraId="6CA1A299"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2EB2D3"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Sigma_u</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8EEA26"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B96EB2"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0.64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89A06"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0.47</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9BFA9"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5A63F3"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0.59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94BE6"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0.47</w:t>
            </w:r>
          </w:p>
        </w:tc>
      </w:tr>
      <w:tr w:rsidR="009B4184" w:rsidRPr="00D0466F" w14:paraId="3447571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7C517"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Sigma_e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80C06C"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62CA7F"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0.14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F4D1E"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0.14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E4FCB"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7D4B1"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7821C"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0.14</w:t>
            </w:r>
          </w:p>
        </w:tc>
      </w:tr>
      <w:tr w:rsidR="00BC276D" w:rsidRPr="00D0466F" w14:paraId="74DB8D0A"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5155A" w14:textId="77777777"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0EB2D" w14:textId="53FE8B06"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0.493</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AC9C8" w14:textId="0E11F3F9"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0.982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BCC7B" w14:textId="05829F83"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0.982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07ED2" w14:textId="27E50443"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0.598</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2D1B" w14:textId="37745740"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55786" w14:textId="1E2EE46D"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0.983</w:t>
            </w:r>
          </w:p>
        </w:tc>
      </w:tr>
      <w:tr w:rsidR="009B4184" w:rsidRPr="00D0466F" w14:paraId="63113D8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E9EE9" w14:textId="77777777" w:rsidR="008535A7" w:rsidRPr="00D0466F" w:rsidRDefault="008535A7" w:rsidP="00966B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3283D"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No</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B6C99"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Yes</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20B83"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Yes</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089F0"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No</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8A504"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Yes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F4259"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Yes</w:t>
            </w:r>
          </w:p>
        </w:tc>
      </w:tr>
      <w:tr w:rsidR="009B4184" w:rsidRPr="00D0466F" w14:paraId="46292112"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1614C"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E5582" w14:textId="5E9D16EB"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w:t>
            </w:r>
            <w:r w:rsidR="000E5C34" w:rsidRPr="00BC276D">
              <w:rPr>
                <w:rFonts w:ascii="Times New Roman" w:eastAsia="Arial" w:hAnsi="Times New Roman" w:cs="Times New Roman"/>
                <w:color w:val="000000"/>
                <w:sz w:val="16"/>
                <w:szCs w:val="16"/>
              </w:rPr>
              <w:t>1</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33F36" w14:textId="4B852D2E"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AC13" w14:textId="4F23288F"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203E1" w14:textId="12D7D08A"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BCAAC" w14:textId="7C6808C2"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AECBF" w14:textId="3E24F762"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r>
      <w:tr w:rsidR="00E62C6E" w:rsidRPr="00D0466F" w14:paraId="406AB649" w14:textId="77777777" w:rsidTr="004A4172">
        <w:trPr>
          <w:jc w:val="center"/>
        </w:trPr>
        <w:tc>
          <w:tcPr>
            <w:tcW w:w="25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E68688" w14:textId="77777777"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115A46">
              <w:rPr>
                <w:rFonts w:ascii="Times New Roman" w:eastAsia="Arial" w:hAnsi="Times New Roman" w:cs="Times New Roman"/>
                <w:color w:val="000000"/>
                <w:sz w:val="18"/>
                <w:szCs w:val="18"/>
              </w:rPr>
              <w:t>No of observations</w:t>
            </w:r>
          </w:p>
        </w:tc>
        <w:tc>
          <w:tcPr>
            <w:tcW w:w="8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C3E4D3" w14:textId="2144984B"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6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2E4F31" w14:textId="2E6DF1C6"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8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0CACA" w14:textId="34A8C31F"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8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9085DE" w14:textId="77816C52"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6C715D" w14:textId="27C087F9"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8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45BCD9" w14:textId="7EECF29A"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r>
      <w:tr w:rsidR="009F62C9" w:rsidRPr="00D0466F" w14:paraId="75AED316" w14:textId="77777777">
        <w:trPr>
          <w:jc w:val="center"/>
        </w:trPr>
        <w:tc>
          <w:tcPr>
            <w:tcW w:w="7587" w:type="dxa"/>
            <w:gridSpan w:val="7"/>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334370" w14:textId="6AEC29E8" w:rsidR="009F62C9" w:rsidRPr="00657054" w:rsidRDefault="009F62C9"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Arial" w:eastAsia="Arial" w:hAnsi="Arial" w:cs="Arial"/>
                <w:color w:val="000000"/>
                <w:sz w:val="16"/>
                <w:szCs w:val="16"/>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28918064" w14:textId="77777777" w:rsidR="008535A7" w:rsidRDefault="008535A7" w:rsidP="008535A7">
      <w:pPr>
        <w:pStyle w:val="Heading2"/>
        <w:rPr>
          <w:sz w:val="18"/>
          <w:szCs w:val="18"/>
        </w:rPr>
      </w:pPr>
      <w:bookmarkStart w:id="36" w:name="X82b3a395a8a00a69051173bd1ea6831424672f0"/>
      <w:bookmarkEnd w:id="35"/>
      <w:r>
        <w:rPr>
          <w:sz w:val="18"/>
          <w:szCs w:val="18"/>
        </w:rPr>
        <w:br w:type="page"/>
      </w:r>
    </w:p>
    <w:p w14:paraId="70F73F50" w14:textId="77777777" w:rsidR="008535A7" w:rsidRDefault="008535A7" w:rsidP="00270551"/>
    <w:p w14:paraId="5844C8BC" w14:textId="4FF5493F" w:rsidR="008535A7" w:rsidRPr="00270551" w:rsidRDefault="00EF59A2" w:rsidP="008535A7">
      <w:pPr>
        <w:pStyle w:val="Heading2"/>
      </w:pPr>
      <w:r w:rsidRPr="00982FEC">
        <w:t>Table S</w:t>
      </w:r>
      <w:r w:rsidR="00D85809" w:rsidRPr="00982FEC">
        <w:t>1</w:t>
      </w:r>
      <w:r w:rsidR="00D95302" w:rsidRPr="00982FEC">
        <w:t>1</w:t>
      </w:r>
      <w:r w:rsidR="008535A7" w:rsidRPr="00982FEC">
        <w:t>. Relationship between the Environmental Performance Index and SPI scores, 2016-2022</w:t>
      </w:r>
    </w:p>
    <w:tbl>
      <w:tblPr>
        <w:tblStyle w:val="Table"/>
        <w:tblW w:w="9809" w:type="dxa"/>
        <w:jc w:val="center"/>
        <w:tblLayout w:type="fixed"/>
        <w:tblLook w:val="0420" w:firstRow="1" w:lastRow="0" w:firstColumn="0" w:lastColumn="0" w:noHBand="0" w:noVBand="1"/>
      </w:tblPr>
      <w:tblGrid>
        <w:gridCol w:w="3994"/>
        <w:gridCol w:w="968"/>
        <w:gridCol w:w="968"/>
        <w:gridCol w:w="968"/>
        <w:gridCol w:w="968"/>
        <w:gridCol w:w="968"/>
        <w:gridCol w:w="975"/>
      </w:tblGrid>
      <w:tr w:rsidR="008535A7" w:rsidRPr="00D0466F" w14:paraId="2B56FF99" w14:textId="77777777" w:rsidTr="004A4172">
        <w:trPr>
          <w:tblHeader/>
          <w:jc w:val="center"/>
        </w:trPr>
        <w:tc>
          <w:tcPr>
            <w:tcW w:w="39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D5CB0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DBD47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72C72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EE88D"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3C4AB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0AC14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7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A6354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5A2112" w:rsidRPr="00D0466F" w14:paraId="47619B06" w14:textId="77777777" w:rsidTr="004A4172">
        <w:trPr>
          <w:jc w:val="center"/>
        </w:trPr>
        <w:tc>
          <w:tcPr>
            <w:tcW w:w="39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84E6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47346" w14:textId="748460E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7" w:author="Brian William Stacy" w:date="2024-03-13T13:14:00Z">
              <w:r w:rsidRPr="000E4456">
                <w:rPr>
                  <w:rFonts w:ascii="Times New Roman" w:eastAsia="Arial" w:hAnsi="Times New Roman" w:cs="Times New Roman"/>
                  <w:color w:val="000000"/>
                  <w:sz w:val="16"/>
                  <w:szCs w:val="16"/>
                </w:rPr>
                <w:t>0.498***</w:t>
              </w:r>
            </w:ins>
            <w:del w:id="38" w:author="Brian William Stacy" w:date="2024-03-13T13:14:00Z">
              <w:r w:rsidRPr="00657054" w:rsidDel="00DF06F2">
                <w:rPr>
                  <w:rFonts w:ascii="Arial" w:eastAsia="Arial" w:hAnsi="Arial" w:cs="Arial"/>
                  <w:color w:val="000000"/>
                  <w:sz w:val="16"/>
                  <w:szCs w:val="16"/>
                </w:rPr>
                <w:delText>0.497***</w:delText>
              </w:r>
            </w:del>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72490" w14:textId="112C30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9" w:author="Brian William Stacy" w:date="2024-03-13T13:14:00Z">
              <w:r w:rsidRPr="000E4456">
                <w:rPr>
                  <w:rFonts w:ascii="Times New Roman" w:eastAsia="Arial" w:hAnsi="Times New Roman" w:cs="Times New Roman"/>
                  <w:color w:val="000000"/>
                  <w:sz w:val="16"/>
                  <w:szCs w:val="16"/>
                </w:rPr>
                <w:t>-0.032</w:t>
              </w:r>
            </w:ins>
            <w:del w:id="40" w:author="Brian William Stacy" w:date="2024-03-13T13:14:00Z">
              <w:r w:rsidRPr="00657054" w:rsidDel="00DF06F2">
                <w:rPr>
                  <w:rFonts w:ascii="Arial" w:eastAsia="Arial" w:hAnsi="Arial" w:cs="Arial"/>
                  <w:color w:val="000000"/>
                  <w:sz w:val="16"/>
                  <w:szCs w:val="16"/>
                </w:rPr>
                <w:delText>-0.030</w:delText>
              </w:r>
            </w:del>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283E0" w14:textId="6B400A8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1" w:author="Brian William Stacy" w:date="2024-03-13T13:14:00Z">
              <w:r w:rsidRPr="000E4456">
                <w:rPr>
                  <w:rFonts w:ascii="Times New Roman" w:eastAsia="Arial" w:hAnsi="Times New Roman" w:cs="Times New Roman"/>
                  <w:color w:val="000000"/>
                  <w:sz w:val="16"/>
                  <w:szCs w:val="16"/>
                </w:rPr>
                <w:t>-0.038</w:t>
              </w:r>
            </w:ins>
            <w:del w:id="42" w:author="Brian William Stacy" w:date="2024-03-13T13:14:00Z">
              <w:r w:rsidRPr="00657054" w:rsidDel="00DF06F2">
                <w:rPr>
                  <w:rFonts w:ascii="Arial" w:eastAsia="Arial" w:hAnsi="Arial" w:cs="Arial"/>
                  <w:color w:val="000000"/>
                  <w:sz w:val="16"/>
                  <w:szCs w:val="16"/>
                </w:rPr>
                <w:delText>-0.035</w:delText>
              </w:r>
            </w:del>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A00D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00BFB"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8730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5A2112" w:rsidRPr="00D0466F" w14:paraId="10ED929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519F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1B19B" w14:textId="42645F99"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3" w:author="Brian William Stacy" w:date="2024-03-13T13:14:00Z">
              <w:r w:rsidRPr="000E4456">
                <w:rPr>
                  <w:rFonts w:ascii="Times New Roman" w:eastAsia="Arial" w:hAnsi="Times New Roman" w:cs="Times New Roman"/>
                  <w:color w:val="000000"/>
                  <w:sz w:val="16"/>
                  <w:szCs w:val="16"/>
                </w:rPr>
                <w:t>(0.05)</w:t>
              </w:r>
            </w:ins>
            <w:del w:id="44" w:author="Brian William Stacy" w:date="2024-03-13T13:14:00Z">
              <w:r w:rsidRPr="00657054" w:rsidDel="00DF06F2">
                <w:rPr>
                  <w:rFonts w:ascii="Arial" w:eastAsia="Arial" w:hAnsi="Arial" w:cs="Arial"/>
                  <w:color w:val="000000"/>
                  <w:sz w:val="16"/>
                  <w:szCs w:val="16"/>
                </w:rPr>
                <w:delText>(0.05)</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76CD6" w14:textId="60D4973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5" w:author="Brian William Stacy" w:date="2024-03-13T13:14:00Z">
              <w:r w:rsidRPr="000E4456">
                <w:rPr>
                  <w:rFonts w:ascii="Times New Roman" w:eastAsia="Arial" w:hAnsi="Times New Roman" w:cs="Times New Roman"/>
                  <w:color w:val="000000"/>
                  <w:sz w:val="16"/>
                  <w:szCs w:val="16"/>
                </w:rPr>
                <w:t>(0.07)</w:t>
              </w:r>
            </w:ins>
            <w:del w:id="46" w:author="Brian William Stacy" w:date="2024-03-13T13:14:00Z">
              <w:r w:rsidRPr="00657054" w:rsidDel="00DF06F2">
                <w:rPr>
                  <w:rFonts w:ascii="Arial" w:eastAsia="Arial" w:hAnsi="Arial" w:cs="Arial"/>
                  <w:color w:val="000000"/>
                  <w:sz w:val="16"/>
                  <w:szCs w:val="16"/>
                </w:rPr>
                <w:delText>(0.07)</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72C4D" w14:textId="300DDFE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7" w:author="Brian William Stacy" w:date="2024-03-13T13:14:00Z">
              <w:r w:rsidRPr="000E4456">
                <w:rPr>
                  <w:rFonts w:ascii="Times New Roman" w:eastAsia="Arial" w:hAnsi="Times New Roman" w:cs="Times New Roman"/>
                  <w:color w:val="000000"/>
                  <w:sz w:val="16"/>
                  <w:szCs w:val="16"/>
                </w:rPr>
                <w:t>(0.07)</w:t>
              </w:r>
            </w:ins>
            <w:del w:id="48" w:author="Brian William Stacy" w:date="2024-03-13T13:14:00Z">
              <w:r w:rsidRPr="00657054" w:rsidDel="00DF06F2">
                <w:rPr>
                  <w:rFonts w:ascii="Arial" w:eastAsia="Arial" w:hAnsi="Arial" w:cs="Arial"/>
                  <w:color w:val="000000"/>
                  <w:sz w:val="16"/>
                  <w:szCs w:val="16"/>
                </w:rPr>
                <w:delText>(0.07)</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B68A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AB0F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4264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5A2112" w:rsidRPr="00D0466F" w14:paraId="541017DA"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D7D0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3F8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8F5C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9EE6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B7262" w14:textId="389D22A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9" w:author="Brian William Stacy" w:date="2024-03-13T13:14:00Z">
              <w:r w:rsidRPr="000E4456">
                <w:rPr>
                  <w:rFonts w:ascii="Times New Roman" w:eastAsia="Arial" w:hAnsi="Times New Roman" w:cs="Times New Roman"/>
                  <w:color w:val="000000"/>
                  <w:sz w:val="16"/>
                  <w:szCs w:val="16"/>
                </w:rPr>
                <w:t>0.011</w:t>
              </w:r>
            </w:ins>
            <w:del w:id="50" w:author="Brian William Stacy" w:date="2024-03-13T13:14:00Z">
              <w:r w:rsidRPr="00657054" w:rsidDel="00DF06F2">
                <w:rPr>
                  <w:rFonts w:ascii="Arial" w:eastAsia="Arial" w:hAnsi="Arial" w:cs="Arial"/>
                  <w:color w:val="000000"/>
                  <w:sz w:val="16"/>
                  <w:szCs w:val="16"/>
                </w:rPr>
                <w:delText>0.007</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FDD56" w14:textId="10148F5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1" w:author="Brian William Stacy" w:date="2024-03-13T13:14:00Z">
              <w:r w:rsidRPr="000E4456">
                <w:rPr>
                  <w:rFonts w:ascii="Times New Roman" w:eastAsia="Arial" w:hAnsi="Times New Roman" w:cs="Times New Roman"/>
                  <w:color w:val="000000"/>
                  <w:sz w:val="16"/>
                  <w:szCs w:val="16"/>
                </w:rPr>
                <w:t>0.040</w:t>
              </w:r>
            </w:ins>
            <w:del w:id="52" w:author="Brian William Stacy" w:date="2024-03-13T13:14:00Z">
              <w:r w:rsidRPr="00657054" w:rsidDel="00DF06F2">
                <w:rPr>
                  <w:rFonts w:ascii="Arial" w:eastAsia="Arial" w:hAnsi="Arial" w:cs="Arial"/>
                  <w:color w:val="000000"/>
                  <w:sz w:val="16"/>
                  <w:szCs w:val="16"/>
                </w:rPr>
                <w:delText>0.042</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B0DDF" w14:textId="473144A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3" w:author="Brian William Stacy" w:date="2024-03-13T13:14:00Z">
              <w:r w:rsidRPr="000E4456">
                <w:rPr>
                  <w:rFonts w:ascii="Times New Roman" w:eastAsia="Arial" w:hAnsi="Times New Roman" w:cs="Times New Roman"/>
                  <w:color w:val="000000"/>
                  <w:sz w:val="16"/>
                  <w:szCs w:val="16"/>
                </w:rPr>
                <w:t>0.044</w:t>
              </w:r>
            </w:ins>
            <w:del w:id="54" w:author="Brian William Stacy" w:date="2024-03-13T13:14:00Z">
              <w:r w:rsidRPr="00657054" w:rsidDel="00DF06F2">
                <w:rPr>
                  <w:rFonts w:ascii="Arial" w:eastAsia="Arial" w:hAnsi="Arial" w:cs="Arial"/>
                  <w:color w:val="000000"/>
                  <w:sz w:val="16"/>
                  <w:szCs w:val="16"/>
                </w:rPr>
                <w:delText>0.046</w:delText>
              </w:r>
            </w:del>
          </w:p>
        </w:tc>
      </w:tr>
      <w:tr w:rsidR="005A2112" w:rsidRPr="00D0466F" w14:paraId="76FED65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D8F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4571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E373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930B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EC05B" w14:textId="07F0CA19"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5" w:author="Brian William Stacy" w:date="2024-03-13T13:14:00Z">
              <w:r w:rsidRPr="000E4456">
                <w:rPr>
                  <w:rFonts w:ascii="Times New Roman" w:eastAsia="Arial" w:hAnsi="Times New Roman" w:cs="Times New Roman"/>
                  <w:color w:val="000000"/>
                  <w:sz w:val="16"/>
                  <w:szCs w:val="16"/>
                </w:rPr>
                <w:t>(0.04)</w:t>
              </w:r>
            </w:ins>
            <w:del w:id="56" w:author="Brian William Stacy" w:date="2024-03-13T13:14:00Z">
              <w:r w:rsidRPr="00657054" w:rsidDel="00DF06F2">
                <w:rPr>
                  <w:rFonts w:ascii="Arial" w:eastAsia="Arial" w:hAnsi="Arial" w:cs="Arial"/>
                  <w:color w:val="000000"/>
                  <w:sz w:val="16"/>
                  <w:szCs w:val="16"/>
                </w:rPr>
                <w:delText>(0.04)</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66821" w14:textId="172A0FC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7" w:author="Brian William Stacy" w:date="2024-03-13T13:14:00Z">
              <w:r w:rsidRPr="000E4456">
                <w:rPr>
                  <w:rFonts w:ascii="Times New Roman" w:eastAsia="Arial" w:hAnsi="Times New Roman" w:cs="Times New Roman"/>
                  <w:color w:val="000000"/>
                  <w:sz w:val="16"/>
                  <w:szCs w:val="16"/>
                </w:rPr>
                <w:t>(0.03)</w:t>
              </w:r>
            </w:ins>
            <w:del w:id="58" w:author="Brian William Stacy" w:date="2024-03-13T13:14:00Z">
              <w:r w:rsidRPr="00657054" w:rsidDel="00DF06F2">
                <w:rPr>
                  <w:rFonts w:ascii="Arial" w:eastAsia="Arial" w:hAnsi="Arial" w:cs="Arial"/>
                  <w:color w:val="000000"/>
                  <w:sz w:val="16"/>
                  <w:szCs w:val="16"/>
                </w:rPr>
                <w:delText>(0.03)</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5AA9B" w14:textId="3DB1A75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9" w:author="Brian William Stacy" w:date="2024-03-13T13:14:00Z">
              <w:r w:rsidRPr="000E4456">
                <w:rPr>
                  <w:rFonts w:ascii="Times New Roman" w:eastAsia="Arial" w:hAnsi="Times New Roman" w:cs="Times New Roman"/>
                  <w:color w:val="000000"/>
                  <w:sz w:val="16"/>
                  <w:szCs w:val="16"/>
                </w:rPr>
                <w:t>(0.03)</w:t>
              </w:r>
            </w:ins>
            <w:del w:id="60" w:author="Brian William Stacy" w:date="2024-03-13T13:14:00Z">
              <w:r w:rsidRPr="00657054" w:rsidDel="00DF06F2">
                <w:rPr>
                  <w:rFonts w:ascii="Arial" w:eastAsia="Arial" w:hAnsi="Arial" w:cs="Arial"/>
                  <w:color w:val="000000"/>
                  <w:sz w:val="16"/>
                  <w:szCs w:val="16"/>
                </w:rPr>
                <w:delText>(0.03)</w:delText>
              </w:r>
            </w:del>
          </w:p>
        </w:tc>
      </w:tr>
      <w:tr w:rsidR="005A2112" w:rsidRPr="00D0466F" w14:paraId="1A60F3E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2E11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1FC7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EEAD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35DB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F371B" w14:textId="7300302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1" w:author="Brian William Stacy" w:date="2024-03-13T13:14:00Z">
              <w:r w:rsidRPr="000E4456">
                <w:rPr>
                  <w:rFonts w:ascii="Times New Roman" w:eastAsia="Arial" w:hAnsi="Times New Roman" w:cs="Times New Roman"/>
                  <w:color w:val="000000"/>
                  <w:sz w:val="16"/>
                  <w:szCs w:val="16"/>
                </w:rPr>
                <w:t>0.073**</w:t>
              </w:r>
            </w:ins>
            <w:del w:id="62" w:author="Brian William Stacy" w:date="2024-03-13T13:14:00Z">
              <w:r w:rsidRPr="00657054" w:rsidDel="00DF06F2">
                <w:rPr>
                  <w:rFonts w:ascii="Arial" w:eastAsia="Arial" w:hAnsi="Arial" w:cs="Arial"/>
                  <w:color w:val="000000"/>
                  <w:sz w:val="16"/>
                  <w:szCs w:val="16"/>
                </w:rPr>
                <w:delText>0.073**</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1E9CA" w14:textId="27413F7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3" w:author="Brian William Stacy" w:date="2024-03-13T13:14:00Z">
              <w:r w:rsidRPr="000E4456">
                <w:rPr>
                  <w:rFonts w:ascii="Times New Roman" w:eastAsia="Arial" w:hAnsi="Times New Roman" w:cs="Times New Roman"/>
                  <w:color w:val="000000"/>
                  <w:sz w:val="16"/>
                  <w:szCs w:val="16"/>
                </w:rPr>
                <w:t>0.012</w:t>
              </w:r>
            </w:ins>
            <w:del w:id="64" w:author="Brian William Stacy" w:date="2024-03-13T13:14:00Z">
              <w:r w:rsidRPr="00657054" w:rsidDel="00DF06F2">
                <w:rPr>
                  <w:rFonts w:ascii="Arial" w:eastAsia="Arial" w:hAnsi="Arial" w:cs="Arial"/>
                  <w:color w:val="000000"/>
                  <w:sz w:val="16"/>
                  <w:szCs w:val="16"/>
                </w:rPr>
                <w:delText>0.013</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2C234" w14:textId="5CA25BB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5" w:author="Brian William Stacy" w:date="2024-03-13T13:14:00Z">
              <w:r w:rsidRPr="000E4456">
                <w:rPr>
                  <w:rFonts w:ascii="Times New Roman" w:eastAsia="Arial" w:hAnsi="Times New Roman" w:cs="Times New Roman"/>
                  <w:color w:val="000000"/>
                  <w:sz w:val="16"/>
                  <w:szCs w:val="16"/>
                </w:rPr>
                <w:t>0.010</w:t>
              </w:r>
            </w:ins>
            <w:del w:id="66" w:author="Brian William Stacy" w:date="2024-03-13T13:14:00Z">
              <w:r w:rsidRPr="00657054" w:rsidDel="00DF06F2">
                <w:rPr>
                  <w:rFonts w:ascii="Arial" w:eastAsia="Arial" w:hAnsi="Arial" w:cs="Arial"/>
                  <w:color w:val="000000"/>
                  <w:sz w:val="16"/>
                  <w:szCs w:val="16"/>
                </w:rPr>
                <w:delText>0.011</w:delText>
              </w:r>
            </w:del>
          </w:p>
        </w:tc>
      </w:tr>
      <w:tr w:rsidR="005A2112" w:rsidRPr="00D0466F" w14:paraId="5ECABBD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8879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6233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B94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A6B4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33DB8" w14:textId="5E03B49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7" w:author="Brian William Stacy" w:date="2024-03-13T13:14:00Z">
              <w:r w:rsidRPr="000E4456">
                <w:rPr>
                  <w:rFonts w:ascii="Times New Roman" w:eastAsia="Arial" w:hAnsi="Times New Roman" w:cs="Times New Roman"/>
                  <w:color w:val="000000"/>
                  <w:sz w:val="16"/>
                  <w:szCs w:val="16"/>
                </w:rPr>
                <w:t>(0.03)</w:t>
              </w:r>
            </w:ins>
            <w:del w:id="68" w:author="Brian William Stacy" w:date="2024-03-13T13:14:00Z">
              <w:r w:rsidRPr="00657054" w:rsidDel="00DF06F2">
                <w:rPr>
                  <w:rFonts w:ascii="Arial" w:eastAsia="Arial" w:hAnsi="Arial" w:cs="Arial"/>
                  <w:color w:val="000000"/>
                  <w:sz w:val="16"/>
                  <w:szCs w:val="16"/>
                </w:rPr>
                <w:delText>(0.03)</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38008" w14:textId="6E86736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9" w:author="Brian William Stacy" w:date="2024-03-13T13:14:00Z">
              <w:r w:rsidRPr="000E4456">
                <w:rPr>
                  <w:rFonts w:ascii="Times New Roman" w:eastAsia="Arial" w:hAnsi="Times New Roman" w:cs="Times New Roman"/>
                  <w:color w:val="000000"/>
                  <w:sz w:val="16"/>
                  <w:szCs w:val="16"/>
                </w:rPr>
                <w:t>(0.02)</w:t>
              </w:r>
            </w:ins>
            <w:del w:id="70" w:author="Brian William Stacy" w:date="2024-03-13T13:14:00Z">
              <w:r w:rsidRPr="00657054" w:rsidDel="00DF06F2">
                <w:rPr>
                  <w:rFonts w:ascii="Arial" w:eastAsia="Arial" w:hAnsi="Arial" w:cs="Arial"/>
                  <w:color w:val="000000"/>
                  <w:sz w:val="16"/>
                  <w:szCs w:val="16"/>
                </w:rPr>
                <w:delText>(0.02)</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371A0" w14:textId="5C51714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1" w:author="Brian William Stacy" w:date="2024-03-13T13:14:00Z">
              <w:r w:rsidRPr="000E4456">
                <w:rPr>
                  <w:rFonts w:ascii="Times New Roman" w:eastAsia="Arial" w:hAnsi="Times New Roman" w:cs="Times New Roman"/>
                  <w:color w:val="000000"/>
                  <w:sz w:val="16"/>
                  <w:szCs w:val="16"/>
                </w:rPr>
                <w:t>(0.02)</w:t>
              </w:r>
            </w:ins>
            <w:del w:id="72" w:author="Brian William Stacy" w:date="2024-03-13T13:14:00Z">
              <w:r w:rsidRPr="00657054" w:rsidDel="00DF06F2">
                <w:rPr>
                  <w:rFonts w:ascii="Arial" w:eastAsia="Arial" w:hAnsi="Arial" w:cs="Arial"/>
                  <w:color w:val="000000"/>
                  <w:sz w:val="16"/>
                  <w:szCs w:val="16"/>
                </w:rPr>
                <w:delText>(0.02)</w:delText>
              </w:r>
            </w:del>
          </w:p>
        </w:tc>
      </w:tr>
      <w:tr w:rsidR="005A2112" w:rsidRPr="00D0466F" w14:paraId="43522935"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6556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C9E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A840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8E9C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D1EDB" w14:textId="3B82C0A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3" w:author="Brian William Stacy" w:date="2024-03-13T13:14:00Z">
              <w:r w:rsidRPr="000E4456">
                <w:rPr>
                  <w:rFonts w:ascii="Times New Roman" w:eastAsia="Arial" w:hAnsi="Times New Roman" w:cs="Times New Roman"/>
                  <w:color w:val="000000"/>
                  <w:sz w:val="16"/>
                  <w:szCs w:val="16"/>
                </w:rPr>
                <w:t>-0.542***</w:t>
              </w:r>
            </w:ins>
            <w:del w:id="74" w:author="Brian William Stacy" w:date="2024-03-13T13:14:00Z">
              <w:r w:rsidRPr="00657054" w:rsidDel="00DF06F2">
                <w:rPr>
                  <w:rFonts w:ascii="Arial" w:eastAsia="Arial" w:hAnsi="Arial" w:cs="Arial"/>
                  <w:color w:val="000000"/>
                  <w:sz w:val="16"/>
                  <w:szCs w:val="16"/>
                </w:rPr>
                <w:delText>-0.537***</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58DCC" w14:textId="72D3FF4D"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5" w:author="Brian William Stacy" w:date="2024-03-13T13:14:00Z">
              <w:r w:rsidRPr="000E4456">
                <w:rPr>
                  <w:rFonts w:ascii="Times New Roman" w:eastAsia="Arial" w:hAnsi="Times New Roman" w:cs="Times New Roman"/>
                  <w:color w:val="000000"/>
                  <w:sz w:val="16"/>
                  <w:szCs w:val="16"/>
                </w:rPr>
                <w:t>-0.003</w:t>
              </w:r>
            </w:ins>
            <w:del w:id="76" w:author="Brian William Stacy" w:date="2024-03-13T13:14:00Z">
              <w:r w:rsidRPr="00657054" w:rsidDel="00DF06F2">
                <w:rPr>
                  <w:rFonts w:ascii="Arial" w:eastAsia="Arial" w:hAnsi="Arial" w:cs="Arial"/>
                  <w:color w:val="000000"/>
                  <w:sz w:val="16"/>
                  <w:szCs w:val="16"/>
                </w:rPr>
                <w:delText>-0.004</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DCDF0" w14:textId="0324953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7" w:author="Brian William Stacy" w:date="2024-03-13T13:14:00Z">
              <w:r w:rsidRPr="000E4456">
                <w:rPr>
                  <w:rFonts w:ascii="Times New Roman" w:eastAsia="Arial" w:hAnsi="Times New Roman" w:cs="Times New Roman"/>
                  <w:color w:val="000000"/>
                  <w:sz w:val="16"/>
                  <w:szCs w:val="16"/>
                </w:rPr>
                <w:t>0.005</w:t>
              </w:r>
            </w:ins>
            <w:del w:id="78" w:author="Brian William Stacy" w:date="2024-03-13T13:14:00Z">
              <w:r w:rsidRPr="00657054" w:rsidDel="00DF06F2">
                <w:rPr>
                  <w:rFonts w:ascii="Arial" w:eastAsia="Arial" w:hAnsi="Arial" w:cs="Arial"/>
                  <w:color w:val="000000"/>
                  <w:sz w:val="16"/>
                  <w:szCs w:val="16"/>
                </w:rPr>
                <w:delText>0.004</w:delText>
              </w:r>
            </w:del>
          </w:p>
        </w:tc>
      </w:tr>
      <w:tr w:rsidR="005A2112" w:rsidRPr="00D0466F" w14:paraId="19BF0F6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3B8D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7AB4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1ECE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B13CB"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32877" w14:textId="1D31F66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9" w:author="Brian William Stacy" w:date="2024-03-13T13:14:00Z">
              <w:r w:rsidRPr="000E4456">
                <w:rPr>
                  <w:rFonts w:ascii="Times New Roman" w:eastAsia="Arial" w:hAnsi="Times New Roman" w:cs="Times New Roman"/>
                  <w:color w:val="000000"/>
                  <w:sz w:val="16"/>
                  <w:szCs w:val="16"/>
                </w:rPr>
                <w:t>(0.04)</w:t>
              </w:r>
            </w:ins>
            <w:del w:id="80" w:author="Brian William Stacy" w:date="2024-03-13T13:14:00Z">
              <w:r w:rsidRPr="00657054" w:rsidDel="00DF06F2">
                <w:rPr>
                  <w:rFonts w:ascii="Arial" w:eastAsia="Arial" w:hAnsi="Arial" w:cs="Arial"/>
                  <w:color w:val="000000"/>
                  <w:sz w:val="16"/>
                  <w:szCs w:val="16"/>
                </w:rPr>
                <w:delText>(0.04)</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42F48" w14:textId="0494AC6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1" w:author="Brian William Stacy" w:date="2024-03-13T13:14:00Z">
              <w:r w:rsidRPr="000E4456">
                <w:rPr>
                  <w:rFonts w:ascii="Times New Roman" w:eastAsia="Arial" w:hAnsi="Times New Roman" w:cs="Times New Roman"/>
                  <w:color w:val="000000"/>
                  <w:sz w:val="16"/>
                  <w:szCs w:val="16"/>
                </w:rPr>
                <w:t>(0.06)</w:t>
              </w:r>
            </w:ins>
            <w:del w:id="82" w:author="Brian William Stacy" w:date="2024-03-13T13:14:00Z">
              <w:r w:rsidRPr="00657054" w:rsidDel="00DF06F2">
                <w:rPr>
                  <w:rFonts w:ascii="Arial" w:eastAsia="Arial" w:hAnsi="Arial" w:cs="Arial"/>
                  <w:color w:val="000000"/>
                  <w:sz w:val="16"/>
                  <w:szCs w:val="16"/>
                </w:rPr>
                <w:delText>(0.05)</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68CA8" w14:textId="548EA1C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3" w:author="Brian William Stacy" w:date="2024-03-13T13:14:00Z">
              <w:r w:rsidRPr="000E4456">
                <w:rPr>
                  <w:rFonts w:ascii="Times New Roman" w:eastAsia="Arial" w:hAnsi="Times New Roman" w:cs="Times New Roman"/>
                  <w:color w:val="000000"/>
                  <w:sz w:val="16"/>
                  <w:szCs w:val="16"/>
                </w:rPr>
                <w:t>(0.06)</w:t>
              </w:r>
            </w:ins>
            <w:del w:id="84" w:author="Brian William Stacy" w:date="2024-03-13T13:14:00Z">
              <w:r w:rsidRPr="00657054" w:rsidDel="00DF06F2">
                <w:rPr>
                  <w:rFonts w:ascii="Arial" w:eastAsia="Arial" w:hAnsi="Arial" w:cs="Arial"/>
                  <w:color w:val="000000"/>
                  <w:sz w:val="16"/>
                  <w:szCs w:val="16"/>
                </w:rPr>
                <w:delText>(0.06)</w:delText>
              </w:r>
            </w:del>
          </w:p>
        </w:tc>
      </w:tr>
      <w:tr w:rsidR="005A2112" w:rsidRPr="00D0466F" w14:paraId="6B94A313"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DC9F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8E3E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B644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3493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CB732" w14:textId="4A56DB4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5" w:author="Brian William Stacy" w:date="2024-03-13T13:14:00Z">
              <w:r w:rsidRPr="000E4456">
                <w:rPr>
                  <w:rFonts w:ascii="Times New Roman" w:eastAsia="Arial" w:hAnsi="Times New Roman" w:cs="Times New Roman"/>
                  <w:color w:val="000000"/>
                  <w:sz w:val="16"/>
                  <w:szCs w:val="16"/>
                </w:rPr>
                <w:t>0.309***</w:t>
              </w:r>
            </w:ins>
            <w:del w:id="86" w:author="Brian William Stacy" w:date="2024-03-13T13:14:00Z">
              <w:r w:rsidRPr="00657054" w:rsidDel="00DF06F2">
                <w:rPr>
                  <w:rFonts w:ascii="Arial" w:eastAsia="Arial" w:hAnsi="Arial" w:cs="Arial"/>
                  <w:color w:val="000000"/>
                  <w:sz w:val="16"/>
                  <w:szCs w:val="16"/>
                </w:rPr>
                <w:delText>0.300***</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CC871" w14:textId="7F9BE87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7" w:author="Brian William Stacy" w:date="2024-03-13T13:14:00Z">
              <w:r w:rsidRPr="000E4456">
                <w:rPr>
                  <w:rFonts w:ascii="Times New Roman" w:eastAsia="Arial" w:hAnsi="Times New Roman" w:cs="Times New Roman"/>
                  <w:color w:val="000000"/>
                  <w:sz w:val="16"/>
                  <w:szCs w:val="16"/>
                </w:rPr>
                <w:t>-0.082</w:t>
              </w:r>
            </w:ins>
            <w:del w:id="88" w:author="Brian William Stacy" w:date="2024-03-13T13:14:00Z">
              <w:r w:rsidRPr="00657054" w:rsidDel="00DF06F2">
                <w:rPr>
                  <w:rFonts w:ascii="Arial" w:eastAsia="Arial" w:hAnsi="Arial" w:cs="Arial"/>
                  <w:color w:val="000000"/>
                  <w:sz w:val="16"/>
                  <w:szCs w:val="16"/>
                </w:rPr>
                <w:delText>-0.083</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25146" w14:textId="133A8BF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9" w:author="Brian William Stacy" w:date="2024-03-13T13:14:00Z">
              <w:r w:rsidRPr="000E4456">
                <w:rPr>
                  <w:rFonts w:ascii="Times New Roman" w:eastAsia="Arial" w:hAnsi="Times New Roman" w:cs="Times New Roman"/>
                  <w:color w:val="000000"/>
                  <w:sz w:val="16"/>
                  <w:szCs w:val="16"/>
                </w:rPr>
                <w:t>-0.093</w:t>
              </w:r>
            </w:ins>
            <w:del w:id="90" w:author="Brian William Stacy" w:date="2024-03-13T13:14:00Z">
              <w:r w:rsidRPr="00657054" w:rsidDel="00DF06F2">
                <w:rPr>
                  <w:rFonts w:ascii="Arial" w:eastAsia="Arial" w:hAnsi="Arial" w:cs="Arial"/>
                  <w:color w:val="000000"/>
                  <w:sz w:val="16"/>
                  <w:szCs w:val="16"/>
                </w:rPr>
                <w:delText>-0.093*</w:delText>
              </w:r>
            </w:del>
          </w:p>
        </w:tc>
      </w:tr>
      <w:tr w:rsidR="005A2112" w:rsidRPr="00D0466F" w14:paraId="08D0D3B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F60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B5A9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E0EF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2077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4DD9B" w14:textId="0B22BCE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1" w:author="Brian William Stacy" w:date="2024-03-13T13:14:00Z">
              <w:r w:rsidRPr="000E4456">
                <w:rPr>
                  <w:rFonts w:ascii="Times New Roman" w:eastAsia="Arial" w:hAnsi="Times New Roman" w:cs="Times New Roman"/>
                  <w:color w:val="000000"/>
                  <w:sz w:val="16"/>
                  <w:szCs w:val="16"/>
                </w:rPr>
                <w:t>(0.04)</w:t>
              </w:r>
            </w:ins>
            <w:del w:id="92" w:author="Brian William Stacy" w:date="2024-03-13T13:14:00Z">
              <w:r w:rsidRPr="00657054" w:rsidDel="00DF06F2">
                <w:rPr>
                  <w:rFonts w:ascii="Arial" w:eastAsia="Arial" w:hAnsi="Arial" w:cs="Arial"/>
                  <w:color w:val="000000"/>
                  <w:sz w:val="16"/>
                  <w:szCs w:val="16"/>
                </w:rPr>
                <w:delText>(0.05)</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75CD" w14:textId="5989A74D"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3" w:author="Brian William Stacy" w:date="2024-03-13T13:14:00Z">
              <w:r w:rsidRPr="000E4456">
                <w:rPr>
                  <w:rFonts w:ascii="Times New Roman" w:eastAsia="Arial" w:hAnsi="Times New Roman" w:cs="Times New Roman"/>
                  <w:color w:val="000000"/>
                  <w:sz w:val="16"/>
                  <w:szCs w:val="16"/>
                </w:rPr>
                <w:t>(0.06)</w:t>
              </w:r>
            </w:ins>
            <w:del w:id="94" w:author="Brian William Stacy" w:date="2024-03-13T13:14:00Z">
              <w:r w:rsidRPr="00657054" w:rsidDel="00DF06F2">
                <w:rPr>
                  <w:rFonts w:ascii="Arial" w:eastAsia="Arial" w:hAnsi="Arial" w:cs="Arial"/>
                  <w:color w:val="000000"/>
                  <w:sz w:val="16"/>
                  <w:szCs w:val="16"/>
                </w:rPr>
                <w:delText>(0.06)</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201EE" w14:textId="1CB67E1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5" w:author="Brian William Stacy" w:date="2024-03-13T13:14:00Z">
              <w:r w:rsidRPr="000E4456">
                <w:rPr>
                  <w:rFonts w:ascii="Times New Roman" w:eastAsia="Arial" w:hAnsi="Times New Roman" w:cs="Times New Roman"/>
                  <w:color w:val="000000"/>
                  <w:sz w:val="16"/>
                  <w:szCs w:val="16"/>
                </w:rPr>
                <w:t>(0.06)</w:t>
              </w:r>
            </w:ins>
            <w:del w:id="96" w:author="Brian William Stacy" w:date="2024-03-13T13:14:00Z">
              <w:r w:rsidRPr="00657054" w:rsidDel="00DF06F2">
                <w:rPr>
                  <w:rFonts w:ascii="Arial" w:eastAsia="Arial" w:hAnsi="Arial" w:cs="Arial"/>
                  <w:color w:val="000000"/>
                  <w:sz w:val="16"/>
                  <w:szCs w:val="16"/>
                </w:rPr>
                <w:delText>(0.06)</w:delText>
              </w:r>
            </w:del>
          </w:p>
        </w:tc>
      </w:tr>
      <w:tr w:rsidR="005A2112" w:rsidRPr="00D0466F" w14:paraId="2497F47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7D00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56D2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8156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9F3C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C739" w14:textId="1728C90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7" w:author="Brian William Stacy" w:date="2024-03-13T13:14:00Z">
              <w:r w:rsidRPr="000E4456">
                <w:rPr>
                  <w:rFonts w:ascii="Times New Roman" w:eastAsia="Arial" w:hAnsi="Times New Roman" w:cs="Times New Roman"/>
                  <w:color w:val="000000"/>
                  <w:sz w:val="16"/>
                  <w:szCs w:val="16"/>
                </w:rPr>
                <w:t>0.227***</w:t>
              </w:r>
            </w:ins>
            <w:del w:id="98" w:author="Brian William Stacy" w:date="2024-03-13T13:14:00Z">
              <w:r w:rsidRPr="00657054" w:rsidDel="00DF06F2">
                <w:rPr>
                  <w:rFonts w:ascii="Arial" w:eastAsia="Arial" w:hAnsi="Arial" w:cs="Arial"/>
                  <w:color w:val="000000"/>
                  <w:sz w:val="16"/>
                  <w:szCs w:val="16"/>
                </w:rPr>
                <w:delText>0.234***</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CBCCF" w14:textId="18EBD61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9" w:author="Brian William Stacy" w:date="2024-03-13T13:14:00Z">
              <w:r w:rsidRPr="000E4456">
                <w:rPr>
                  <w:rFonts w:ascii="Times New Roman" w:eastAsia="Arial" w:hAnsi="Times New Roman" w:cs="Times New Roman"/>
                  <w:color w:val="000000"/>
                  <w:sz w:val="16"/>
                  <w:szCs w:val="16"/>
                </w:rPr>
                <w:t>-0.036</w:t>
              </w:r>
            </w:ins>
            <w:del w:id="100" w:author="Brian William Stacy" w:date="2024-03-13T13:14:00Z">
              <w:r w:rsidRPr="00657054" w:rsidDel="00DF06F2">
                <w:rPr>
                  <w:rFonts w:ascii="Arial" w:eastAsia="Arial" w:hAnsi="Arial" w:cs="Arial"/>
                  <w:color w:val="000000"/>
                  <w:sz w:val="16"/>
                  <w:szCs w:val="16"/>
                </w:rPr>
                <w:delText>-0.036</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428A3" w14:textId="576233DD"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1" w:author="Brian William Stacy" w:date="2024-03-13T13:14:00Z">
              <w:r w:rsidRPr="000E4456">
                <w:rPr>
                  <w:rFonts w:ascii="Times New Roman" w:eastAsia="Arial" w:hAnsi="Times New Roman" w:cs="Times New Roman"/>
                  <w:color w:val="000000"/>
                  <w:sz w:val="16"/>
                  <w:szCs w:val="16"/>
                </w:rPr>
                <w:t>-0.034</w:t>
              </w:r>
            </w:ins>
            <w:del w:id="102" w:author="Brian William Stacy" w:date="2024-03-13T13:14:00Z">
              <w:r w:rsidRPr="00657054" w:rsidDel="00DF06F2">
                <w:rPr>
                  <w:rFonts w:ascii="Arial" w:eastAsia="Arial" w:hAnsi="Arial" w:cs="Arial"/>
                  <w:color w:val="000000"/>
                  <w:sz w:val="16"/>
                  <w:szCs w:val="16"/>
                </w:rPr>
                <w:delText>-0.035</w:delText>
              </w:r>
            </w:del>
          </w:p>
        </w:tc>
      </w:tr>
      <w:tr w:rsidR="005A2112" w:rsidRPr="00D0466F" w14:paraId="5A15990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97D5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B9C0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E5FF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5286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BD9CD" w14:textId="771657A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3" w:author="Brian William Stacy" w:date="2024-03-13T13:14:00Z">
              <w:r w:rsidRPr="000E4456">
                <w:rPr>
                  <w:rFonts w:ascii="Times New Roman" w:eastAsia="Arial" w:hAnsi="Times New Roman" w:cs="Times New Roman"/>
                  <w:color w:val="000000"/>
                  <w:sz w:val="16"/>
                  <w:szCs w:val="16"/>
                </w:rPr>
                <w:t>(0.03)</w:t>
              </w:r>
            </w:ins>
            <w:del w:id="104" w:author="Brian William Stacy" w:date="2024-03-13T13:14:00Z">
              <w:r w:rsidRPr="00657054" w:rsidDel="00DF06F2">
                <w:rPr>
                  <w:rFonts w:ascii="Arial" w:eastAsia="Arial" w:hAnsi="Arial" w:cs="Arial"/>
                  <w:color w:val="000000"/>
                  <w:sz w:val="16"/>
                  <w:szCs w:val="16"/>
                </w:rPr>
                <w:delText>(0.03)</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53E8" w14:textId="60F894C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5" w:author="Brian William Stacy" w:date="2024-03-13T13:14:00Z">
              <w:r w:rsidRPr="000E4456">
                <w:rPr>
                  <w:rFonts w:ascii="Times New Roman" w:eastAsia="Arial" w:hAnsi="Times New Roman" w:cs="Times New Roman"/>
                  <w:color w:val="000000"/>
                  <w:sz w:val="16"/>
                  <w:szCs w:val="16"/>
                </w:rPr>
                <w:t>(0.03)</w:t>
              </w:r>
            </w:ins>
            <w:del w:id="106" w:author="Brian William Stacy" w:date="2024-03-13T13:14:00Z">
              <w:r w:rsidRPr="00657054" w:rsidDel="00DF06F2">
                <w:rPr>
                  <w:rFonts w:ascii="Arial" w:eastAsia="Arial" w:hAnsi="Arial" w:cs="Arial"/>
                  <w:color w:val="000000"/>
                  <w:sz w:val="16"/>
                  <w:szCs w:val="16"/>
                </w:rPr>
                <w:delText>(0.03)</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BB3B" w14:textId="443F627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7" w:author="Brian William Stacy" w:date="2024-03-13T13:14:00Z">
              <w:r w:rsidRPr="000E4456">
                <w:rPr>
                  <w:rFonts w:ascii="Times New Roman" w:eastAsia="Arial" w:hAnsi="Times New Roman" w:cs="Times New Roman"/>
                  <w:color w:val="000000"/>
                  <w:sz w:val="16"/>
                  <w:szCs w:val="16"/>
                </w:rPr>
                <w:t>(0.03)</w:t>
              </w:r>
            </w:ins>
            <w:del w:id="108" w:author="Brian William Stacy" w:date="2024-03-13T13:14:00Z">
              <w:r w:rsidRPr="00657054" w:rsidDel="00DF06F2">
                <w:rPr>
                  <w:rFonts w:ascii="Arial" w:eastAsia="Arial" w:hAnsi="Arial" w:cs="Arial"/>
                  <w:color w:val="000000"/>
                  <w:sz w:val="16"/>
                  <w:szCs w:val="16"/>
                </w:rPr>
                <w:delText>(0.03)</w:delText>
              </w:r>
            </w:del>
          </w:p>
        </w:tc>
      </w:tr>
      <w:tr w:rsidR="005A2112" w:rsidRPr="00D0466F" w14:paraId="4C028E2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B9BA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EF271"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7A94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6B70E" w14:textId="7332D72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9" w:author="Brian William Stacy" w:date="2024-03-13T13:14:00Z">
              <w:r w:rsidRPr="000E4456">
                <w:rPr>
                  <w:rFonts w:ascii="Times New Roman" w:eastAsia="Arial" w:hAnsi="Times New Roman" w:cs="Times New Roman"/>
                  <w:color w:val="000000"/>
                  <w:sz w:val="16"/>
                  <w:szCs w:val="16"/>
                </w:rPr>
                <w:t>3.595</w:t>
              </w:r>
            </w:ins>
            <w:del w:id="110" w:author="Brian William Stacy" w:date="2024-03-13T13:14:00Z">
              <w:r w:rsidRPr="00657054" w:rsidDel="00DF06F2">
                <w:rPr>
                  <w:rFonts w:ascii="Arial" w:eastAsia="Arial" w:hAnsi="Arial" w:cs="Arial"/>
                  <w:color w:val="000000"/>
                  <w:sz w:val="16"/>
                  <w:szCs w:val="16"/>
                </w:rPr>
                <w:delText>3.455</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63E2"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9C01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B679B" w14:textId="1E9E583C"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1" w:author="Brian William Stacy" w:date="2024-03-13T13:14:00Z">
              <w:r w:rsidRPr="000E4456">
                <w:rPr>
                  <w:rFonts w:ascii="Times New Roman" w:eastAsia="Arial" w:hAnsi="Times New Roman" w:cs="Times New Roman"/>
                  <w:color w:val="000000"/>
                  <w:sz w:val="16"/>
                  <w:szCs w:val="16"/>
                </w:rPr>
                <w:t>4.844</w:t>
              </w:r>
            </w:ins>
            <w:del w:id="112" w:author="Brian William Stacy" w:date="2024-03-13T13:14:00Z">
              <w:r w:rsidRPr="00657054" w:rsidDel="00DF06F2">
                <w:rPr>
                  <w:rFonts w:ascii="Arial" w:eastAsia="Arial" w:hAnsi="Arial" w:cs="Arial"/>
                  <w:color w:val="000000"/>
                  <w:sz w:val="16"/>
                  <w:szCs w:val="16"/>
                </w:rPr>
                <w:delText>4.744</w:delText>
              </w:r>
            </w:del>
          </w:p>
        </w:tc>
      </w:tr>
      <w:tr w:rsidR="005A2112" w:rsidRPr="00D0466F" w14:paraId="30FAA31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38C9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629D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00FE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EA885" w14:textId="441C590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3" w:author="Brian William Stacy" w:date="2024-03-13T13:14:00Z">
              <w:r w:rsidRPr="000E4456">
                <w:rPr>
                  <w:rFonts w:ascii="Times New Roman" w:eastAsia="Arial" w:hAnsi="Times New Roman" w:cs="Times New Roman"/>
                  <w:color w:val="000000"/>
                  <w:sz w:val="16"/>
                  <w:szCs w:val="16"/>
                </w:rPr>
                <w:t>(4.43)</w:t>
              </w:r>
            </w:ins>
            <w:del w:id="114" w:author="Brian William Stacy" w:date="2024-03-13T13:14:00Z">
              <w:r w:rsidRPr="00657054" w:rsidDel="00DF06F2">
                <w:rPr>
                  <w:rFonts w:ascii="Arial" w:eastAsia="Arial" w:hAnsi="Arial" w:cs="Arial"/>
                  <w:color w:val="000000"/>
                  <w:sz w:val="16"/>
                  <w:szCs w:val="16"/>
                </w:rPr>
                <w:delText>(4.42)</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3D88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751B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6D80A" w14:textId="30E6227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5" w:author="Brian William Stacy" w:date="2024-03-13T13:14:00Z">
              <w:r w:rsidRPr="000E4456">
                <w:rPr>
                  <w:rFonts w:ascii="Times New Roman" w:eastAsia="Arial" w:hAnsi="Times New Roman" w:cs="Times New Roman"/>
                  <w:color w:val="000000"/>
                  <w:sz w:val="16"/>
                  <w:szCs w:val="16"/>
                </w:rPr>
                <w:t>(4.43)</w:t>
              </w:r>
            </w:ins>
            <w:del w:id="116" w:author="Brian William Stacy" w:date="2024-03-13T13:14:00Z">
              <w:r w:rsidRPr="00657054" w:rsidDel="00DF06F2">
                <w:rPr>
                  <w:rFonts w:ascii="Arial" w:eastAsia="Arial" w:hAnsi="Arial" w:cs="Arial"/>
                  <w:color w:val="000000"/>
                  <w:sz w:val="16"/>
                  <w:szCs w:val="16"/>
                </w:rPr>
                <w:delText>(4.42)</w:delText>
              </w:r>
            </w:del>
          </w:p>
        </w:tc>
      </w:tr>
      <w:tr w:rsidR="005A2112" w:rsidRPr="00D0466F" w14:paraId="749BABE7"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F90A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E4F8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EED7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84026" w14:textId="26A1B24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7" w:author="Brian William Stacy" w:date="2024-03-13T13:14:00Z">
              <w:r w:rsidRPr="000E4456">
                <w:rPr>
                  <w:rFonts w:ascii="Times New Roman" w:eastAsia="Arial" w:hAnsi="Times New Roman" w:cs="Times New Roman"/>
                  <w:color w:val="000000"/>
                  <w:sz w:val="16"/>
                  <w:szCs w:val="16"/>
                </w:rPr>
                <w:t>0.030</w:t>
              </w:r>
            </w:ins>
            <w:del w:id="118" w:author="Brian William Stacy" w:date="2024-03-13T13:14:00Z">
              <w:r w:rsidRPr="00657054" w:rsidDel="00DF06F2">
                <w:rPr>
                  <w:rFonts w:ascii="Arial" w:eastAsia="Arial" w:hAnsi="Arial" w:cs="Arial"/>
                  <w:color w:val="000000"/>
                  <w:sz w:val="16"/>
                  <w:szCs w:val="16"/>
                </w:rPr>
                <w:delText>0.029</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1D6C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A975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CE435" w14:textId="7685766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9" w:author="Brian William Stacy" w:date="2024-03-13T13:14:00Z">
              <w:r w:rsidRPr="000E4456">
                <w:rPr>
                  <w:rFonts w:ascii="Times New Roman" w:eastAsia="Arial" w:hAnsi="Times New Roman" w:cs="Times New Roman"/>
                  <w:color w:val="000000"/>
                  <w:sz w:val="16"/>
                  <w:szCs w:val="16"/>
                </w:rPr>
                <w:t>0.030</w:t>
              </w:r>
            </w:ins>
            <w:del w:id="120" w:author="Brian William Stacy" w:date="2024-03-13T13:14:00Z">
              <w:r w:rsidRPr="00657054" w:rsidDel="00DF06F2">
                <w:rPr>
                  <w:rFonts w:ascii="Arial" w:eastAsia="Arial" w:hAnsi="Arial" w:cs="Arial"/>
                  <w:color w:val="000000"/>
                  <w:sz w:val="16"/>
                  <w:szCs w:val="16"/>
                </w:rPr>
                <w:delText>0.028</w:delText>
              </w:r>
            </w:del>
          </w:p>
        </w:tc>
      </w:tr>
      <w:tr w:rsidR="005A2112" w:rsidRPr="00D0466F" w14:paraId="672D25E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EB74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EA1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899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1F47" w14:textId="33F8E8A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1" w:author="Brian William Stacy" w:date="2024-03-13T13:14:00Z">
              <w:r w:rsidRPr="000E4456">
                <w:rPr>
                  <w:rFonts w:ascii="Times New Roman" w:eastAsia="Arial" w:hAnsi="Times New Roman" w:cs="Times New Roman"/>
                  <w:color w:val="000000"/>
                  <w:sz w:val="16"/>
                  <w:szCs w:val="16"/>
                </w:rPr>
                <w:t>(0.02)</w:t>
              </w:r>
            </w:ins>
            <w:del w:id="122" w:author="Brian William Stacy" w:date="2024-03-13T13:14:00Z">
              <w:r w:rsidRPr="00657054" w:rsidDel="00DF06F2">
                <w:rPr>
                  <w:rFonts w:ascii="Arial" w:eastAsia="Arial" w:hAnsi="Arial" w:cs="Arial"/>
                  <w:color w:val="000000"/>
                  <w:sz w:val="16"/>
                  <w:szCs w:val="16"/>
                </w:rPr>
                <w:delText>(0.03)</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EDF6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E438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126E0" w14:textId="68DD87F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3" w:author="Brian William Stacy" w:date="2024-03-13T13:14:00Z">
              <w:r w:rsidRPr="000E4456">
                <w:rPr>
                  <w:rFonts w:ascii="Times New Roman" w:eastAsia="Arial" w:hAnsi="Times New Roman" w:cs="Times New Roman"/>
                  <w:color w:val="000000"/>
                  <w:sz w:val="16"/>
                  <w:szCs w:val="16"/>
                </w:rPr>
                <w:t>(0.03)</w:t>
              </w:r>
            </w:ins>
            <w:del w:id="124" w:author="Brian William Stacy" w:date="2024-03-13T13:14:00Z">
              <w:r w:rsidRPr="00657054" w:rsidDel="00DF06F2">
                <w:rPr>
                  <w:rFonts w:ascii="Arial" w:eastAsia="Arial" w:hAnsi="Arial" w:cs="Arial"/>
                  <w:color w:val="000000"/>
                  <w:sz w:val="16"/>
                  <w:szCs w:val="16"/>
                </w:rPr>
                <w:delText>(0.03)</w:delText>
              </w:r>
            </w:del>
          </w:p>
        </w:tc>
      </w:tr>
      <w:tr w:rsidR="005A2112" w:rsidRPr="00D0466F" w14:paraId="7944700B"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3260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5C4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E7D5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1866" w14:textId="1675E88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5" w:author="Brian William Stacy" w:date="2024-03-13T13:14:00Z">
              <w:r w:rsidRPr="000E4456">
                <w:rPr>
                  <w:rFonts w:ascii="Times New Roman" w:eastAsia="Arial" w:hAnsi="Times New Roman" w:cs="Times New Roman"/>
                  <w:color w:val="000000"/>
                  <w:sz w:val="16"/>
                  <w:szCs w:val="16"/>
                </w:rPr>
                <w:t>0.053</w:t>
              </w:r>
            </w:ins>
            <w:del w:id="126" w:author="Brian William Stacy" w:date="2024-03-13T13:14:00Z">
              <w:r w:rsidRPr="00657054" w:rsidDel="00DF06F2">
                <w:rPr>
                  <w:rFonts w:ascii="Arial" w:eastAsia="Arial" w:hAnsi="Arial" w:cs="Arial"/>
                  <w:color w:val="000000"/>
                  <w:sz w:val="16"/>
                  <w:szCs w:val="16"/>
                </w:rPr>
                <w:delText>0.051</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E30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3A6C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91D6" w14:textId="38BB045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7" w:author="Brian William Stacy" w:date="2024-03-13T13:14:00Z">
              <w:r w:rsidRPr="000E4456">
                <w:rPr>
                  <w:rFonts w:ascii="Times New Roman" w:eastAsia="Arial" w:hAnsi="Times New Roman" w:cs="Times New Roman"/>
                  <w:color w:val="000000"/>
                  <w:sz w:val="16"/>
                  <w:szCs w:val="16"/>
                </w:rPr>
                <w:t>0.071</w:t>
              </w:r>
            </w:ins>
            <w:del w:id="128" w:author="Brian William Stacy" w:date="2024-03-13T13:14:00Z">
              <w:r w:rsidRPr="00657054" w:rsidDel="00DF06F2">
                <w:rPr>
                  <w:rFonts w:ascii="Arial" w:eastAsia="Arial" w:hAnsi="Arial" w:cs="Arial"/>
                  <w:color w:val="000000"/>
                  <w:sz w:val="16"/>
                  <w:szCs w:val="16"/>
                </w:rPr>
                <w:delText>0.069</w:delText>
              </w:r>
            </w:del>
          </w:p>
        </w:tc>
      </w:tr>
      <w:tr w:rsidR="005A2112" w:rsidRPr="00D0466F" w14:paraId="6941590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B522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B1F3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A8A81"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4FCD" w14:textId="41A58DD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9" w:author="Brian William Stacy" w:date="2024-03-13T13:14:00Z">
              <w:r w:rsidRPr="000E4456">
                <w:rPr>
                  <w:rFonts w:ascii="Times New Roman" w:eastAsia="Arial" w:hAnsi="Times New Roman" w:cs="Times New Roman"/>
                  <w:color w:val="000000"/>
                  <w:sz w:val="16"/>
                  <w:szCs w:val="16"/>
                </w:rPr>
                <w:t>(0.15)</w:t>
              </w:r>
            </w:ins>
            <w:del w:id="130" w:author="Brian William Stacy" w:date="2024-03-13T13:14:00Z">
              <w:r w:rsidRPr="00657054" w:rsidDel="00DF06F2">
                <w:rPr>
                  <w:rFonts w:ascii="Arial" w:eastAsia="Arial" w:hAnsi="Arial" w:cs="Arial"/>
                  <w:color w:val="000000"/>
                  <w:sz w:val="16"/>
                  <w:szCs w:val="16"/>
                </w:rPr>
                <w:delText>(0.15)</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25C9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7D7A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96C6C" w14:textId="0977141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1" w:author="Brian William Stacy" w:date="2024-03-13T13:14:00Z">
              <w:r w:rsidRPr="000E4456">
                <w:rPr>
                  <w:rFonts w:ascii="Times New Roman" w:eastAsia="Arial" w:hAnsi="Times New Roman" w:cs="Times New Roman"/>
                  <w:color w:val="000000"/>
                  <w:sz w:val="16"/>
                  <w:szCs w:val="16"/>
                </w:rPr>
                <w:t>(0.16)</w:t>
              </w:r>
            </w:ins>
            <w:del w:id="132" w:author="Brian William Stacy" w:date="2024-03-13T13:14:00Z">
              <w:r w:rsidRPr="00657054" w:rsidDel="00DF06F2">
                <w:rPr>
                  <w:rFonts w:ascii="Arial" w:eastAsia="Arial" w:hAnsi="Arial" w:cs="Arial"/>
                  <w:color w:val="000000"/>
                  <w:sz w:val="16"/>
                  <w:szCs w:val="16"/>
                </w:rPr>
                <w:delText>(0.16)</w:delText>
              </w:r>
            </w:del>
          </w:p>
        </w:tc>
      </w:tr>
      <w:tr w:rsidR="005A2112" w:rsidRPr="00D0466F" w14:paraId="5381039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0592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D6B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EC2E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8205D" w14:textId="329B843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3" w:author="Brian William Stacy" w:date="2024-03-13T13:14:00Z">
              <w:r w:rsidRPr="000E4456">
                <w:rPr>
                  <w:rFonts w:ascii="Times New Roman" w:eastAsia="Arial" w:hAnsi="Times New Roman" w:cs="Times New Roman"/>
                  <w:color w:val="000000"/>
                  <w:sz w:val="16"/>
                  <w:szCs w:val="16"/>
                </w:rPr>
                <w:t>-0.011</w:t>
              </w:r>
            </w:ins>
            <w:del w:id="134" w:author="Brian William Stacy" w:date="2024-03-13T13:14:00Z">
              <w:r w:rsidRPr="00657054" w:rsidDel="00DF06F2">
                <w:rPr>
                  <w:rFonts w:ascii="Arial" w:eastAsia="Arial" w:hAnsi="Arial" w:cs="Arial"/>
                  <w:color w:val="000000"/>
                  <w:sz w:val="16"/>
                  <w:szCs w:val="16"/>
                </w:rPr>
                <w:delText>-0.026</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E60B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0E02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56283" w14:textId="41AB14E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5" w:author="Brian William Stacy" w:date="2024-03-13T13:14:00Z">
              <w:r w:rsidRPr="000E4456">
                <w:rPr>
                  <w:rFonts w:ascii="Times New Roman" w:eastAsia="Arial" w:hAnsi="Times New Roman" w:cs="Times New Roman"/>
                  <w:color w:val="000000"/>
                  <w:sz w:val="16"/>
                  <w:szCs w:val="16"/>
                </w:rPr>
                <w:t>-0.015</w:t>
              </w:r>
            </w:ins>
            <w:del w:id="136" w:author="Brian William Stacy" w:date="2024-03-13T13:14:00Z">
              <w:r w:rsidRPr="00657054" w:rsidDel="00DF06F2">
                <w:rPr>
                  <w:rFonts w:ascii="Arial" w:eastAsia="Arial" w:hAnsi="Arial" w:cs="Arial"/>
                  <w:color w:val="000000"/>
                  <w:sz w:val="16"/>
                  <w:szCs w:val="16"/>
                </w:rPr>
                <w:delText>-0.028</w:delText>
              </w:r>
            </w:del>
          </w:p>
        </w:tc>
      </w:tr>
      <w:tr w:rsidR="005A2112" w:rsidRPr="00D0466F" w14:paraId="7B2E6AB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3CD6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C244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8067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DD5AE" w14:textId="268BF26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7" w:author="Brian William Stacy" w:date="2024-03-13T13:14:00Z">
              <w:r w:rsidRPr="000E4456">
                <w:rPr>
                  <w:rFonts w:ascii="Times New Roman" w:eastAsia="Arial" w:hAnsi="Times New Roman" w:cs="Times New Roman"/>
                  <w:color w:val="000000"/>
                  <w:sz w:val="16"/>
                  <w:szCs w:val="16"/>
                </w:rPr>
                <w:t>(0.21)</w:t>
              </w:r>
            </w:ins>
            <w:del w:id="138" w:author="Brian William Stacy" w:date="2024-03-13T13:14:00Z">
              <w:r w:rsidRPr="00657054" w:rsidDel="00DF06F2">
                <w:rPr>
                  <w:rFonts w:ascii="Arial" w:eastAsia="Arial" w:hAnsi="Arial" w:cs="Arial"/>
                  <w:color w:val="000000"/>
                  <w:sz w:val="16"/>
                  <w:szCs w:val="16"/>
                </w:rPr>
                <w:delText>(0.21)</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B601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2DB3B"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11DBC" w14:textId="738666E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9" w:author="Brian William Stacy" w:date="2024-03-13T13:14:00Z">
              <w:r w:rsidRPr="000E4456">
                <w:rPr>
                  <w:rFonts w:ascii="Times New Roman" w:eastAsia="Arial" w:hAnsi="Times New Roman" w:cs="Times New Roman"/>
                  <w:color w:val="000000"/>
                  <w:sz w:val="16"/>
                  <w:szCs w:val="16"/>
                </w:rPr>
                <w:t>(0.23)</w:t>
              </w:r>
            </w:ins>
            <w:del w:id="140" w:author="Brian William Stacy" w:date="2024-03-13T13:14:00Z">
              <w:r w:rsidRPr="00657054" w:rsidDel="00DF06F2">
                <w:rPr>
                  <w:rFonts w:ascii="Arial" w:eastAsia="Arial" w:hAnsi="Arial" w:cs="Arial"/>
                  <w:color w:val="000000"/>
                  <w:sz w:val="16"/>
                  <w:szCs w:val="16"/>
                </w:rPr>
                <w:delText>(0.23)</w:delText>
              </w:r>
            </w:del>
          </w:p>
        </w:tc>
      </w:tr>
      <w:tr w:rsidR="005A2112" w:rsidRPr="00D0466F" w14:paraId="72335FE4"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1023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FBF7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21CB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561F1" w14:textId="41ACAC69"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1" w:author="Brian William Stacy" w:date="2024-03-13T13:14:00Z">
              <w:r w:rsidRPr="000E4456">
                <w:rPr>
                  <w:rFonts w:ascii="Times New Roman" w:eastAsia="Arial" w:hAnsi="Times New Roman" w:cs="Times New Roman"/>
                  <w:color w:val="000000"/>
                  <w:sz w:val="16"/>
                  <w:szCs w:val="16"/>
                </w:rPr>
                <w:t>-0.019</w:t>
              </w:r>
            </w:ins>
            <w:del w:id="142" w:author="Brian William Stacy" w:date="2024-03-13T13:14:00Z">
              <w:r w:rsidRPr="00657054" w:rsidDel="00DF06F2">
                <w:rPr>
                  <w:rFonts w:ascii="Arial" w:eastAsia="Arial" w:hAnsi="Arial" w:cs="Arial"/>
                  <w:color w:val="000000"/>
                  <w:sz w:val="16"/>
                  <w:szCs w:val="16"/>
                </w:rPr>
                <w:delText>-0.019</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B27F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877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1D989" w14:textId="149A873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3" w:author="Brian William Stacy" w:date="2024-03-13T13:14:00Z">
              <w:r w:rsidRPr="000E4456">
                <w:rPr>
                  <w:rFonts w:ascii="Times New Roman" w:eastAsia="Arial" w:hAnsi="Times New Roman" w:cs="Times New Roman"/>
                  <w:color w:val="000000"/>
                  <w:sz w:val="16"/>
                  <w:szCs w:val="16"/>
                </w:rPr>
                <w:t>-0.017</w:t>
              </w:r>
            </w:ins>
            <w:del w:id="144" w:author="Brian William Stacy" w:date="2024-03-13T13:14:00Z">
              <w:r w:rsidRPr="00657054" w:rsidDel="00DF06F2">
                <w:rPr>
                  <w:rFonts w:ascii="Arial" w:eastAsia="Arial" w:hAnsi="Arial" w:cs="Arial"/>
                  <w:color w:val="000000"/>
                  <w:sz w:val="16"/>
                  <w:szCs w:val="16"/>
                </w:rPr>
                <w:delText>-0.018</w:delText>
              </w:r>
            </w:del>
          </w:p>
        </w:tc>
      </w:tr>
      <w:tr w:rsidR="005A2112" w:rsidRPr="00D0466F" w14:paraId="4184F3C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2A93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342E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B800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B3ED1" w14:textId="6A16EFE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5" w:author="Brian William Stacy" w:date="2024-03-13T13:14:00Z">
              <w:r w:rsidRPr="000E4456">
                <w:rPr>
                  <w:rFonts w:ascii="Times New Roman" w:eastAsia="Arial" w:hAnsi="Times New Roman" w:cs="Times New Roman"/>
                  <w:color w:val="000000"/>
                  <w:sz w:val="16"/>
                  <w:szCs w:val="16"/>
                </w:rPr>
                <w:t>(0.07)</w:t>
              </w:r>
            </w:ins>
            <w:del w:id="146" w:author="Brian William Stacy" w:date="2024-03-13T13:14:00Z">
              <w:r w:rsidRPr="00657054" w:rsidDel="00DF06F2">
                <w:rPr>
                  <w:rFonts w:ascii="Arial" w:eastAsia="Arial" w:hAnsi="Arial" w:cs="Arial"/>
                  <w:color w:val="000000"/>
                  <w:sz w:val="16"/>
                  <w:szCs w:val="16"/>
                </w:rPr>
                <w:delText>(0.07)</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5D38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1E3B2"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92032" w14:textId="0F594AC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7" w:author="Brian William Stacy" w:date="2024-03-13T13:14:00Z">
              <w:r w:rsidRPr="000E4456">
                <w:rPr>
                  <w:rFonts w:ascii="Times New Roman" w:eastAsia="Arial" w:hAnsi="Times New Roman" w:cs="Times New Roman"/>
                  <w:color w:val="000000"/>
                  <w:sz w:val="16"/>
                  <w:szCs w:val="16"/>
                </w:rPr>
                <w:t>(0.06)</w:t>
              </w:r>
            </w:ins>
            <w:del w:id="148" w:author="Brian William Stacy" w:date="2024-03-13T13:14:00Z">
              <w:r w:rsidRPr="00657054" w:rsidDel="00DF06F2">
                <w:rPr>
                  <w:rFonts w:ascii="Arial" w:eastAsia="Arial" w:hAnsi="Arial" w:cs="Arial"/>
                  <w:color w:val="000000"/>
                  <w:sz w:val="16"/>
                  <w:szCs w:val="16"/>
                </w:rPr>
                <w:delText>(0.06)</w:delText>
              </w:r>
            </w:del>
          </w:p>
        </w:tc>
      </w:tr>
      <w:tr w:rsidR="005A2112" w:rsidRPr="00D0466F" w14:paraId="56F2506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A174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BD8C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85044" w14:textId="5215980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9" w:author="Brian William Stacy" w:date="2024-03-13T13:14:00Z">
              <w:r w:rsidRPr="000E4456">
                <w:rPr>
                  <w:rFonts w:ascii="Times New Roman" w:eastAsia="Arial" w:hAnsi="Times New Roman" w:cs="Times New Roman"/>
                  <w:color w:val="000000"/>
                  <w:sz w:val="16"/>
                  <w:szCs w:val="16"/>
                </w:rPr>
                <w:t>0.076</w:t>
              </w:r>
            </w:ins>
            <w:del w:id="150" w:author="Brian William Stacy" w:date="2024-03-13T13:14:00Z">
              <w:r w:rsidRPr="00657054" w:rsidDel="00DF06F2">
                <w:rPr>
                  <w:rFonts w:ascii="Arial" w:eastAsia="Arial" w:hAnsi="Arial" w:cs="Arial"/>
                  <w:color w:val="000000"/>
                  <w:sz w:val="16"/>
                  <w:szCs w:val="16"/>
                </w:rPr>
                <w:delText>0.072</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11DA" w14:textId="2C808BF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51" w:author="Brian William Stacy" w:date="2024-03-13T13:14:00Z">
              <w:r w:rsidRPr="000E4456">
                <w:rPr>
                  <w:rFonts w:ascii="Times New Roman" w:eastAsia="Arial" w:hAnsi="Times New Roman" w:cs="Times New Roman"/>
                  <w:color w:val="000000"/>
                  <w:sz w:val="16"/>
                  <w:szCs w:val="16"/>
                </w:rPr>
                <w:t>-0.060</w:t>
              </w:r>
            </w:ins>
            <w:del w:id="152" w:author="Brian William Stacy" w:date="2024-03-13T13:14:00Z">
              <w:r w:rsidRPr="00657054" w:rsidDel="00DF06F2">
                <w:rPr>
                  <w:rFonts w:ascii="Arial" w:eastAsia="Arial" w:hAnsi="Arial" w:cs="Arial"/>
                  <w:color w:val="000000"/>
                  <w:sz w:val="16"/>
                  <w:szCs w:val="16"/>
                </w:rPr>
                <w:delText>-0.064</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5A72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B07B1" w14:textId="5FD6544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53" w:author="Brian William Stacy" w:date="2024-03-13T13:14:00Z">
              <w:r w:rsidRPr="000E4456">
                <w:rPr>
                  <w:rFonts w:ascii="Times New Roman" w:eastAsia="Arial" w:hAnsi="Times New Roman" w:cs="Times New Roman"/>
                  <w:color w:val="000000"/>
                  <w:sz w:val="16"/>
                  <w:szCs w:val="16"/>
                </w:rPr>
                <w:t>-0.155</w:t>
              </w:r>
            </w:ins>
            <w:del w:id="154" w:author="Brian William Stacy" w:date="2024-03-13T13:14:00Z">
              <w:r w:rsidRPr="00657054" w:rsidDel="00DF06F2">
                <w:rPr>
                  <w:rFonts w:ascii="Arial" w:eastAsia="Arial" w:hAnsi="Arial" w:cs="Arial"/>
                  <w:color w:val="000000"/>
                  <w:sz w:val="16"/>
                  <w:szCs w:val="16"/>
                </w:rPr>
                <w:delText>-0.158</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300CC" w14:textId="20ED3DC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55" w:author="Brian William Stacy" w:date="2024-03-13T13:14:00Z">
              <w:r w:rsidRPr="000E4456">
                <w:rPr>
                  <w:rFonts w:ascii="Times New Roman" w:eastAsia="Arial" w:hAnsi="Times New Roman" w:cs="Times New Roman"/>
                  <w:color w:val="000000"/>
                  <w:sz w:val="16"/>
                  <w:szCs w:val="16"/>
                </w:rPr>
                <w:t>-0.340</w:t>
              </w:r>
            </w:ins>
            <w:del w:id="156" w:author="Brian William Stacy" w:date="2024-03-13T13:14:00Z">
              <w:r w:rsidRPr="00657054" w:rsidDel="00DF06F2">
                <w:rPr>
                  <w:rFonts w:ascii="Arial" w:eastAsia="Arial" w:hAnsi="Arial" w:cs="Arial"/>
                  <w:color w:val="000000"/>
                  <w:sz w:val="16"/>
                  <w:szCs w:val="16"/>
                </w:rPr>
                <w:delText>-0.347</w:delText>
              </w:r>
            </w:del>
          </w:p>
        </w:tc>
      </w:tr>
      <w:tr w:rsidR="005A2112" w:rsidRPr="00D0466F" w14:paraId="25ED324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24A8B"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2895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CB0F2" w14:textId="441FEF8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57" w:author="Brian William Stacy" w:date="2024-03-13T13:14:00Z">
              <w:r w:rsidRPr="000E4456">
                <w:rPr>
                  <w:rFonts w:ascii="Times New Roman" w:eastAsia="Arial" w:hAnsi="Times New Roman" w:cs="Times New Roman"/>
                  <w:color w:val="000000"/>
                  <w:sz w:val="16"/>
                  <w:szCs w:val="16"/>
                </w:rPr>
                <w:t>(0.17)</w:t>
              </w:r>
            </w:ins>
            <w:del w:id="158" w:author="Brian William Stacy" w:date="2024-03-13T13:14:00Z">
              <w:r w:rsidRPr="00657054" w:rsidDel="00DF06F2">
                <w:rPr>
                  <w:rFonts w:ascii="Arial" w:eastAsia="Arial" w:hAnsi="Arial" w:cs="Arial"/>
                  <w:color w:val="000000"/>
                  <w:sz w:val="16"/>
                  <w:szCs w:val="16"/>
                </w:rPr>
                <w:delText>(0.17)</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CE691" w14:textId="3E8E7359"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59" w:author="Brian William Stacy" w:date="2024-03-13T13:14:00Z">
              <w:r w:rsidRPr="000E4456">
                <w:rPr>
                  <w:rFonts w:ascii="Times New Roman" w:eastAsia="Arial" w:hAnsi="Times New Roman" w:cs="Times New Roman"/>
                  <w:color w:val="000000"/>
                  <w:sz w:val="16"/>
                  <w:szCs w:val="16"/>
                </w:rPr>
                <w:t>(0.21)</w:t>
              </w:r>
            </w:ins>
            <w:del w:id="160" w:author="Brian William Stacy" w:date="2024-03-13T13:14:00Z">
              <w:r w:rsidRPr="00657054" w:rsidDel="00DF06F2">
                <w:rPr>
                  <w:rFonts w:ascii="Arial" w:eastAsia="Arial" w:hAnsi="Arial" w:cs="Arial"/>
                  <w:color w:val="000000"/>
                  <w:sz w:val="16"/>
                  <w:szCs w:val="16"/>
                </w:rPr>
                <w:delText>(0.21)</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61A6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08197" w14:textId="6900CC7D"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61" w:author="Brian William Stacy" w:date="2024-03-13T13:14:00Z">
              <w:r w:rsidRPr="000E4456">
                <w:rPr>
                  <w:rFonts w:ascii="Times New Roman" w:eastAsia="Arial" w:hAnsi="Times New Roman" w:cs="Times New Roman"/>
                  <w:color w:val="000000"/>
                  <w:sz w:val="16"/>
                  <w:szCs w:val="16"/>
                </w:rPr>
                <w:t>(0.28)</w:t>
              </w:r>
            </w:ins>
            <w:del w:id="162" w:author="Brian William Stacy" w:date="2024-03-13T13:14:00Z">
              <w:r w:rsidRPr="00657054" w:rsidDel="00DF06F2">
                <w:rPr>
                  <w:rFonts w:ascii="Arial" w:eastAsia="Arial" w:hAnsi="Arial" w:cs="Arial"/>
                  <w:color w:val="000000"/>
                  <w:sz w:val="16"/>
                  <w:szCs w:val="16"/>
                </w:rPr>
                <w:delText>(0.28)</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86E54" w14:textId="625CB0B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63" w:author="Brian William Stacy" w:date="2024-03-13T13:14:00Z">
              <w:r w:rsidRPr="000E4456">
                <w:rPr>
                  <w:rFonts w:ascii="Times New Roman" w:eastAsia="Arial" w:hAnsi="Times New Roman" w:cs="Times New Roman"/>
                  <w:color w:val="000000"/>
                  <w:sz w:val="16"/>
                  <w:szCs w:val="16"/>
                </w:rPr>
                <w:t>(0.32)</w:t>
              </w:r>
            </w:ins>
            <w:del w:id="164" w:author="Brian William Stacy" w:date="2024-03-13T13:14:00Z">
              <w:r w:rsidRPr="00657054" w:rsidDel="00DF06F2">
                <w:rPr>
                  <w:rFonts w:ascii="Arial" w:eastAsia="Arial" w:hAnsi="Arial" w:cs="Arial"/>
                  <w:color w:val="000000"/>
                  <w:sz w:val="16"/>
                  <w:szCs w:val="16"/>
                </w:rPr>
                <w:delText>(0.32)</w:delText>
              </w:r>
            </w:del>
          </w:p>
        </w:tc>
      </w:tr>
      <w:tr w:rsidR="005A2112" w:rsidRPr="00D0466F" w14:paraId="0D29CDE9"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BC9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9F5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A9675" w14:textId="1DCC39F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65" w:author="Brian William Stacy" w:date="2024-03-13T13:14:00Z">
              <w:r w:rsidRPr="000E4456">
                <w:rPr>
                  <w:rFonts w:ascii="Times New Roman" w:eastAsia="Arial" w:hAnsi="Times New Roman" w:cs="Times New Roman"/>
                  <w:color w:val="000000"/>
                  <w:sz w:val="16"/>
                  <w:szCs w:val="16"/>
                </w:rPr>
                <w:t>0.156</w:t>
              </w:r>
            </w:ins>
            <w:del w:id="166" w:author="Brian William Stacy" w:date="2024-03-13T13:14:00Z">
              <w:r w:rsidRPr="00657054" w:rsidDel="00DF06F2">
                <w:rPr>
                  <w:rFonts w:ascii="Arial" w:eastAsia="Arial" w:hAnsi="Arial" w:cs="Arial"/>
                  <w:color w:val="000000"/>
                  <w:sz w:val="16"/>
                  <w:szCs w:val="16"/>
                </w:rPr>
                <w:delText>0.147</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ACA8B" w14:textId="0F82818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67" w:author="Brian William Stacy" w:date="2024-03-13T13:14:00Z">
              <w:r w:rsidRPr="000E4456">
                <w:rPr>
                  <w:rFonts w:ascii="Times New Roman" w:eastAsia="Arial" w:hAnsi="Times New Roman" w:cs="Times New Roman"/>
                  <w:color w:val="000000"/>
                  <w:sz w:val="16"/>
                  <w:szCs w:val="16"/>
                </w:rPr>
                <w:t>-0.083</w:t>
              </w:r>
            </w:ins>
            <w:del w:id="168" w:author="Brian William Stacy" w:date="2024-03-13T13:14:00Z">
              <w:r w:rsidRPr="00657054" w:rsidDel="00DF06F2">
                <w:rPr>
                  <w:rFonts w:ascii="Arial" w:eastAsia="Arial" w:hAnsi="Arial" w:cs="Arial"/>
                  <w:color w:val="000000"/>
                  <w:sz w:val="16"/>
                  <w:szCs w:val="16"/>
                </w:rPr>
                <w:delText>-0.089</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8E74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D4BC9" w14:textId="0EA97C9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69" w:author="Brian William Stacy" w:date="2024-03-13T13:14:00Z">
              <w:r w:rsidRPr="000E4456">
                <w:rPr>
                  <w:rFonts w:ascii="Times New Roman" w:eastAsia="Arial" w:hAnsi="Times New Roman" w:cs="Times New Roman"/>
                  <w:color w:val="000000"/>
                  <w:sz w:val="16"/>
                  <w:szCs w:val="16"/>
                </w:rPr>
                <w:t>-0.211</w:t>
              </w:r>
            </w:ins>
            <w:del w:id="170" w:author="Brian William Stacy" w:date="2024-03-13T13:14:00Z">
              <w:r w:rsidRPr="00657054" w:rsidDel="00DF06F2">
                <w:rPr>
                  <w:rFonts w:ascii="Arial" w:eastAsia="Arial" w:hAnsi="Arial" w:cs="Arial"/>
                  <w:color w:val="000000"/>
                  <w:sz w:val="16"/>
                  <w:szCs w:val="16"/>
                </w:rPr>
                <w:delText>-0.216</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13277" w14:textId="5437D3F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71" w:author="Brian William Stacy" w:date="2024-03-13T13:14:00Z">
              <w:r w:rsidRPr="000E4456">
                <w:rPr>
                  <w:rFonts w:ascii="Times New Roman" w:eastAsia="Arial" w:hAnsi="Times New Roman" w:cs="Times New Roman"/>
                  <w:color w:val="000000"/>
                  <w:sz w:val="16"/>
                  <w:szCs w:val="16"/>
                </w:rPr>
                <w:t>-0.496</w:t>
              </w:r>
            </w:ins>
            <w:del w:id="172" w:author="Brian William Stacy" w:date="2024-03-13T13:14:00Z">
              <w:r w:rsidRPr="00657054" w:rsidDel="00DF06F2">
                <w:rPr>
                  <w:rFonts w:ascii="Arial" w:eastAsia="Arial" w:hAnsi="Arial" w:cs="Arial"/>
                  <w:color w:val="000000"/>
                  <w:sz w:val="16"/>
                  <w:szCs w:val="16"/>
                </w:rPr>
                <w:delText>-0.506</w:delText>
              </w:r>
            </w:del>
          </w:p>
        </w:tc>
      </w:tr>
      <w:tr w:rsidR="005A2112" w:rsidRPr="00D0466F" w14:paraId="7BB3B8F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D0C7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4A44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FDABE" w14:textId="055BE64C"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73" w:author="Brian William Stacy" w:date="2024-03-13T13:14:00Z">
              <w:r w:rsidRPr="000E4456">
                <w:rPr>
                  <w:rFonts w:ascii="Times New Roman" w:eastAsia="Arial" w:hAnsi="Times New Roman" w:cs="Times New Roman"/>
                  <w:color w:val="000000"/>
                  <w:sz w:val="16"/>
                  <w:szCs w:val="16"/>
                </w:rPr>
                <w:t>(0.35)</w:t>
              </w:r>
            </w:ins>
            <w:del w:id="174" w:author="Brian William Stacy" w:date="2024-03-13T13:14:00Z">
              <w:r w:rsidRPr="00657054" w:rsidDel="00DF06F2">
                <w:rPr>
                  <w:rFonts w:ascii="Arial" w:eastAsia="Arial" w:hAnsi="Arial" w:cs="Arial"/>
                  <w:color w:val="000000"/>
                  <w:sz w:val="16"/>
                  <w:szCs w:val="16"/>
                </w:rPr>
                <w:delText>(0.35)</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6A6A" w14:textId="2BE5A90C"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75" w:author="Brian William Stacy" w:date="2024-03-13T13:14:00Z">
              <w:r w:rsidRPr="000E4456">
                <w:rPr>
                  <w:rFonts w:ascii="Times New Roman" w:eastAsia="Arial" w:hAnsi="Times New Roman" w:cs="Times New Roman"/>
                  <w:color w:val="000000"/>
                  <w:sz w:val="16"/>
                  <w:szCs w:val="16"/>
                </w:rPr>
                <w:t>(0.42)</w:t>
              </w:r>
            </w:ins>
            <w:del w:id="176" w:author="Brian William Stacy" w:date="2024-03-13T13:14:00Z">
              <w:r w:rsidRPr="00657054" w:rsidDel="00DF06F2">
                <w:rPr>
                  <w:rFonts w:ascii="Arial" w:eastAsia="Arial" w:hAnsi="Arial" w:cs="Arial"/>
                  <w:color w:val="000000"/>
                  <w:sz w:val="16"/>
                  <w:szCs w:val="16"/>
                </w:rPr>
                <w:delText>(0.42)</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A319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E03FD" w14:textId="3791BBA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77" w:author="Brian William Stacy" w:date="2024-03-13T13:14:00Z">
              <w:r w:rsidRPr="000E4456">
                <w:rPr>
                  <w:rFonts w:ascii="Times New Roman" w:eastAsia="Arial" w:hAnsi="Times New Roman" w:cs="Times New Roman"/>
                  <w:color w:val="000000"/>
                  <w:sz w:val="16"/>
                  <w:szCs w:val="16"/>
                </w:rPr>
                <w:t>(0.47)</w:t>
              </w:r>
            </w:ins>
            <w:del w:id="178" w:author="Brian William Stacy" w:date="2024-03-13T13:14:00Z">
              <w:r w:rsidRPr="00657054" w:rsidDel="00DF06F2">
                <w:rPr>
                  <w:rFonts w:ascii="Arial" w:eastAsia="Arial" w:hAnsi="Arial" w:cs="Arial"/>
                  <w:color w:val="000000"/>
                  <w:sz w:val="16"/>
                  <w:szCs w:val="16"/>
                </w:rPr>
                <w:delText>(0.47)</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BE458" w14:textId="67EDA17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79" w:author="Brian William Stacy" w:date="2024-03-13T13:14:00Z">
              <w:r w:rsidRPr="000E4456">
                <w:rPr>
                  <w:rFonts w:ascii="Times New Roman" w:eastAsia="Arial" w:hAnsi="Times New Roman" w:cs="Times New Roman"/>
                  <w:color w:val="000000"/>
                  <w:sz w:val="16"/>
                  <w:szCs w:val="16"/>
                </w:rPr>
                <w:t>(0.54)</w:t>
              </w:r>
            </w:ins>
            <w:del w:id="180" w:author="Brian William Stacy" w:date="2024-03-13T13:14:00Z">
              <w:r w:rsidRPr="00657054" w:rsidDel="00DF06F2">
                <w:rPr>
                  <w:rFonts w:ascii="Arial" w:eastAsia="Arial" w:hAnsi="Arial" w:cs="Arial"/>
                  <w:color w:val="000000"/>
                  <w:sz w:val="16"/>
                  <w:szCs w:val="16"/>
                </w:rPr>
                <w:delText>(0.55)</w:delText>
              </w:r>
            </w:del>
          </w:p>
        </w:tc>
      </w:tr>
      <w:tr w:rsidR="005A2112" w:rsidRPr="00D0466F" w14:paraId="52331796"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ADF8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D055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2E49F" w14:textId="216D75A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81" w:author="Brian William Stacy" w:date="2024-03-13T13:14:00Z">
              <w:r w:rsidRPr="000E4456">
                <w:rPr>
                  <w:rFonts w:ascii="Times New Roman" w:eastAsia="Arial" w:hAnsi="Times New Roman" w:cs="Times New Roman"/>
                  <w:color w:val="000000"/>
                  <w:sz w:val="16"/>
                  <w:szCs w:val="16"/>
                </w:rPr>
                <w:t>0.165</w:t>
              </w:r>
            </w:ins>
            <w:del w:id="182" w:author="Brian William Stacy" w:date="2024-03-13T13:14:00Z">
              <w:r w:rsidRPr="00657054" w:rsidDel="00DF06F2">
                <w:rPr>
                  <w:rFonts w:ascii="Arial" w:eastAsia="Arial" w:hAnsi="Arial" w:cs="Arial"/>
                  <w:color w:val="000000"/>
                  <w:sz w:val="16"/>
                  <w:szCs w:val="16"/>
                </w:rPr>
                <w:delText>0.155</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997EE" w14:textId="5C7DAFD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83" w:author="Brian William Stacy" w:date="2024-03-13T13:14:00Z">
              <w:r w:rsidRPr="000E4456">
                <w:rPr>
                  <w:rFonts w:ascii="Times New Roman" w:eastAsia="Arial" w:hAnsi="Times New Roman" w:cs="Times New Roman"/>
                  <w:color w:val="000000"/>
                  <w:sz w:val="16"/>
                  <w:szCs w:val="16"/>
                </w:rPr>
                <w:t>-0.137</w:t>
              </w:r>
            </w:ins>
            <w:del w:id="184" w:author="Brian William Stacy" w:date="2024-03-13T13:14:00Z">
              <w:r w:rsidRPr="00657054" w:rsidDel="00DF06F2">
                <w:rPr>
                  <w:rFonts w:ascii="Arial" w:eastAsia="Arial" w:hAnsi="Arial" w:cs="Arial"/>
                  <w:color w:val="000000"/>
                  <w:sz w:val="16"/>
                  <w:szCs w:val="16"/>
                </w:rPr>
                <w:delText>-0.144</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65C2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A2414" w14:textId="24E0AA9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85" w:author="Brian William Stacy" w:date="2024-03-13T13:14:00Z">
              <w:r w:rsidRPr="000E4456">
                <w:rPr>
                  <w:rFonts w:ascii="Times New Roman" w:eastAsia="Arial" w:hAnsi="Times New Roman" w:cs="Times New Roman"/>
                  <w:color w:val="000000"/>
                  <w:sz w:val="16"/>
                  <w:szCs w:val="16"/>
                </w:rPr>
                <w:t>-0.070</w:t>
              </w:r>
            </w:ins>
            <w:del w:id="186" w:author="Brian William Stacy" w:date="2024-03-13T13:14:00Z">
              <w:r w:rsidRPr="00657054" w:rsidDel="00DF06F2">
                <w:rPr>
                  <w:rFonts w:ascii="Arial" w:eastAsia="Arial" w:hAnsi="Arial" w:cs="Arial"/>
                  <w:color w:val="000000"/>
                  <w:sz w:val="16"/>
                  <w:szCs w:val="16"/>
                </w:rPr>
                <w:delText>-0.081</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6D9EC" w14:textId="102C02B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87" w:author="Brian William Stacy" w:date="2024-03-13T13:14:00Z">
              <w:r w:rsidRPr="000E4456">
                <w:rPr>
                  <w:rFonts w:ascii="Times New Roman" w:eastAsia="Arial" w:hAnsi="Times New Roman" w:cs="Times New Roman"/>
                  <w:color w:val="000000"/>
                  <w:sz w:val="16"/>
                  <w:szCs w:val="16"/>
                </w:rPr>
                <w:t>-0.436</w:t>
              </w:r>
            </w:ins>
            <w:del w:id="188" w:author="Brian William Stacy" w:date="2024-03-13T13:14:00Z">
              <w:r w:rsidRPr="00657054" w:rsidDel="00DF06F2">
                <w:rPr>
                  <w:rFonts w:ascii="Arial" w:eastAsia="Arial" w:hAnsi="Arial" w:cs="Arial"/>
                  <w:color w:val="000000"/>
                  <w:sz w:val="16"/>
                  <w:szCs w:val="16"/>
                </w:rPr>
                <w:delText>-0.450</w:delText>
              </w:r>
            </w:del>
          </w:p>
        </w:tc>
      </w:tr>
      <w:tr w:rsidR="005A2112" w:rsidRPr="00D0466F" w14:paraId="62CD498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CC211"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DC13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A6046" w14:textId="120349CC"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89" w:author="Brian William Stacy" w:date="2024-03-13T13:14:00Z">
              <w:r w:rsidRPr="000E4456">
                <w:rPr>
                  <w:rFonts w:ascii="Times New Roman" w:eastAsia="Arial" w:hAnsi="Times New Roman" w:cs="Times New Roman"/>
                  <w:color w:val="000000"/>
                  <w:sz w:val="16"/>
                  <w:szCs w:val="16"/>
                </w:rPr>
                <w:t>(0.37)</w:t>
              </w:r>
            </w:ins>
            <w:del w:id="190" w:author="Brian William Stacy" w:date="2024-03-13T13:14:00Z">
              <w:r w:rsidRPr="00657054" w:rsidDel="00DF06F2">
                <w:rPr>
                  <w:rFonts w:ascii="Arial" w:eastAsia="Arial" w:hAnsi="Arial" w:cs="Arial"/>
                  <w:color w:val="000000"/>
                  <w:sz w:val="16"/>
                  <w:szCs w:val="16"/>
                </w:rPr>
                <w:delText>(0.37)</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C62F4" w14:textId="6D61FBD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91" w:author="Brian William Stacy" w:date="2024-03-13T13:14:00Z">
              <w:r w:rsidRPr="000E4456">
                <w:rPr>
                  <w:rFonts w:ascii="Times New Roman" w:eastAsia="Arial" w:hAnsi="Times New Roman" w:cs="Times New Roman"/>
                  <w:color w:val="000000"/>
                  <w:sz w:val="16"/>
                  <w:szCs w:val="16"/>
                </w:rPr>
                <w:t>(0.49)</w:t>
              </w:r>
            </w:ins>
            <w:del w:id="192" w:author="Brian William Stacy" w:date="2024-03-13T13:14:00Z">
              <w:r w:rsidRPr="00657054" w:rsidDel="00DF06F2">
                <w:rPr>
                  <w:rFonts w:ascii="Arial" w:eastAsia="Arial" w:hAnsi="Arial" w:cs="Arial"/>
                  <w:color w:val="000000"/>
                  <w:sz w:val="16"/>
                  <w:szCs w:val="16"/>
                </w:rPr>
                <w:delText>(0.49)</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F87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5C90D" w14:textId="58792B1C"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93" w:author="Brian William Stacy" w:date="2024-03-13T13:14:00Z">
              <w:r w:rsidRPr="000E4456">
                <w:rPr>
                  <w:rFonts w:ascii="Times New Roman" w:eastAsia="Arial" w:hAnsi="Times New Roman" w:cs="Times New Roman"/>
                  <w:color w:val="000000"/>
                  <w:sz w:val="16"/>
                  <w:szCs w:val="16"/>
                </w:rPr>
                <w:t>(0.46)</w:t>
              </w:r>
            </w:ins>
            <w:del w:id="194" w:author="Brian William Stacy" w:date="2024-03-13T13:14:00Z">
              <w:r w:rsidRPr="00657054" w:rsidDel="00DF06F2">
                <w:rPr>
                  <w:rFonts w:ascii="Arial" w:eastAsia="Arial" w:hAnsi="Arial" w:cs="Arial"/>
                  <w:color w:val="000000"/>
                  <w:sz w:val="16"/>
                  <w:szCs w:val="16"/>
                </w:rPr>
                <w:delText>(0.46)</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EB1F2" w14:textId="7C0A5FAD"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95" w:author="Brian William Stacy" w:date="2024-03-13T13:14:00Z">
              <w:r w:rsidRPr="000E4456">
                <w:rPr>
                  <w:rFonts w:ascii="Times New Roman" w:eastAsia="Arial" w:hAnsi="Times New Roman" w:cs="Times New Roman"/>
                  <w:color w:val="000000"/>
                  <w:sz w:val="16"/>
                  <w:szCs w:val="16"/>
                </w:rPr>
                <w:t>(0.59)</w:t>
              </w:r>
            </w:ins>
            <w:del w:id="196" w:author="Brian William Stacy" w:date="2024-03-13T13:14:00Z">
              <w:r w:rsidRPr="00657054" w:rsidDel="00DF06F2">
                <w:rPr>
                  <w:rFonts w:ascii="Arial" w:eastAsia="Arial" w:hAnsi="Arial" w:cs="Arial"/>
                  <w:color w:val="000000"/>
                  <w:sz w:val="16"/>
                  <w:szCs w:val="16"/>
                </w:rPr>
                <w:delText>(0.60)</w:delText>
              </w:r>
            </w:del>
          </w:p>
        </w:tc>
      </w:tr>
      <w:tr w:rsidR="005A2112" w:rsidRPr="00D0466F" w14:paraId="47719D2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BD91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39DD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B4FB2" w14:textId="2CC2533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97" w:author="Brian William Stacy" w:date="2024-03-13T13:14:00Z">
              <w:r w:rsidRPr="000E4456">
                <w:rPr>
                  <w:rFonts w:ascii="Times New Roman" w:eastAsia="Arial" w:hAnsi="Times New Roman" w:cs="Times New Roman"/>
                  <w:color w:val="000000"/>
                  <w:sz w:val="16"/>
                  <w:szCs w:val="16"/>
                </w:rPr>
                <w:t>-8.941***</w:t>
              </w:r>
            </w:ins>
            <w:del w:id="198" w:author="Brian William Stacy" w:date="2024-03-13T13:14:00Z">
              <w:r w:rsidRPr="00657054" w:rsidDel="00DF06F2">
                <w:rPr>
                  <w:rFonts w:ascii="Arial" w:eastAsia="Arial" w:hAnsi="Arial" w:cs="Arial"/>
                  <w:color w:val="000000"/>
                  <w:sz w:val="16"/>
                  <w:szCs w:val="16"/>
                </w:rPr>
                <w:delText>-8.912***</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D2C8A" w14:textId="333865A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99" w:author="Brian William Stacy" w:date="2024-03-13T13:14:00Z">
              <w:r w:rsidRPr="000E4456">
                <w:rPr>
                  <w:rFonts w:ascii="Times New Roman" w:eastAsia="Arial" w:hAnsi="Times New Roman" w:cs="Times New Roman"/>
                  <w:color w:val="000000"/>
                  <w:sz w:val="16"/>
                  <w:szCs w:val="16"/>
                </w:rPr>
                <w:t>-8.849***</w:t>
              </w:r>
            </w:ins>
            <w:del w:id="200" w:author="Brian William Stacy" w:date="2024-03-13T13:14:00Z">
              <w:r w:rsidRPr="00657054" w:rsidDel="00DF06F2">
                <w:rPr>
                  <w:rFonts w:ascii="Arial" w:eastAsia="Arial" w:hAnsi="Arial" w:cs="Arial"/>
                  <w:color w:val="000000"/>
                  <w:sz w:val="16"/>
                  <w:szCs w:val="16"/>
                </w:rPr>
                <w:delText>-8.844***</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291E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46114" w14:textId="731C973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01" w:author="Brian William Stacy" w:date="2024-03-13T13:14:00Z">
              <w:r w:rsidRPr="000E4456">
                <w:rPr>
                  <w:rFonts w:ascii="Times New Roman" w:eastAsia="Arial" w:hAnsi="Times New Roman" w:cs="Times New Roman"/>
                  <w:color w:val="000000"/>
                  <w:sz w:val="16"/>
                  <w:szCs w:val="16"/>
                </w:rPr>
                <w:t>-9.035***</w:t>
              </w:r>
            </w:ins>
            <w:del w:id="202" w:author="Brian William Stacy" w:date="2024-03-13T13:14:00Z">
              <w:r w:rsidRPr="00657054" w:rsidDel="00DF06F2">
                <w:rPr>
                  <w:rFonts w:ascii="Arial" w:eastAsia="Arial" w:hAnsi="Arial" w:cs="Arial"/>
                  <w:color w:val="000000"/>
                  <w:sz w:val="16"/>
                  <w:szCs w:val="16"/>
                </w:rPr>
                <w:delText>-8.993***</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CF00A" w14:textId="200375E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03" w:author="Brian William Stacy" w:date="2024-03-13T13:14:00Z">
              <w:r w:rsidRPr="000E4456">
                <w:rPr>
                  <w:rFonts w:ascii="Times New Roman" w:eastAsia="Arial" w:hAnsi="Times New Roman" w:cs="Times New Roman"/>
                  <w:color w:val="000000"/>
                  <w:sz w:val="16"/>
                  <w:szCs w:val="16"/>
                </w:rPr>
                <w:t>-8.996***</w:t>
              </w:r>
            </w:ins>
            <w:del w:id="204" w:author="Brian William Stacy" w:date="2024-03-13T13:14:00Z">
              <w:r w:rsidRPr="00657054" w:rsidDel="00DF06F2">
                <w:rPr>
                  <w:rFonts w:ascii="Arial" w:eastAsia="Arial" w:hAnsi="Arial" w:cs="Arial"/>
                  <w:color w:val="000000"/>
                  <w:sz w:val="16"/>
                  <w:szCs w:val="16"/>
                </w:rPr>
                <w:delText>-8.983***</w:delText>
              </w:r>
            </w:del>
          </w:p>
        </w:tc>
      </w:tr>
      <w:tr w:rsidR="005A2112" w:rsidRPr="00D0466F" w14:paraId="28951D9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7B69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59B1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CD84A" w14:textId="2AE3C71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05" w:author="Brian William Stacy" w:date="2024-03-13T13:14:00Z">
              <w:r w:rsidRPr="000E4456">
                <w:rPr>
                  <w:rFonts w:ascii="Times New Roman" w:eastAsia="Arial" w:hAnsi="Times New Roman" w:cs="Times New Roman"/>
                  <w:color w:val="000000"/>
                  <w:sz w:val="16"/>
                  <w:szCs w:val="16"/>
                </w:rPr>
                <w:t>(0.70)</w:t>
              </w:r>
            </w:ins>
            <w:del w:id="206" w:author="Brian William Stacy" w:date="2024-03-13T13:14:00Z">
              <w:r w:rsidRPr="00657054" w:rsidDel="00DF06F2">
                <w:rPr>
                  <w:rFonts w:ascii="Arial" w:eastAsia="Arial" w:hAnsi="Arial" w:cs="Arial"/>
                  <w:color w:val="000000"/>
                  <w:sz w:val="16"/>
                  <w:szCs w:val="16"/>
                </w:rPr>
                <w:delText>(0.70)</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27B9B" w14:textId="21A9F6D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07" w:author="Brian William Stacy" w:date="2024-03-13T13:14:00Z">
              <w:r w:rsidRPr="000E4456">
                <w:rPr>
                  <w:rFonts w:ascii="Times New Roman" w:eastAsia="Arial" w:hAnsi="Times New Roman" w:cs="Times New Roman"/>
                  <w:color w:val="000000"/>
                  <w:sz w:val="16"/>
                  <w:szCs w:val="16"/>
                </w:rPr>
                <w:t>(0.69)</w:t>
              </w:r>
            </w:ins>
            <w:del w:id="208" w:author="Brian William Stacy" w:date="2024-03-13T13:14:00Z">
              <w:r w:rsidRPr="00657054" w:rsidDel="00DF06F2">
                <w:rPr>
                  <w:rFonts w:ascii="Arial" w:eastAsia="Arial" w:hAnsi="Arial" w:cs="Arial"/>
                  <w:color w:val="000000"/>
                  <w:sz w:val="16"/>
                  <w:szCs w:val="16"/>
                </w:rPr>
                <w:delText>(0.70)</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CB24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09794" w14:textId="055B862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09" w:author="Brian William Stacy" w:date="2024-03-13T13:14:00Z">
              <w:r w:rsidRPr="000E4456">
                <w:rPr>
                  <w:rFonts w:ascii="Times New Roman" w:eastAsia="Arial" w:hAnsi="Times New Roman" w:cs="Times New Roman"/>
                  <w:color w:val="000000"/>
                  <w:sz w:val="16"/>
                  <w:szCs w:val="16"/>
                </w:rPr>
                <w:t>(0.81)</w:t>
              </w:r>
            </w:ins>
            <w:del w:id="210" w:author="Brian William Stacy" w:date="2024-03-13T13:14:00Z">
              <w:r w:rsidRPr="00657054" w:rsidDel="00DF06F2">
                <w:rPr>
                  <w:rFonts w:ascii="Arial" w:eastAsia="Arial" w:hAnsi="Arial" w:cs="Arial"/>
                  <w:color w:val="000000"/>
                  <w:sz w:val="16"/>
                  <w:szCs w:val="16"/>
                </w:rPr>
                <w:delText>(0.81)</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3C262" w14:textId="6211BB9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11" w:author="Brian William Stacy" w:date="2024-03-13T13:14:00Z">
              <w:r w:rsidRPr="000E4456">
                <w:rPr>
                  <w:rFonts w:ascii="Times New Roman" w:eastAsia="Arial" w:hAnsi="Times New Roman" w:cs="Times New Roman"/>
                  <w:color w:val="000000"/>
                  <w:sz w:val="16"/>
                  <w:szCs w:val="16"/>
                </w:rPr>
                <w:t>(0.79)</w:t>
              </w:r>
            </w:ins>
            <w:del w:id="212" w:author="Brian William Stacy" w:date="2024-03-13T13:14:00Z">
              <w:r w:rsidRPr="00657054" w:rsidDel="00DF06F2">
                <w:rPr>
                  <w:rFonts w:ascii="Arial" w:eastAsia="Arial" w:hAnsi="Arial" w:cs="Arial"/>
                  <w:color w:val="000000"/>
                  <w:sz w:val="16"/>
                  <w:szCs w:val="16"/>
                </w:rPr>
                <w:delText>(0.80)</w:delText>
              </w:r>
            </w:del>
          </w:p>
        </w:tc>
      </w:tr>
      <w:tr w:rsidR="005A2112" w:rsidRPr="00D0466F" w14:paraId="45AD5D8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0A9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C097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2EBB9" w14:textId="01373EA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13" w:author="Brian William Stacy" w:date="2024-03-13T13:14:00Z">
              <w:r w:rsidRPr="000E4456">
                <w:rPr>
                  <w:rFonts w:ascii="Times New Roman" w:eastAsia="Arial" w:hAnsi="Times New Roman" w:cs="Times New Roman"/>
                  <w:color w:val="000000"/>
                  <w:sz w:val="16"/>
                  <w:szCs w:val="16"/>
                </w:rPr>
                <w:t>-8.747***</w:t>
              </w:r>
            </w:ins>
            <w:del w:id="214" w:author="Brian William Stacy" w:date="2024-03-13T13:14:00Z">
              <w:r w:rsidRPr="00657054" w:rsidDel="00DF06F2">
                <w:rPr>
                  <w:rFonts w:ascii="Arial" w:eastAsia="Arial" w:hAnsi="Arial" w:cs="Arial"/>
                  <w:color w:val="000000"/>
                  <w:sz w:val="16"/>
                  <w:szCs w:val="16"/>
                </w:rPr>
                <w:delText>-8.761***</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9F078" w14:textId="6A6C940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15" w:author="Brian William Stacy" w:date="2024-03-13T13:14:00Z">
              <w:r w:rsidRPr="000E4456">
                <w:rPr>
                  <w:rFonts w:ascii="Times New Roman" w:eastAsia="Arial" w:hAnsi="Times New Roman" w:cs="Times New Roman"/>
                  <w:color w:val="000000"/>
                  <w:sz w:val="16"/>
                  <w:szCs w:val="16"/>
                </w:rPr>
                <w:t>-8.983***</w:t>
              </w:r>
            </w:ins>
            <w:del w:id="216" w:author="Brian William Stacy" w:date="2024-03-13T13:14:00Z">
              <w:r w:rsidRPr="00657054" w:rsidDel="00DF06F2">
                <w:rPr>
                  <w:rFonts w:ascii="Arial" w:eastAsia="Arial" w:hAnsi="Arial" w:cs="Arial"/>
                  <w:color w:val="000000"/>
                  <w:sz w:val="16"/>
                  <w:szCs w:val="16"/>
                </w:rPr>
                <w:delText>-9.000***</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B2AB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3C4AA" w14:textId="3FD9E059"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17" w:author="Brian William Stacy" w:date="2024-03-13T13:14:00Z">
              <w:r w:rsidRPr="000E4456">
                <w:rPr>
                  <w:rFonts w:ascii="Times New Roman" w:eastAsia="Arial" w:hAnsi="Times New Roman" w:cs="Times New Roman"/>
                  <w:color w:val="000000"/>
                  <w:sz w:val="16"/>
                  <w:szCs w:val="16"/>
                </w:rPr>
                <w:t>-8.477***</w:t>
              </w:r>
            </w:ins>
            <w:del w:id="218" w:author="Brian William Stacy" w:date="2024-03-13T13:14:00Z">
              <w:r w:rsidRPr="00657054" w:rsidDel="00DF06F2">
                <w:rPr>
                  <w:rFonts w:ascii="Arial" w:eastAsia="Arial" w:hAnsi="Arial" w:cs="Arial"/>
                  <w:color w:val="000000"/>
                  <w:sz w:val="16"/>
                  <w:szCs w:val="16"/>
                </w:rPr>
                <w:delText>-8.446***</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A185" w14:textId="71C069D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19" w:author="Brian William Stacy" w:date="2024-03-13T13:14:00Z">
              <w:r w:rsidRPr="000E4456">
                <w:rPr>
                  <w:rFonts w:ascii="Times New Roman" w:eastAsia="Arial" w:hAnsi="Times New Roman" w:cs="Times New Roman"/>
                  <w:color w:val="000000"/>
                  <w:sz w:val="16"/>
                  <w:szCs w:val="16"/>
                </w:rPr>
                <w:t>-8.903***</w:t>
              </w:r>
            </w:ins>
            <w:del w:id="220" w:author="Brian William Stacy" w:date="2024-03-13T13:14:00Z">
              <w:r w:rsidRPr="00657054" w:rsidDel="00DF06F2">
                <w:rPr>
                  <w:rFonts w:ascii="Arial" w:eastAsia="Arial" w:hAnsi="Arial" w:cs="Arial"/>
                  <w:color w:val="000000"/>
                  <w:sz w:val="16"/>
                  <w:szCs w:val="16"/>
                </w:rPr>
                <w:delText>-8.877***</w:delText>
              </w:r>
            </w:del>
          </w:p>
        </w:tc>
      </w:tr>
      <w:tr w:rsidR="005A2112" w:rsidRPr="00D0466F" w14:paraId="4334BEE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9172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ACFB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0A748" w14:textId="4553431D"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21" w:author="Brian William Stacy" w:date="2024-03-13T13:14:00Z">
              <w:r w:rsidRPr="000E4456">
                <w:rPr>
                  <w:rFonts w:ascii="Times New Roman" w:eastAsia="Arial" w:hAnsi="Times New Roman" w:cs="Times New Roman"/>
                  <w:color w:val="000000"/>
                  <w:sz w:val="16"/>
                  <w:szCs w:val="16"/>
                </w:rPr>
                <w:t>(0.91)</w:t>
              </w:r>
            </w:ins>
            <w:del w:id="222" w:author="Brian William Stacy" w:date="2024-03-13T13:14:00Z">
              <w:r w:rsidRPr="00657054" w:rsidDel="00DF06F2">
                <w:rPr>
                  <w:rFonts w:ascii="Arial" w:eastAsia="Arial" w:hAnsi="Arial" w:cs="Arial"/>
                  <w:color w:val="000000"/>
                  <w:sz w:val="16"/>
                  <w:szCs w:val="16"/>
                </w:rPr>
                <w:delText>(0.91)</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E4748" w14:textId="623DF24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23" w:author="Brian William Stacy" w:date="2024-03-13T13:14:00Z">
              <w:r w:rsidRPr="000E4456">
                <w:rPr>
                  <w:rFonts w:ascii="Times New Roman" w:eastAsia="Arial" w:hAnsi="Times New Roman" w:cs="Times New Roman"/>
                  <w:color w:val="000000"/>
                  <w:sz w:val="16"/>
                  <w:szCs w:val="16"/>
                </w:rPr>
                <w:t>(0.93)</w:t>
              </w:r>
            </w:ins>
            <w:del w:id="224" w:author="Brian William Stacy" w:date="2024-03-13T13:14:00Z">
              <w:r w:rsidRPr="00657054" w:rsidDel="00DF06F2">
                <w:rPr>
                  <w:rFonts w:ascii="Arial" w:eastAsia="Arial" w:hAnsi="Arial" w:cs="Arial"/>
                  <w:color w:val="000000"/>
                  <w:sz w:val="16"/>
                  <w:szCs w:val="16"/>
                </w:rPr>
                <w:delText>(0.93)</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4BA1"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3B5A" w14:textId="039E75D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25" w:author="Brian William Stacy" w:date="2024-03-13T13:14:00Z">
              <w:r w:rsidRPr="000E4456">
                <w:rPr>
                  <w:rFonts w:ascii="Times New Roman" w:eastAsia="Arial" w:hAnsi="Times New Roman" w:cs="Times New Roman"/>
                  <w:color w:val="000000"/>
                  <w:sz w:val="16"/>
                  <w:szCs w:val="16"/>
                </w:rPr>
                <w:t>(1.26)</w:t>
              </w:r>
            </w:ins>
            <w:del w:id="226" w:author="Brian William Stacy" w:date="2024-03-13T13:14:00Z">
              <w:r w:rsidRPr="00657054" w:rsidDel="00DF06F2">
                <w:rPr>
                  <w:rFonts w:ascii="Arial" w:eastAsia="Arial" w:hAnsi="Arial" w:cs="Arial"/>
                  <w:color w:val="000000"/>
                  <w:sz w:val="16"/>
                  <w:szCs w:val="16"/>
                </w:rPr>
                <w:delText>(1.26)</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4B9B2" w14:textId="3B7645A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27" w:author="Brian William Stacy" w:date="2024-03-13T13:14:00Z">
              <w:r w:rsidRPr="000E4456">
                <w:rPr>
                  <w:rFonts w:ascii="Times New Roman" w:eastAsia="Arial" w:hAnsi="Times New Roman" w:cs="Times New Roman"/>
                  <w:color w:val="000000"/>
                  <w:sz w:val="16"/>
                  <w:szCs w:val="16"/>
                </w:rPr>
                <w:t>(1.28)</w:t>
              </w:r>
            </w:ins>
            <w:del w:id="228" w:author="Brian William Stacy" w:date="2024-03-13T13:14:00Z">
              <w:r w:rsidRPr="00657054" w:rsidDel="00DF06F2">
                <w:rPr>
                  <w:rFonts w:ascii="Arial" w:eastAsia="Arial" w:hAnsi="Arial" w:cs="Arial"/>
                  <w:color w:val="000000"/>
                  <w:sz w:val="16"/>
                  <w:szCs w:val="16"/>
                </w:rPr>
                <w:delText>(1.28)</w:delText>
              </w:r>
            </w:del>
          </w:p>
        </w:tc>
      </w:tr>
      <w:tr w:rsidR="005A2112" w:rsidRPr="00D0466F" w14:paraId="4796ED8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B6FB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99F3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EC640" w14:textId="013DA5B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29" w:author="Brian William Stacy" w:date="2024-03-13T13:14:00Z">
              <w:r w:rsidRPr="000E4456">
                <w:rPr>
                  <w:rFonts w:ascii="Times New Roman" w:eastAsia="Arial" w:hAnsi="Times New Roman" w:cs="Times New Roman"/>
                  <w:color w:val="000000"/>
                  <w:sz w:val="16"/>
                  <w:szCs w:val="16"/>
                </w:rPr>
                <w:t>-12.403***</w:t>
              </w:r>
            </w:ins>
            <w:del w:id="230" w:author="Brian William Stacy" w:date="2024-03-13T13:14:00Z">
              <w:r w:rsidRPr="00657054" w:rsidDel="00DF06F2">
                <w:rPr>
                  <w:rFonts w:ascii="Arial" w:eastAsia="Arial" w:hAnsi="Arial" w:cs="Arial"/>
                  <w:color w:val="000000"/>
                  <w:sz w:val="16"/>
                  <w:szCs w:val="16"/>
                </w:rPr>
                <w:delText>-12.418***</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8259F" w14:textId="0BF9C39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31" w:author="Brian William Stacy" w:date="2024-03-13T13:14:00Z">
              <w:r w:rsidRPr="000E4456">
                <w:rPr>
                  <w:rFonts w:ascii="Times New Roman" w:eastAsia="Arial" w:hAnsi="Times New Roman" w:cs="Times New Roman"/>
                  <w:color w:val="000000"/>
                  <w:sz w:val="16"/>
                  <w:szCs w:val="16"/>
                </w:rPr>
                <w:t>-12.978***</w:t>
              </w:r>
            </w:ins>
            <w:del w:id="232" w:author="Brian William Stacy" w:date="2024-03-13T13:14:00Z">
              <w:r w:rsidRPr="00657054" w:rsidDel="00DF06F2">
                <w:rPr>
                  <w:rFonts w:ascii="Arial" w:eastAsia="Arial" w:hAnsi="Arial" w:cs="Arial"/>
                  <w:color w:val="000000"/>
                  <w:sz w:val="16"/>
                  <w:szCs w:val="16"/>
                </w:rPr>
                <w:delText>-12.974***</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80A3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CEECB" w14:textId="767259F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33" w:author="Brian William Stacy" w:date="2024-03-13T13:14:00Z">
              <w:r w:rsidRPr="000E4456">
                <w:rPr>
                  <w:rFonts w:ascii="Times New Roman" w:eastAsia="Arial" w:hAnsi="Times New Roman" w:cs="Times New Roman"/>
                  <w:color w:val="000000"/>
                  <w:sz w:val="16"/>
                  <w:szCs w:val="16"/>
                </w:rPr>
                <w:t>-12.188***</w:t>
              </w:r>
            </w:ins>
            <w:del w:id="234" w:author="Brian William Stacy" w:date="2024-03-13T13:14:00Z">
              <w:r w:rsidRPr="00657054" w:rsidDel="00DF06F2">
                <w:rPr>
                  <w:rFonts w:ascii="Arial" w:eastAsia="Arial" w:hAnsi="Arial" w:cs="Arial"/>
                  <w:color w:val="000000"/>
                  <w:sz w:val="16"/>
                  <w:szCs w:val="16"/>
                </w:rPr>
                <w:delText>-12.159***</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1C387" w14:textId="25AEA37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35" w:author="Brian William Stacy" w:date="2024-03-13T13:14:00Z">
              <w:r w:rsidRPr="000E4456">
                <w:rPr>
                  <w:rFonts w:ascii="Times New Roman" w:eastAsia="Arial" w:hAnsi="Times New Roman" w:cs="Times New Roman"/>
                  <w:color w:val="000000"/>
                  <w:sz w:val="16"/>
                  <w:szCs w:val="16"/>
                </w:rPr>
                <w:t>-12.988***</w:t>
              </w:r>
            </w:ins>
            <w:del w:id="236" w:author="Brian William Stacy" w:date="2024-03-13T13:14:00Z">
              <w:r w:rsidRPr="00657054" w:rsidDel="00DF06F2">
                <w:rPr>
                  <w:rFonts w:ascii="Arial" w:eastAsia="Arial" w:hAnsi="Arial" w:cs="Arial"/>
                  <w:color w:val="000000"/>
                  <w:sz w:val="16"/>
                  <w:szCs w:val="16"/>
                </w:rPr>
                <w:delText>-12.944***</w:delText>
              </w:r>
            </w:del>
          </w:p>
        </w:tc>
      </w:tr>
      <w:tr w:rsidR="005A2112" w:rsidRPr="00D0466F" w14:paraId="341C4734"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34BE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4B4E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D4B79" w14:textId="529960E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37" w:author="Brian William Stacy" w:date="2024-03-13T13:14:00Z">
              <w:r w:rsidRPr="000E4456">
                <w:rPr>
                  <w:rFonts w:ascii="Times New Roman" w:eastAsia="Arial" w:hAnsi="Times New Roman" w:cs="Times New Roman"/>
                  <w:color w:val="000000"/>
                  <w:sz w:val="16"/>
                  <w:szCs w:val="16"/>
                </w:rPr>
                <w:t>(0.98)</w:t>
              </w:r>
            </w:ins>
            <w:del w:id="238" w:author="Brian William Stacy" w:date="2024-03-13T13:14:00Z">
              <w:r w:rsidRPr="00657054" w:rsidDel="00DF06F2">
                <w:rPr>
                  <w:rFonts w:ascii="Arial" w:eastAsia="Arial" w:hAnsi="Arial" w:cs="Arial"/>
                  <w:color w:val="000000"/>
                  <w:sz w:val="16"/>
                  <w:szCs w:val="16"/>
                </w:rPr>
                <w:delText>(0.98)</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55252" w14:textId="1CA917E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39" w:author="Brian William Stacy" w:date="2024-03-13T13:14:00Z">
              <w:r w:rsidRPr="000E4456">
                <w:rPr>
                  <w:rFonts w:ascii="Times New Roman" w:eastAsia="Arial" w:hAnsi="Times New Roman" w:cs="Times New Roman"/>
                  <w:color w:val="000000"/>
                  <w:sz w:val="16"/>
                  <w:szCs w:val="16"/>
                </w:rPr>
                <w:t>(1.10)</w:t>
              </w:r>
            </w:ins>
            <w:del w:id="240" w:author="Brian William Stacy" w:date="2024-03-13T13:14:00Z">
              <w:r w:rsidRPr="00657054" w:rsidDel="00DF06F2">
                <w:rPr>
                  <w:rFonts w:ascii="Arial" w:eastAsia="Arial" w:hAnsi="Arial" w:cs="Arial"/>
                  <w:color w:val="000000"/>
                  <w:sz w:val="16"/>
                  <w:szCs w:val="16"/>
                </w:rPr>
                <w:delText>(1.10)</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40D3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D14AA" w14:textId="5E0AE3B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41" w:author="Brian William Stacy" w:date="2024-03-13T13:14:00Z">
              <w:r w:rsidRPr="000E4456">
                <w:rPr>
                  <w:rFonts w:ascii="Times New Roman" w:eastAsia="Arial" w:hAnsi="Times New Roman" w:cs="Times New Roman"/>
                  <w:color w:val="000000"/>
                  <w:sz w:val="16"/>
                  <w:szCs w:val="16"/>
                </w:rPr>
                <w:t>(1.26)</w:t>
              </w:r>
            </w:ins>
            <w:del w:id="242" w:author="Brian William Stacy" w:date="2024-03-13T13:14:00Z">
              <w:r w:rsidRPr="00657054" w:rsidDel="00DF06F2">
                <w:rPr>
                  <w:rFonts w:ascii="Arial" w:eastAsia="Arial" w:hAnsi="Arial" w:cs="Arial"/>
                  <w:color w:val="000000"/>
                  <w:sz w:val="16"/>
                  <w:szCs w:val="16"/>
                </w:rPr>
                <w:delText>(1.25)</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E6B04" w14:textId="4777592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43" w:author="Brian William Stacy" w:date="2024-03-13T13:14:00Z">
              <w:r w:rsidRPr="000E4456">
                <w:rPr>
                  <w:rFonts w:ascii="Times New Roman" w:eastAsia="Arial" w:hAnsi="Times New Roman" w:cs="Times New Roman"/>
                  <w:color w:val="000000"/>
                  <w:sz w:val="16"/>
                  <w:szCs w:val="16"/>
                </w:rPr>
                <w:t>(1.37)</w:t>
              </w:r>
            </w:ins>
            <w:del w:id="244" w:author="Brian William Stacy" w:date="2024-03-13T13:14:00Z">
              <w:r w:rsidRPr="00657054" w:rsidDel="00DF06F2">
                <w:rPr>
                  <w:rFonts w:ascii="Arial" w:eastAsia="Arial" w:hAnsi="Arial" w:cs="Arial"/>
                  <w:color w:val="000000"/>
                  <w:sz w:val="16"/>
                  <w:szCs w:val="16"/>
                </w:rPr>
                <w:delText>(1.37)</w:delText>
              </w:r>
            </w:del>
          </w:p>
        </w:tc>
      </w:tr>
      <w:tr w:rsidR="005A2112" w:rsidRPr="00D0466F" w14:paraId="110C0C7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4778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A1D28" w14:textId="4BE0915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45" w:author="Brian William Stacy" w:date="2024-03-13T13:14:00Z">
              <w:r w:rsidRPr="000E4456">
                <w:rPr>
                  <w:rFonts w:ascii="Times New Roman" w:eastAsia="Arial" w:hAnsi="Times New Roman" w:cs="Times New Roman"/>
                  <w:color w:val="000000"/>
                  <w:sz w:val="16"/>
                  <w:szCs w:val="16"/>
                </w:rPr>
                <w:t>19.196***</w:t>
              </w:r>
            </w:ins>
            <w:del w:id="246" w:author="Brian William Stacy" w:date="2024-03-13T13:14:00Z">
              <w:r w:rsidRPr="00657054" w:rsidDel="00DF06F2">
                <w:rPr>
                  <w:rFonts w:ascii="Arial" w:eastAsia="Arial" w:hAnsi="Arial" w:cs="Arial"/>
                  <w:color w:val="000000"/>
                  <w:sz w:val="16"/>
                  <w:szCs w:val="16"/>
                </w:rPr>
                <w:delText>19.224***</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D5A5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F175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F41BD" w14:textId="3B33A98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47" w:author="Brian William Stacy" w:date="2024-03-13T13:14:00Z">
              <w:r w:rsidRPr="000E4456">
                <w:rPr>
                  <w:rFonts w:ascii="Times New Roman" w:eastAsia="Arial" w:hAnsi="Times New Roman" w:cs="Times New Roman"/>
                  <w:color w:val="000000"/>
                  <w:sz w:val="16"/>
                  <w:szCs w:val="16"/>
                </w:rPr>
                <w:t>54.307***</w:t>
              </w:r>
            </w:ins>
            <w:del w:id="248" w:author="Brian William Stacy" w:date="2024-03-13T13:14:00Z">
              <w:r w:rsidRPr="00657054" w:rsidDel="00DF06F2">
                <w:rPr>
                  <w:rFonts w:ascii="Arial" w:eastAsia="Arial" w:hAnsi="Arial" w:cs="Arial"/>
                  <w:color w:val="000000"/>
                  <w:sz w:val="16"/>
                  <w:szCs w:val="16"/>
                </w:rPr>
                <w:delText>54.355***</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E76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EF1B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5A2112" w:rsidRPr="00D0466F" w14:paraId="232AC2BD"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7FFC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C9CD5" w14:textId="1BE346A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49" w:author="Brian William Stacy" w:date="2024-03-13T13:14:00Z">
              <w:r w:rsidRPr="000E4456">
                <w:rPr>
                  <w:rFonts w:ascii="Times New Roman" w:eastAsia="Arial" w:hAnsi="Times New Roman" w:cs="Times New Roman"/>
                  <w:color w:val="000000"/>
                  <w:sz w:val="16"/>
                  <w:szCs w:val="16"/>
                </w:rPr>
                <w:t>(3.03)</w:t>
              </w:r>
            </w:ins>
            <w:del w:id="250" w:author="Brian William Stacy" w:date="2024-03-13T13:14:00Z">
              <w:r w:rsidRPr="00657054" w:rsidDel="00DF06F2">
                <w:rPr>
                  <w:rFonts w:ascii="Arial" w:eastAsia="Arial" w:hAnsi="Arial" w:cs="Arial"/>
                  <w:color w:val="000000"/>
                  <w:sz w:val="16"/>
                  <w:szCs w:val="16"/>
                </w:rPr>
                <w:delText>(3.03)</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976E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3B93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43989" w14:textId="7F48B9A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51" w:author="Brian William Stacy" w:date="2024-03-13T13:14:00Z">
              <w:r w:rsidRPr="000E4456">
                <w:rPr>
                  <w:rFonts w:ascii="Times New Roman" w:eastAsia="Arial" w:hAnsi="Times New Roman" w:cs="Times New Roman"/>
                  <w:color w:val="000000"/>
                  <w:sz w:val="16"/>
                  <w:szCs w:val="16"/>
                </w:rPr>
                <w:t>(3.11)</w:t>
              </w:r>
            </w:ins>
            <w:del w:id="252" w:author="Brian William Stacy" w:date="2024-03-13T13:14:00Z">
              <w:r w:rsidRPr="00657054" w:rsidDel="00DF06F2">
                <w:rPr>
                  <w:rFonts w:ascii="Arial" w:eastAsia="Arial" w:hAnsi="Arial" w:cs="Arial"/>
                  <w:color w:val="000000"/>
                  <w:sz w:val="16"/>
                  <w:szCs w:val="16"/>
                </w:rPr>
                <w:delText>(3.09)</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011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7357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533A1B49"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7DA27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E1529"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253" w:author="Brian William Stacy" w:date="2024-03-13T13:15:00Z">
                  <w:rPr>
                    <w:rFonts w:ascii="Times New Roman" w:hAnsi="Times New Roman" w:cs="Times New Roman"/>
                    <w:sz w:val="18"/>
                    <w:szCs w:val="18"/>
                  </w:rPr>
                </w:rPrChange>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E7146" w14:textId="44650C44"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254"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255" w:author="Brian William Stacy" w:date="2024-03-13T13:15:00Z">
                  <w:rPr>
                    <w:rFonts w:ascii="Times New Roman" w:eastAsia="Arial" w:hAnsi="Times New Roman" w:cs="Times New Roman"/>
                    <w:color w:val="000000"/>
                    <w:sz w:val="18"/>
                    <w:szCs w:val="18"/>
                  </w:rPr>
                </w:rPrChange>
              </w:rPr>
              <w:t>8.</w:t>
            </w:r>
            <w:r w:rsidR="00225817" w:rsidRPr="00A42718">
              <w:rPr>
                <w:rFonts w:ascii="Times New Roman" w:eastAsia="Arial" w:hAnsi="Times New Roman" w:cs="Times New Roman"/>
                <w:color w:val="000000"/>
                <w:sz w:val="16"/>
                <w:szCs w:val="16"/>
                <w:rPrChange w:id="256" w:author="Brian William Stacy" w:date="2024-03-13T13:15:00Z">
                  <w:rPr>
                    <w:rFonts w:ascii="Times New Roman" w:eastAsia="Arial" w:hAnsi="Times New Roman" w:cs="Times New Roman"/>
                    <w:color w:val="000000"/>
                    <w:sz w:val="18"/>
                    <w:szCs w:val="18"/>
                  </w:rPr>
                </w:rPrChange>
              </w:rPr>
              <w:t>91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C9127" w14:textId="02E1EB00" w:rsidR="008535A7" w:rsidRPr="00A42718"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257" w:author="Brian William Stacy" w:date="2024-03-13T13:15:00Z">
                  <w:rPr>
                    <w:rFonts w:ascii="Times New Roman" w:eastAsia="Arial" w:hAnsi="Times New Roman" w:cs="Times New Roman"/>
                    <w:color w:val="000000"/>
                    <w:sz w:val="18"/>
                    <w:szCs w:val="18"/>
                  </w:rPr>
                </w:rPrChange>
              </w:rPr>
            </w:pPr>
            <w:r w:rsidRPr="00A42718">
              <w:rPr>
                <w:rFonts w:ascii="Times New Roman" w:hAnsi="Times New Roman" w:cs="Times New Roman"/>
                <w:sz w:val="16"/>
                <w:szCs w:val="16"/>
                <w:rPrChange w:id="258" w:author="Brian William Stacy" w:date="2024-03-13T13:15:00Z">
                  <w:rPr>
                    <w:rFonts w:ascii="Times New Roman" w:hAnsi="Times New Roman" w:cs="Times New Roman"/>
                    <w:sz w:val="18"/>
                    <w:szCs w:val="18"/>
                  </w:rPr>
                </w:rPrChange>
              </w:rPr>
              <w:t>5.2</w:t>
            </w:r>
            <w:ins w:id="259" w:author="Brian William Stacy" w:date="2024-03-13T13:15:00Z">
              <w:r w:rsidR="009E5EF1">
                <w:rPr>
                  <w:rFonts w:ascii="Times New Roman" w:hAnsi="Times New Roman" w:cs="Times New Roman"/>
                  <w:sz w:val="16"/>
                  <w:szCs w:val="16"/>
                </w:rPr>
                <w:t>3</w:t>
              </w:r>
            </w:ins>
            <w:del w:id="260" w:author="Brian William Stacy" w:date="2024-03-13T13:15:00Z">
              <w:r w:rsidRPr="00A42718" w:rsidDel="009E5EF1">
                <w:rPr>
                  <w:rFonts w:ascii="Times New Roman" w:hAnsi="Times New Roman" w:cs="Times New Roman"/>
                  <w:sz w:val="16"/>
                  <w:szCs w:val="16"/>
                  <w:rPrChange w:id="261" w:author="Brian William Stacy" w:date="2024-03-13T13:15:00Z">
                    <w:rPr>
                      <w:rFonts w:ascii="Times New Roman" w:hAnsi="Times New Roman" w:cs="Times New Roman"/>
                      <w:sz w:val="18"/>
                      <w:szCs w:val="18"/>
                    </w:rPr>
                  </w:rPrChange>
                </w:rPr>
                <w:delText>5</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95AD0"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262" w:author="Brian William Stacy" w:date="2024-03-13T13:15:00Z">
                  <w:rPr>
                    <w:rFonts w:ascii="Times New Roman" w:hAnsi="Times New Roman" w:cs="Times New Roman"/>
                    <w:sz w:val="18"/>
                    <w:szCs w:val="18"/>
                  </w:rPr>
                </w:rPrChange>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1DA8A4" w14:textId="1FE6ABE5" w:rsidR="008535A7" w:rsidRPr="00A42718"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263" w:author="Brian William Stacy" w:date="2024-03-13T13:15:00Z">
                  <w:rPr>
                    <w:rFonts w:ascii="Times New Roman" w:eastAsia="Arial" w:hAnsi="Times New Roman" w:cs="Times New Roman"/>
                    <w:color w:val="000000"/>
                    <w:sz w:val="18"/>
                    <w:szCs w:val="18"/>
                  </w:rPr>
                </w:rPrChange>
              </w:rPr>
            </w:pPr>
            <w:r w:rsidRPr="00A42718">
              <w:rPr>
                <w:rFonts w:ascii="Times New Roman" w:hAnsi="Times New Roman" w:cs="Times New Roman"/>
                <w:sz w:val="16"/>
                <w:szCs w:val="16"/>
                <w:rPrChange w:id="264" w:author="Brian William Stacy" w:date="2024-03-13T13:15:00Z">
                  <w:rPr>
                    <w:rFonts w:ascii="Times New Roman" w:hAnsi="Times New Roman" w:cs="Times New Roman"/>
                    <w:sz w:val="18"/>
                    <w:szCs w:val="18"/>
                  </w:rPr>
                </w:rPrChange>
              </w:rPr>
              <w:t>6.8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DB7591" w14:textId="7BD76900" w:rsidR="008535A7" w:rsidRPr="00A42718"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265"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266" w:author="Brian William Stacy" w:date="2024-03-13T13:15:00Z">
                  <w:rPr>
                    <w:rFonts w:ascii="Times New Roman" w:eastAsia="Arial" w:hAnsi="Times New Roman" w:cs="Times New Roman"/>
                    <w:color w:val="000000"/>
                    <w:sz w:val="18"/>
                    <w:szCs w:val="18"/>
                  </w:rPr>
                </w:rPrChange>
              </w:rPr>
              <w:t>5.</w:t>
            </w:r>
            <w:ins w:id="267" w:author="Brian William Stacy" w:date="2024-03-13T13:16:00Z">
              <w:r w:rsidR="009E5EF1">
                <w:rPr>
                  <w:rFonts w:ascii="Times New Roman" w:eastAsia="Arial" w:hAnsi="Times New Roman" w:cs="Times New Roman"/>
                  <w:color w:val="000000"/>
                  <w:sz w:val="16"/>
                  <w:szCs w:val="16"/>
                </w:rPr>
                <w:t>08</w:t>
              </w:r>
            </w:ins>
            <w:del w:id="268" w:author="Brian William Stacy" w:date="2024-03-13T13:16:00Z">
              <w:r w:rsidRPr="00A42718" w:rsidDel="009E5EF1">
                <w:rPr>
                  <w:rFonts w:ascii="Times New Roman" w:eastAsia="Arial" w:hAnsi="Times New Roman" w:cs="Times New Roman"/>
                  <w:color w:val="000000"/>
                  <w:sz w:val="16"/>
                  <w:szCs w:val="16"/>
                  <w:rPrChange w:id="269" w:author="Brian William Stacy" w:date="2024-03-13T13:15:00Z">
                    <w:rPr>
                      <w:rFonts w:ascii="Times New Roman" w:eastAsia="Arial" w:hAnsi="Times New Roman" w:cs="Times New Roman"/>
                      <w:color w:val="000000"/>
                      <w:sz w:val="18"/>
                      <w:szCs w:val="18"/>
                    </w:rPr>
                  </w:rPrChange>
                </w:rPr>
                <w:delText>11</w:delText>
              </w:r>
            </w:del>
          </w:p>
        </w:tc>
      </w:tr>
      <w:tr w:rsidR="008535A7" w:rsidRPr="00D0466F" w14:paraId="235B50B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590A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FBBF18"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270" w:author="Brian William Stacy" w:date="2024-03-13T13:15:00Z">
                  <w:rPr>
                    <w:rFonts w:ascii="Times New Roman" w:hAnsi="Times New Roman" w:cs="Times New Roman"/>
                    <w:sz w:val="18"/>
                    <w:szCs w:val="18"/>
                  </w:rPr>
                </w:rPrChange>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EE6F1" w14:textId="41864BF1"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271"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272" w:author="Brian William Stacy" w:date="2024-03-13T13:15:00Z">
                  <w:rPr>
                    <w:rFonts w:ascii="Times New Roman" w:eastAsia="Arial" w:hAnsi="Times New Roman" w:cs="Times New Roman"/>
                    <w:color w:val="000000"/>
                    <w:sz w:val="18"/>
                    <w:szCs w:val="18"/>
                  </w:rPr>
                </w:rPrChange>
              </w:rPr>
              <w:t>5.</w:t>
            </w:r>
            <w:ins w:id="273" w:author="Brian William Stacy" w:date="2024-03-13T13:16:00Z">
              <w:r w:rsidR="009E5EF1">
                <w:rPr>
                  <w:rFonts w:ascii="Times New Roman" w:eastAsia="Arial" w:hAnsi="Times New Roman" w:cs="Times New Roman"/>
                  <w:color w:val="000000"/>
                  <w:sz w:val="16"/>
                  <w:szCs w:val="16"/>
                </w:rPr>
                <w:t>91</w:t>
              </w:r>
            </w:ins>
            <w:del w:id="274" w:author="Brian William Stacy" w:date="2024-03-13T13:16:00Z">
              <w:r w:rsidR="00225817" w:rsidRPr="00A42718" w:rsidDel="009E5EF1">
                <w:rPr>
                  <w:rFonts w:ascii="Times New Roman" w:eastAsia="Arial" w:hAnsi="Times New Roman" w:cs="Times New Roman"/>
                  <w:color w:val="000000"/>
                  <w:sz w:val="16"/>
                  <w:szCs w:val="16"/>
                  <w:rPrChange w:id="275" w:author="Brian William Stacy" w:date="2024-03-13T13:15:00Z">
                    <w:rPr>
                      <w:rFonts w:ascii="Times New Roman" w:eastAsia="Arial" w:hAnsi="Times New Roman" w:cs="Times New Roman"/>
                      <w:color w:val="000000"/>
                      <w:sz w:val="18"/>
                      <w:szCs w:val="18"/>
                    </w:rPr>
                  </w:rPrChange>
                </w:rPr>
                <w:delText>88</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4E829E" w14:textId="3E6E337F" w:rsidR="008535A7" w:rsidRPr="00A42718"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276" w:author="Brian William Stacy" w:date="2024-03-13T13:15:00Z">
                  <w:rPr>
                    <w:rFonts w:ascii="Times New Roman" w:eastAsia="Arial" w:hAnsi="Times New Roman" w:cs="Times New Roman"/>
                    <w:color w:val="000000"/>
                    <w:sz w:val="18"/>
                    <w:szCs w:val="18"/>
                  </w:rPr>
                </w:rPrChange>
              </w:rPr>
            </w:pPr>
            <w:del w:id="277" w:author="Brian William Stacy" w:date="2024-03-13T13:16:00Z">
              <w:r w:rsidRPr="00A42718" w:rsidDel="00F95F61">
                <w:rPr>
                  <w:rFonts w:ascii="Times New Roman" w:hAnsi="Times New Roman" w:cs="Times New Roman"/>
                  <w:sz w:val="16"/>
                  <w:szCs w:val="16"/>
                  <w:rPrChange w:id="278" w:author="Brian William Stacy" w:date="2024-03-13T13:15:00Z">
                    <w:rPr>
                      <w:rFonts w:ascii="Times New Roman" w:hAnsi="Times New Roman" w:cs="Times New Roman"/>
                      <w:sz w:val="18"/>
                      <w:szCs w:val="18"/>
                    </w:rPr>
                  </w:rPrChange>
                </w:rPr>
                <w:delText>5.88</w:delText>
              </w:r>
            </w:del>
            <w:ins w:id="279" w:author="Brian William Stacy" w:date="2024-03-13T13:16:00Z">
              <w:r w:rsidR="00F95F61">
                <w:rPr>
                  <w:rFonts w:ascii="Times New Roman" w:hAnsi="Times New Roman" w:cs="Times New Roman"/>
                  <w:sz w:val="16"/>
                  <w:szCs w:val="16"/>
                </w:rPr>
                <w:t>5.9</w:t>
              </w:r>
            </w:ins>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5C3C9"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280" w:author="Brian William Stacy" w:date="2024-03-13T13:15:00Z">
                  <w:rPr>
                    <w:rFonts w:ascii="Times New Roman" w:hAnsi="Times New Roman" w:cs="Times New Roman"/>
                    <w:sz w:val="18"/>
                    <w:szCs w:val="18"/>
                  </w:rPr>
                </w:rPrChange>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64CE6F" w14:textId="0EAAD4BC" w:rsidR="008535A7" w:rsidRPr="00A42718"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281" w:author="Brian William Stacy" w:date="2024-03-13T13:15:00Z">
                  <w:rPr>
                    <w:rFonts w:ascii="Times New Roman" w:eastAsia="Arial" w:hAnsi="Times New Roman" w:cs="Times New Roman"/>
                    <w:color w:val="000000"/>
                    <w:sz w:val="18"/>
                    <w:szCs w:val="18"/>
                  </w:rPr>
                </w:rPrChange>
              </w:rPr>
            </w:pPr>
            <w:del w:id="282" w:author="Brian William Stacy" w:date="2024-03-13T13:16:00Z">
              <w:r w:rsidRPr="00A42718" w:rsidDel="00F95F61">
                <w:rPr>
                  <w:rFonts w:ascii="Times New Roman" w:hAnsi="Times New Roman" w:cs="Times New Roman"/>
                  <w:sz w:val="16"/>
                  <w:szCs w:val="16"/>
                  <w:rPrChange w:id="283" w:author="Brian William Stacy" w:date="2024-03-13T13:15:00Z">
                    <w:rPr>
                      <w:rFonts w:ascii="Times New Roman" w:hAnsi="Times New Roman" w:cs="Times New Roman"/>
                      <w:sz w:val="18"/>
                      <w:szCs w:val="18"/>
                    </w:rPr>
                  </w:rPrChange>
                </w:rPr>
                <w:delText>5.26</w:delText>
              </w:r>
            </w:del>
            <w:ins w:id="284" w:author="Brian William Stacy" w:date="2024-03-13T13:16:00Z">
              <w:r w:rsidR="00F95F61">
                <w:rPr>
                  <w:rFonts w:ascii="Times New Roman" w:hAnsi="Times New Roman" w:cs="Times New Roman"/>
                  <w:sz w:val="16"/>
                  <w:szCs w:val="16"/>
                </w:rPr>
                <w:t>5.28</w:t>
              </w:r>
            </w:ins>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05F0E" w14:textId="7B38A866" w:rsidR="008535A7" w:rsidRPr="00A42718"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285" w:author="Brian William Stacy" w:date="2024-03-13T13:15:00Z">
                  <w:rPr>
                    <w:rFonts w:ascii="Times New Roman" w:eastAsia="Arial" w:hAnsi="Times New Roman" w:cs="Times New Roman"/>
                    <w:color w:val="000000"/>
                    <w:sz w:val="18"/>
                    <w:szCs w:val="18"/>
                  </w:rPr>
                </w:rPrChange>
              </w:rPr>
            </w:pPr>
            <w:del w:id="286" w:author="Brian William Stacy" w:date="2024-03-13T13:16:00Z">
              <w:r w:rsidRPr="00A42718" w:rsidDel="00F95F61">
                <w:rPr>
                  <w:rFonts w:ascii="Times New Roman" w:hAnsi="Times New Roman" w:cs="Times New Roman"/>
                  <w:sz w:val="16"/>
                  <w:szCs w:val="16"/>
                  <w:rPrChange w:id="287" w:author="Brian William Stacy" w:date="2024-03-13T13:15:00Z">
                    <w:rPr>
                      <w:rFonts w:ascii="Times New Roman" w:hAnsi="Times New Roman" w:cs="Times New Roman"/>
                      <w:sz w:val="18"/>
                      <w:szCs w:val="18"/>
                    </w:rPr>
                  </w:rPrChange>
                </w:rPr>
                <w:delText>5.24</w:delText>
              </w:r>
            </w:del>
            <w:ins w:id="288" w:author="Brian William Stacy" w:date="2024-03-13T13:16:00Z">
              <w:r w:rsidR="00F95F61">
                <w:rPr>
                  <w:rFonts w:ascii="Times New Roman" w:hAnsi="Times New Roman" w:cs="Times New Roman"/>
                  <w:sz w:val="16"/>
                  <w:szCs w:val="16"/>
                </w:rPr>
                <w:t>5.25</w:t>
              </w:r>
            </w:ins>
          </w:p>
        </w:tc>
      </w:tr>
      <w:tr w:rsidR="00A42718" w:rsidRPr="00D0466F" w14:paraId="73E5BFF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3370C" w14:textId="77777777"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3894C" w14:textId="32A8B129"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89" w:author="Brian William Stacy" w:date="2024-03-13T13:14:00Z">
              <w:r w:rsidRPr="000E4456">
                <w:rPr>
                  <w:rFonts w:ascii="Times New Roman" w:eastAsia="Arial" w:hAnsi="Times New Roman" w:cs="Times New Roman"/>
                  <w:color w:val="000000"/>
                  <w:sz w:val="16"/>
                  <w:szCs w:val="16"/>
                </w:rPr>
                <w:t>0.299</w:t>
              </w:r>
            </w:ins>
            <w:del w:id="290" w:author="Brian William Stacy" w:date="2024-03-13T13:14:00Z">
              <w:r w:rsidRPr="00657054" w:rsidDel="009841B0">
                <w:rPr>
                  <w:rFonts w:ascii="Arial" w:eastAsia="Arial" w:hAnsi="Arial" w:cs="Arial"/>
                  <w:color w:val="000000"/>
                  <w:sz w:val="16"/>
                  <w:szCs w:val="16"/>
                </w:rPr>
                <w:delText>0.298</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6FC74" w14:textId="21313080"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ins w:id="291" w:author="Brian William Stacy" w:date="2024-03-13T13:14:00Z">
              <w:r w:rsidRPr="000E4456">
                <w:rPr>
                  <w:rFonts w:ascii="Times New Roman" w:eastAsia="Arial" w:hAnsi="Times New Roman" w:cs="Times New Roman"/>
                  <w:color w:val="000000"/>
                  <w:sz w:val="16"/>
                  <w:szCs w:val="16"/>
                </w:rPr>
                <w:t>0.925</w:t>
              </w:r>
            </w:ins>
            <w:del w:id="292" w:author="Brian William Stacy" w:date="2024-03-13T13:14:00Z">
              <w:r w:rsidRPr="00657054" w:rsidDel="009841B0">
                <w:rPr>
                  <w:rFonts w:ascii="Arial" w:eastAsia="Arial" w:hAnsi="Arial" w:cs="Arial"/>
                  <w:color w:val="000000"/>
                  <w:sz w:val="16"/>
                  <w:szCs w:val="16"/>
                </w:rPr>
                <w:delText>0.925</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FDD4C" w14:textId="626F47A7"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ins w:id="293" w:author="Brian William Stacy" w:date="2024-03-13T13:14:00Z">
              <w:r w:rsidRPr="000E4456">
                <w:rPr>
                  <w:rFonts w:ascii="Times New Roman" w:eastAsia="Arial" w:hAnsi="Times New Roman" w:cs="Times New Roman"/>
                  <w:color w:val="000000"/>
                  <w:sz w:val="16"/>
                  <w:szCs w:val="16"/>
                </w:rPr>
                <w:t>0.926</w:t>
              </w:r>
            </w:ins>
            <w:del w:id="294" w:author="Brian William Stacy" w:date="2024-03-13T13:14:00Z">
              <w:r w:rsidRPr="00657054" w:rsidDel="009841B0">
                <w:rPr>
                  <w:rFonts w:ascii="Arial" w:eastAsia="Arial" w:hAnsi="Arial" w:cs="Arial"/>
                  <w:color w:val="000000"/>
                  <w:sz w:val="16"/>
                  <w:szCs w:val="16"/>
                </w:rPr>
                <w:delText>0.926</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98507" w14:textId="03C68B0E"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295" w:author="Brian William Stacy" w:date="2024-03-13T13:14:00Z">
              <w:r w:rsidRPr="000E4456">
                <w:rPr>
                  <w:rFonts w:ascii="Times New Roman" w:eastAsia="Arial" w:hAnsi="Times New Roman" w:cs="Times New Roman"/>
                  <w:color w:val="000000"/>
                  <w:sz w:val="16"/>
                  <w:szCs w:val="16"/>
                </w:rPr>
                <w:t>0.577</w:t>
              </w:r>
            </w:ins>
            <w:del w:id="296" w:author="Brian William Stacy" w:date="2024-03-13T13:14:00Z">
              <w:r w:rsidRPr="00657054" w:rsidDel="009841B0">
                <w:rPr>
                  <w:rFonts w:ascii="Arial" w:eastAsia="Arial" w:hAnsi="Arial" w:cs="Arial"/>
                  <w:color w:val="000000"/>
                  <w:sz w:val="16"/>
                  <w:szCs w:val="16"/>
                </w:rPr>
                <w:delText>0.574</w:delText>
              </w:r>
            </w:del>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11DE8" w14:textId="6097B8A4"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ins w:id="297" w:author="Brian William Stacy" w:date="2024-03-13T13:14:00Z">
              <w:r w:rsidRPr="000E4456">
                <w:rPr>
                  <w:rFonts w:ascii="Times New Roman" w:eastAsia="Arial" w:hAnsi="Times New Roman" w:cs="Times New Roman"/>
                  <w:color w:val="000000"/>
                  <w:sz w:val="16"/>
                  <w:szCs w:val="16"/>
                </w:rPr>
                <w:t>0.926</w:t>
              </w:r>
            </w:ins>
            <w:del w:id="298" w:author="Brian William Stacy" w:date="2024-03-13T13:14:00Z">
              <w:r w:rsidRPr="00657054" w:rsidDel="009841B0">
                <w:rPr>
                  <w:rFonts w:ascii="Arial" w:eastAsia="Arial" w:hAnsi="Arial" w:cs="Arial"/>
                  <w:color w:val="000000"/>
                  <w:sz w:val="16"/>
                  <w:szCs w:val="16"/>
                </w:rPr>
                <w:delText>0.926</w:delText>
              </w:r>
            </w:del>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5283F" w14:textId="29B25656"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ins w:id="299" w:author="Brian William Stacy" w:date="2024-03-13T13:14:00Z">
              <w:r w:rsidRPr="000E4456">
                <w:rPr>
                  <w:rFonts w:ascii="Times New Roman" w:eastAsia="Arial" w:hAnsi="Times New Roman" w:cs="Times New Roman"/>
                  <w:color w:val="000000"/>
                  <w:sz w:val="16"/>
                  <w:szCs w:val="16"/>
                </w:rPr>
                <w:t>0.927</w:t>
              </w:r>
            </w:ins>
            <w:del w:id="300" w:author="Brian William Stacy" w:date="2024-03-13T13:14:00Z">
              <w:r w:rsidRPr="00657054" w:rsidDel="009841B0">
                <w:rPr>
                  <w:rFonts w:ascii="Arial" w:eastAsia="Arial" w:hAnsi="Arial" w:cs="Arial"/>
                  <w:color w:val="000000"/>
                  <w:sz w:val="16"/>
                  <w:szCs w:val="16"/>
                </w:rPr>
                <w:delText>0.927</w:delText>
              </w:r>
            </w:del>
          </w:p>
        </w:tc>
      </w:tr>
      <w:tr w:rsidR="008535A7" w:rsidRPr="00D0466F" w14:paraId="3952D1F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35B9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CEA40"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01" w:author="Brian William Stacy" w:date="2024-03-13T13:15:00Z">
                  <w:rPr>
                    <w:rFonts w:ascii="Times New Roman" w:eastAsia="Arial" w:hAnsi="Times New Roman" w:cs="Times New Roman"/>
                    <w:color w:val="000000"/>
                    <w:sz w:val="18"/>
                    <w:szCs w:val="18"/>
                  </w:rPr>
                </w:rPrChange>
              </w:rPr>
            </w:pPr>
            <w:r w:rsidRPr="00A42718">
              <w:rPr>
                <w:rFonts w:ascii="Times New Roman" w:hAnsi="Times New Roman" w:cs="Times New Roman"/>
                <w:sz w:val="16"/>
                <w:szCs w:val="16"/>
                <w:rPrChange w:id="302" w:author="Brian William Stacy" w:date="2024-03-13T13:15:00Z">
                  <w:rPr>
                    <w:rFonts w:ascii="Times New Roman" w:hAnsi="Times New Roman" w:cs="Times New Roman"/>
                    <w:sz w:val="18"/>
                    <w:szCs w:val="18"/>
                  </w:rPr>
                </w:rPrChange>
              </w:rPr>
              <w:t>No</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3568A"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03"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04" w:author="Brian William Stacy" w:date="2024-03-13T13:15:00Z">
                  <w:rPr>
                    <w:rFonts w:ascii="Times New Roman" w:eastAsia="Arial" w:hAnsi="Times New Roman" w:cs="Times New Roman"/>
                    <w:color w:val="000000"/>
                    <w:sz w:val="18"/>
                    <w:szCs w:val="18"/>
                  </w:rPr>
                </w:rPrChange>
              </w:rPr>
              <w:t>Yes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BDC4C"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05"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06" w:author="Brian William Stacy" w:date="2024-03-13T13:15:00Z">
                  <w:rPr>
                    <w:rFonts w:ascii="Times New Roman" w:eastAsia="Arial" w:hAnsi="Times New Roman" w:cs="Times New Roman"/>
                    <w:color w:val="000000"/>
                    <w:sz w:val="18"/>
                    <w:szCs w:val="18"/>
                  </w:rPr>
                </w:rPrChange>
              </w:rPr>
              <w:t>Yes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F4C97"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07" w:author="Brian William Stacy" w:date="2024-03-13T13:15:00Z">
                  <w:rPr>
                    <w:rFonts w:ascii="Times New Roman" w:eastAsia="Arial" w:hAnsi="Times New Roman" w:cs="Times New Roman"/>
                    <w:color w:val="000000"/>
                    <w:sz w:val="18"/>
                    <w:szCs w:val="18"/>
                  </w:rPr>
                </w:rPrChange>
              </w:rPr>
            </w:pPr>
            <w:r w:rsidRPr="00A42718">
              <w:rPr>
                <w:rFonts w:ascii="Times New Roman" w:hAnsi="Times New Roman" w:cs="Times New Roman"/>
                <w:sz w:val="16"/>
                <w:szCs w:val="16"/>
                <w:rPrChange w:id="308" w:author="Brian William Stacy" w:date="2024-03-13T13:15:00Z">
                  <w:rPr>
                    <w:rFonts w:ascii="Times New Roman" w:hAnsi="Times New Roman" w:cs="Times New Roman"/>
                    <w:sz w:val="18"/>
                    <w:szCs w:val="18"/>
                  </w:rPr>
                </w:rPrChange>
              </w:rPr>
              <w:t>No</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A15CC"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09"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10" w:author="Brian William Stacy" w:date="2024-03-13T13:15:00Z">
                  <w:rPr>
                    <w:rFonts w:ascii="Times New Roman" w:eastAsia="Arial" w:hAnsi="Times New Roman" w:cs="Times New Roman"/>
                    <w:color w:val="000000"/>
                    <w:sz w:val="18"/>
                    <w:szCs w:val="18"/>
                  </w:rPr>
                </w:rPrChange>
              </w:rPr>
              <w:t>Yes</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2FDE4"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11"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12" w:author="Brian William Stacy" w:date="2024-03-13T13:15:00Z">
                  <w:rPr>
                    <w:rFonts w:ascii="Times New Roman" w:eastAsia="Arial" w:hAnsi="Times New Roman" w:cs="Times New Roman"/>
                    <w:color w:val="000000"/>
                    <w:sz w:val="18"/>
                    <w:szCs w:val="18"/>
                  </w:rPr>
                </w:rPrChange>
              </w:rPr>
              <w:t>Yes</w:t>
            </w:r>
          </w:p>
        </w:tc>
      </w:tr>
      <w:tr w:rsidR="008535A7" w:rsidRPr="00D0466F" w14:paraId="12E963EC" w14:textId="77777777" w:rsidTr="004A4172">
        <w:trPr>
          <w:trHeight w:val="333"/>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CFAA5"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85B97"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13"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14" w:author="Brian William Stacy" w:date="2024-03-13T13:15:00Z">
                  <w:rPr>
                    <w:rFonts w:ascii="Times New Roman" w:eastAsia="Arial" w:hAnsi="Times New Roman" w:cs="Times New Roman"/>
                    <w:color w:val="000000"/>
                    <w:sz w:val="18"/>
                    <w:szCs w:val="18"/>
                  </w:rPr>
                </w:rPrChange>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E8CEA"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15"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16" w:author="Brian William Stacy" w:date="2024-03-13T13:15:00Z">
                  <w:rPr>
                    <w:rFonts w:ascii="Times New Roman" w:eastAsia="Arial" w:hAnsi="Times New Roman" w:cs="Times New Roman"/>
                    <w:color w:val="000000"/>
                    <w:sz w:val="18"/>
                    <w:szCs w:val="18"/>
                  </w:rPr>
                </w:rPrChange>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0DDC6"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17"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18" w:author="Brian William Stacy" w:date="2024-03-13T13:15:00Z">
                  <w:rPr>
                    <w:rFonts w:ascii="Times New Roman" w:eastAsia="Arial" w:hAnsi="Times New Roman" w:cs="Times New Roman"/>
                    <w:color w:val="000000"/>
                    <w:sz w:val="18"/>
                    <w:szCs w:val="18"/>
                  </w:rPr>
                </w:rPrChange>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8DCEF"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19"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20" w:author="Brian William Stacy" w:date="2024-03-13T13:15:00Z">
                  <w:rPr>
                    <w:rFonts w:ascii="Times New Roman" w:eastAsia="Arial" w:hAnsi="Times New Roman" w:cs="Times New Roman"/>
                    <w:color w:val="000000"/>
                    <w:sz w:val="18"/>
                    <w:szCs w:val="18"/>
                  </w:rPr>
                </w:rPrChange>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074CB"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21"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22" w:author="Brian William Stacy" w:date="2024-03-13T13:15:00Z">
                  <w:rPr>
                    <w:rFonts w:ascii="Times New Roman" w:eastAsia="Arial" w:hAnsi="Times New Roman" w:cs="Times New Roman"/>
                    <w:color w:val="000000"/>
                    <w:sz w:val="18"/>
                    <w:szCs w:val="18"/>
                  </w:rPr>
                </w:rPrChange>
              </w:rPr>
              <w:t>158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D83E2" w14:textId="77777777" w:rsidR="008535A7" w:rsidRPr="00A42718"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323" w:author="Brian William Stacy" w:date="2024-03-13T13:15:00Z">
                  <w:rPr>
                    <w:rFonts w:ascii="Times New Roman" w:eastAsia="Arial" w:hAnsi="Times New Roman" w:cs="Times New Roman"/>
                    <w:color w:val="000000"/>
                    <w:sz w:val="18"/>
                    <w:szCs w:val="18"/>
                  </w:rPr>
                </w:rPrChange>
              </w:rPr>
            </w:pPr>
            <w:r w:rsidRPr="00A42718">
              <w:rPr>
                <w:rFonts w:ascii="Times New Roman" w:eastAsia="Arial" w:hAnsi="Times New Roman" w:cs="Times New Roman"/>
                <w:color w:val="000000"/>
                <w:sz w:val="16"/>
                <w:szCs w:val="16"/>
                <w:rPrChange w:id="324" w:author="Brian William Stacy" w:date="2024-03-13T13:15:00Z">
                  <w:rPr>
                    <w:rFonts w:ascii="Times New Roman" w:eastAsia="Arial" w:hAnsi="Times New Roman" w:cs="Times New Roman"/>
                    <w:color w:val="000000"/>
                    <w:sz w:val="18"/>
                    <w:szCs w:val="18"/>
                  </w:rPr>
                </w:rPrChange>
              </w:rPr>
              <w:t>158</w:t>
            </w:r>
          </w:p>
        </w:tc>
      </w:tr>
      <w:tr w:rsidR="00475EE7" w:rsidRPr="00D0466F" w14:paraId="77116995" w14:textId="77777777" w:rsidTr="004A4172">
        <w:trPr>
          <w:jc w:val="center"/>
        </w:trPr>
        <w:tc>
          <w:tcPr>
            <w:tcW w:w="39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B2104" w14:textId="77777777"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1E467C" w14:textId="46B26A02"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25" w:author="Brian William Stacy" w:date="2024-03-13T13:14:00Z">
              <w:r w:rsidRPr="000E4456">
                <w:rPr>
                  <w:rFonts w:ascii="Times New Roman" w:eastAsia="Arial" w:hAnsi="Times New Roman" w:cs="Times New Roman"/>
                  <w:color w:val="000000"/>
                  <w:sz w:val="16"/>
                  <w:szCs w:val="16"/>
                </w:rPr>
                <w:t>1085</w:t>
              </w:r>
            </w:ins>
            <w:del w:id="326" w:author="Brian William Stacy" w:date="2024-03-13T13:14:00Z">
              <w:r w:rsidRPr="00657054" w:rsidDel="00890D2C">
                <w:rPr>
                  <w:rFonts w:ascii="Arial" w:eastAsia="Arial" w:hAnsi="Arial" w:cs="Arial"/>
                  <w:color w:val="000000"/>
                  <w:sz w:val="16"/>
                  <w:szCs w:val="16"/>
                </w:rPr>
                <w:delText>1100</w:delText>
              </w:r>
            </w:del>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82C714" w14:textId="30F34AB9"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27" w:author="Brian William Stacy" w:date="2024-03-13T13:14:00Z">
              <w:r w:rsidRPr="000E4456">
                <w:rPr>
                  <w:rFonts w:ascii="Times New Roman" w:eastAsia="Arial" w:hAnsi="Times New Roman" w:cs="Times New Roman"/>
                  <w:color w:val="000000"/>
                  <w:sz w:val="16"/>
                  <w:szCs w:val="16"/>
                </w:rPr>
                <w:t>1085</w:t>
              </w:r>
            </w:ins>
            <w:del w:id="328" w:author="Brian William Stacy" w:date="2024-03-13T13:14:00Z">
              <w:r w:rsidRPr="00657054" w:rsidDel="00890D2C">
                <w:rPr>
                  <w:rFonts w:ascii="Arial" w:eastAsia="Arial" w:hAnsi="Arial" w:cs="Arial"/>
                  <w:color w:val="000000"/>
                  <w:sz w:val="16"/>
                  <w:szCs w:val="16"/>
                </w:rPr>
                <w:delText>1100</w:delText>
              </w:r>
            </w:del>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1C47C6" w14:textId="3ECF9B5B"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29" w:author="Brian William Stacy" w:date="2024-03-13T13:14:00Z">
              <w:r w:rsidRPr="000E4456">
                <w:rPr>
                  <w:rFonts w:ascii="Times New Roman" w:eastAsia="Arial" w:hAnsi="Times New Roman" w:cs="Times New Roman"/>
                  <w:color w:val="000000"/>
                  <w:sz w:val="16"/>
                  <w:szCs w:val="16"/>
                </w:rPr>
                <w:t>1085</w:t>
              </w:r>
            </w:ins>
            <w:del w:id="330" w:author="Brian William Stacy" w:date="2024-03-13T13:14:00Z">
              <w:r w:rsidRPr="00657054" w:rsidDel="00890D2C">
                <w:rPr>
                  <w:rFonts w:ascii="Arial" w:eastAsia="Arial" w:hAnsi="Arial" w:cs="Arial"/>
                  <w:color w:val="000000"/>
                  <w:sz w:val="16"/>
                  <w:szCs w:val="16"/>
                </w:rPr>
                <w:delText>1100</w:delText>
              </w:r>
            </w:del>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A33FF" w14:textId="1ADA53E5"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31" w:author="Brian William Stacy" w:date="2024-03-13T13:14:00Z">
              <w:r w:rsidRPr="000E4456">
                <w:rPr>
                  <w:rFonts w:ascii="Times New Roman" w:eastAsia="Arial" w:hAnsi="Times New Roman" w:cs="Times New Roman"/>
                  <w:color w:val="000000"/>
                  <w:sz w:val="16"/>
                  <w:szCs w:val="16"/>
                </w:rPr>
                <w:t>1085</w:t>
              </w:r>
            </w:ins>
            <w:del w:id="332" w:author="Brian William Stacy" w:date="2024-03-13T13:14:00Z">
              <w:r w:rsidRPr="00657054" w:rsidDel="00890D2C">
                <w:rPr>
                  <w:rFonts w:ascii="Arial" w:eastAsia="Arial" w:hAnsi="Arial" w:cs="Arial"/>
                  <w:color w:val="000000"/>
                  <w:sz w:val="16"/>
                  <w:szCs w:val="16"/>
                </w:rPr>
                <w:delText>1100</w:delText>
              </w:r>
            </w:del>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A998E6" w14:textId="2A8D2DE0"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33" w:author="Brian William Stacy" w:date="2024-03-13T13:14:00Z">
              <w:r w:rsidRPr="000E4456">
                <w:rPr>
                  <w:rFonts w:ascii="Times New Roman" w:eastAsia="Arial" w:hAnsi="Times New Roman" w:cs="Times New Roman"/>
                  <w:color w:val="000000"/>
                  <w:sz w:val="16"/>
                  <w:szCs w:val="16"/>
                </w:rPr>
                <w:t>1085</w:t>
              </w:r>
            </w:ins>
            <w:del w:id="334" w:author="Brian William Stacy" w:date="2024-03-13T13:14:00Z">
              <w:r w:rsidRPr="00657054" w:rsidDel="00890D2C">
                <w:rPr>
                  <w:rFonts w:ascii="Arial" w:eastAsia="Arial" w:hAnsi="Arial" w:cs="Arial"/>
                  <w:color w:val="000000"/>
                  <w:sz w:val="16"/>
                  <w:szCs w:val="16"/>
                </w:rPr>
                <w:delText>1100</w:delText>
              </w:r>
            </w:del>
          </w:p>
        </w:tc>
        <w:tc>
          <w:tcPr>
            <w:tcW w:w="97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5B9288" w14:textId="14CE44B1"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35" w:author="Brian William Stacy" w:date="2024-03-13T13:14:00Z">
              <w:r w:rsidRPr="000E4456">
                <w:rPr>
                  <w:rFonts w:ascii="Times New Roman" w:eastAsia="Arial" w:hAnsi="Times New Roman" w:cs="Times New Roman"/>
                  <w:color w:val="000000"/>
                  <w:sz w:val="16"/>
                  <w:szCs w:val="16"/>
                </w:rPr>
                <w:t>1085</w:t>
              </w:r>
            </w:ins>
            <w:del w:id="336" w:author="Brian William Stacy" w:date="2024-03-13T13:14:00Z">
              <w:r w:rsidRPr="00657054" w:rsidDel="00890D2C">
                <w:rPr>
                  <w:rFonts w:ascii="Arial" w:eastAsia="Arial" w:hAnsi="Arial" w:cs="Arial"/>
                  <w:color w:val="000000"/>
                  <w:sz w:val="16"/>
                  <w:szCs w:val="16"/>
                </w:rPr>
                <w:delText>1100</w:delText>
              </w:r>
            </w:del>
          </w:p>
        </w:tc>
      </w:tr>
      <w:tr w:rsidR="008535A7" w:rsidRPr="00D0466F" w14:paraId="62EB0B62"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20C74D5"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6E20A01E" w14:textId="77777777" w:rsidR="008535A7" w:rsidRDefault="008535A7" w:rsidP="008535A7">
      <w:pPr>
        <w:pStyle w:val="BodyText"/>
      </w:pPr>
    </w:p>
    <w:p w14:paraId="74AB7FDA" w14:textId="77777777" w:rsidR="008535A7" w:rsidRDefault="008535A7" w:rsidP="008535A7">
      <w:pPr>
        <w:pStyle w:val="Heading2"/>
        <w:rPr>
          <w:sz w:val="18"/>
          <w:szCs w:val="18"/>
        </w:rPr>
      </w:pPr>
      <w:bookmarkStart w:id="337" w:name="X00b3681da49937786ce310c8859fc27992b3ccf"/>
      <w:bookmarkEnd w:id="36"/>
      <w:r>
        <w:rPr>
          <w:sz w:val="18"/>
          <w:szCs w:val="18"/>
        </w:rPr>
        <w:br w:type="page"/>
      </w:r>
    </w:p>
    <w:p w14:paraId="7254D031" w14:textId="18D54BEE" w:rsidR="008535A7" w:rsidRPr="00270551" w:rsidRDefault="00EF59A2" w:rsidP="008535A7">
      <w:pPr>
        <w:pStyle w:val="Heading2"/>
      </w:pPr>
      <w:r w:rsidRPr="00982FEC">
        <w:t>Table S</w:t>
      </w:r>
      <w:r w:rsidR="008535A7" w:rsidRPr="00982FEC">
        <w:t>1</w:t>
      </w:r>
      <w:r w:rsidR="00D95302" w:rsidRPr="00982FEC">
        <w:t>2</w:t>
      </w:r>
      <w:r w:rsidR="008535A7" w:rsidRPr="00982FEC">
        <w:t>. Relationship between the OECD Better Life Index and SPI scores, 2016-2022</w:t>
      </w:r>
    </w:p>
    <w:tbl>
      <w:tblPr>
        <w:tblStyle w:val="Table"/>
        <w:tblW w:w="9809" w:type="dxa"/>
        <w:jc w:val="center"/>
        <w:tblLayout w:type="fixed"/>
        <w:tblLook w:val="0420" w:firstRow="1" w:lastRow="0" w:firstColumn="0" w:lastColumn="0" w:noHBand="0" w:noVBand="1"/>
      </w:tblPr>
      <w:tblGrid>
        <w:gridCol w:w="3995"/>
        <w:gridCol w:w="967"/>
        <w:gridCol w:w="967"/>
        <w:gridCol w:w="967"/>
        <w:gridCol w:w="967"/>
        <w:gridCol w:w="967"/>
        <w:gridCol w:w="979"/>
      </w:tblGrid>
      <w:tr w:rsidR="008535A7" w:rsidRPr="00D0466F" w14:paraId="1122F95F" w14:textId="77777777" w:rsidTr="004A4172">
        <w:trPr>
          <w:tblHeader/>
          <w:jc w:val="center"/>
        </w:trPr>
        <w:tc>
          <w:tcPr>
            <w:tcW w:w="39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C3EDB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82B64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97C23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02C4E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495ED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80E1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D038E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BD677B" w:rsidRPr="00D0466F" w14:paraId="004AD1E1" w14:textId="77777777" w:rsidTr="004A4172">
        <w:trPr>
          <w:jc w:val="center"/>
        </w:trPr>
        <w:tc>
          <w:tcPr>
            <w:tcW w:w="39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5713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49A82" w14:textId="4D8D7C8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38" w:author="Brian William Stacy" w:date="2024-03-13T13:16:00Z">
              <w:r w:rsidRPr="000E4456">
                <w:rPr>
                  <w:rFonts w:ascii="Times New Roman" w:eastAsia="Arial" w:hAnsi="Times New Roman" w:cs="Times New Roman"/>
                  <w:color w:val="000000"/>
                  <w:sz w:val="16"/>
                  <w:szCs w:val="16"/>
                </w:rPr>
                <w:t>0.091***</w:t>
              </w:r>
            </w:ins>
            <w:del w:id="339" w:author="Brian William Stacy" w:date="2024-03-13T13:16:00Z">
              <w:r w:rsidRPr="00657054" w:rsidDel="00AE734F">
                <w:rPr>
                  <w:rFonts w:ascii="Arial" w:eastAsia="Arial" w:hAnsi="Arial" w:cs="Arial"/>
                  <w:color w:val="000000"/>
                  <w:sz w:val="16"/>
                  <w:szCs w:val="16"/>
                </w:rPr>
                <w:delText>0.090***</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80CB3" w14:textId="64E5F67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40" w:author="Brian William Stacy" w:date="2024-03-13T13:16:00Z">
              <w:r w:rsidRPr="000E4456">
                <w:rPr>
                  <w:rFonts w:ascii="Times New Roman" w:eastAsia="Arial" w:hAnsi="Times New Roman" w:cs="Times New Roman"/>
                  <w:color w:val="000000"/>
                  <w:sz w:val="16"/>
                  <w:szCs w:val="16"/>
                </w:rPr>
                <w:t>0.000</w:t>
              </w:r>
            </w:ins>
            <w:del w:id="341" w:author="Brian William Stacy" w:date="2024-03-13T13:16:00Z">
              <w:r w:rsidRPr="00657054" w:rsidDel="00AE734F">
                <w:rPr>
                  <w:rFonts w:ascii="Arial" w:eastAsia="Arial" w:hAnsi="Arial" w:cs="Arial"/>
                  <w:color w:val="000000"/>
                  <w:sz w:val="16"/>
                  <w:szCs w:val="16"/>
                </w:rPr>
                <w:delText>0.004</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BED98" w14:textId="68DA162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42" w:author="Brian William Stacy" w:date="2024-03-13T13:16:00Z">
              <w:r w:rsidRPr="000E4456">
                <w:rPr>
                  <w:rFonts w:ascii="Times New Roman" w:eastAsia="Arial" w:hAnsi="Times New Roman" w:cs="Times New Roman"/>
                  <w:color w:val="000000"/>
                  <w:sz w:val="16"/>
                  <w:szCs w:val="16"/>
                </w:rPr>
                <w:t>0.000</w:t>
              </w:r>
            </w:ins>
            <w:del w:id="343" w:author="Brian William Stacy" w:date="2024-03-13T13:16:00Z">
              <w:r w:rsidRPr="00657054" w:rsidDel="00AE734F">
                <w:rPr>
                  <w:rFonts w:ascii="Arial" w:eastAsia="Arial" w:hAnsi="Arial" w:cs="Arial"/>
                  <w:color w:val="000000"/>
                  <w:sz w:val="16"/>
                  <w:szCs w:val="16"/>
                </w:rPr>
                <w:delText>0.002</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6C46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9514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FCA9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D677B" w:rsidRPr="00D0466F" w14:paraId="56EB08BE"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256D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B49FB" w14:textId="6383EBC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44" w:author="Brian William Stacy" w:date="2024-03-13T13:16:00Z">
              <w:r w:rsidRPr="000E4456">
                <w:rPr>
                  <w:rFonts w:ascii="Times New Roman" w:eastAsia="Arial" w:hAnsi="Times New Roman" w:cs="Times New Roman"/>
                  <w:color w:val="000000"/>
                  <w:sz w:val="16"/>
                  <w:szCs w:val="16"/>
                </w:rPr>
                <w:t>(0.03)</w:t>
              </w:r>
            </w:ins>
            <w:del w:id="345" w:author="Brian William Stacy" w:date="2024-03-13T13:16:00Z">
              <w:r w:rsidRPr="00657054" w:rsidDel="00AE734F">
                <w:rPr>
                  <w:rFonts w:ascii="Arial" w:eastAsia="Arial" w:hAnsi="Arial" w:cs="Arial"/>
                  <w:color w:val="000000"/>
                  <w:sz w:val="16"/>
                  <w:szCs w:val="16"/>
                </w:rPr>
                <w:delText>(0.03)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20769" w14:textId="52CFE08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46" w:author="Brian William Stacy" w:date="2024-03-13T13:16:00Z">
              <w:r w:rsidRPr="000E4456">
                <w:rPr>
                  <w:rFonts w:ascii="Times New Roman" w:eastAsia="Arial" w:hAnsi="Times New Roman" w:cs="Times New Roman"/>
                  <w:color w:val="000000"/>
                  <w:sz w:val="16"/>
                  <w:szCs w:val="16"/>
                </w:rPr>
                <w:t>(0.01)</w:t>
              </w:r>
            </w:ins>
            <w:del w:id="347" w:author="Brian William Stacy" w:date="2024-03-13T13:16:00Z">
              <w:r w:rsidRPr="00657054" w:rsidDel="00AE734F">
                <w:rPr>
                  <w:rFonts w:ascii="Arial" w:eastAsia="Arial" w:hAnsi="Arial" w:cs="Arial"/>
                  <w:color w:val="000000"/>
                  <w:sz w:val="16"/>
                  <w:szCs w:val="16"/>
                </w:rPr>
                <w:delText>(0.01)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33031" w14:textId="590CEF0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48" w:author="Brian William Stacy" w:date="2024-03-13T13:16:00Z">
              <w:r w:rsidRPr="000E4456">
                <w:rPr>
                  <w:rFonts w:ascii="Times New Roman" w:eastAsia="Arial" w:hAnsi="Times New Roman" w:cs="Times New Roman"/>
                  <w:color w:val="000000"/>
                  <w:sz w:val="16"/>
                  <w:szCs w:val="16"/>
                </w:rPr>
                <w:t>(0.01)</w:t>
              </w:r>
            </w:ins>
            <w:del w:id="349" w:author="Brian William Stacy" w:date="2024-03-13T13:16:00Z">
              <w:r w:rsidRPr="00657054" w:rsidDel="00AE734F">
                <w:rPr>
                  <w:rFonts w:ascii="Arial" w:eastAsia="Arial" w:hAnsi="Arial" w:cs="Arial"/>
                  <w:color w:val="000000"/>
                  <w:sz w:val="16"/>
                  <w:szCs w:val="16"/>
                </w:rPr>
                <w:delText>(0.01)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CBB1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3364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62D7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D677B" w:rsidRPr="00D0466F" w14:paraId="3E301C0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B4B0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AE60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745C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B5B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3FFD5" w14:textId="4B4ACF3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50" w:author="Brian William Stacy" w:date="2024-03-13T13:16:00Z">
              <w:r w:rsidRPr="000E4456">
                <w:rPr>
                  <w:rFonts w:ascii="Times New Roman" w:eastAsia="Arial" w:hAnsi="Times New Roman" w:cs="Times New Roman"/>
                  <w:color w:val="000000"/>
                  <w:sz w:val="16"/>
                  <w:szCs w:val="16"/>
                </w:rPr>
                <w:t>0.015</w:t>
              </w:r>
            </w:ins>
            <w:del w:id="351" w:author="Brian William Stacy" w:date="2024-03-13T13:16:00Z">
              <w:r w:rsidRPr="00657054" w:rsidDel="00AE734F">
                <w:rPr>
                  <w:rFonts w:ascii="Arial" w:eastAsia="Arial" w:hAnsi="Arial" w:cs="Arial"/>
                  <w:color w:val="000000"/>
                  <w:sz w:val="16"/>
                  <w:szCs w:val="16"/>
                </w:rPr>
                <w:delText>0.014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A3364" w14:textId="5FF407B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52" w:author="Brian William Stacy" w:date="2024-03-13T13:16:00Z">
              <w:r w:rsidRPr="000E4456">
                <w:rPr>
                  <w:rFonts w:ascii="Times New Roman" w:eastAsia="Arial" w:hAnsi="Times New Roman" w:cs="Times New Roman"/>
                  <w:color w:val="000000"/>
                  <w:sz w:val="16"/>
                  <w:szCs w:val="16"/>
                </w:rPr>
                <w:t>-0.004</w:t>
              </w:r>
            </w:ins>
            <w:del w:id="353" w:author="Brian William Stacy" w:date="2024-03-13T13:16:00Z">
              <w:r w:rsidRPr="00657054" w:rsidDel="00AE734F">
                <w:rPr>
                  <w:rFonts w:ascii="Arial" w:eastAsia="Arial" w:hAnsi="Arial" w:cs="Arial"/>
                  <w:color w:val="000000"/>
                  <w:sz w:val="16"/>
                  <w:szCs w:val="16"/>
                </w:rPr>
                <w:delText>-0.004</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27932" w14:textId="5F1C7A7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54" w:author="Brian William Stacy" w:date="2024-03-13T13:16:00Z">
              <w:r w:rsidRPr="000E4456">
                <w:rPr>
                  <w:rFonts w:ascii="Times New Roman" w:eastAsia="Arial" w:hAnsi="Times New Roman" w:cs="Times New Roman"/>
                  <w:color w:val="000000"/>
                  <w:sz w:val="16"/>
                  <w:szCs w:val="16"/>
                </w:rPr>
                <w:t>0.001</w:t>
              </w:r>
            </w:ins>
            <w:del w:id="355" w:author="Brian William Stacy" w:date="2024-03-13T13:16:00Z">
              <w:r w:rsidRPr="00657054" w:rsidDel="00AE734F">
                <w:rPr>
                  <w:rFonts w:ascii="Arial" w:eastAsia="Arial" w:hAnsi="Arial" w:cs="Arial"/>
                  <w:color w:val="000000"/>
                  <w:sz w:val="16"/>
                  <w:szCs w:val="16"/>
                </w:rPr>
                <w:delText>0.001</w:delText>
              </w:r>
            </w:del>
          </w:p>
        </w:tc>
      </w:tr>
      <w:tr w:rsidR="00BD677B" w:rsidRPr="00D0466F" w14:paraId="7269FA4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F059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73B2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5A00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8603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F0E1F" w14:textId="4D749F3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56" w:author="Brian William Stacy" w:date="2024-03-13T13:16:00Z">
              <w:r w:rsidRPr="000E4456">
                <w:rPr>
                  <w:rFonts w:ascii="Times New Roman" w:eastAsia="Arial" w:hAnsi="Times New Roman" w:cs="Times New Roman"/>
                  <w:color w:val="000000"/>
                  <w:sz w:val="16"/>
                  <w:szCs w:val="16"/>
                </w:rPr>
                <w:t>(0.03)</w:t>
              </w:r>
            </w:ins>
            <w:del w:id="357" w:author="Brian William Stacy" w:date="2024-03-13T13:16:00Z">
              <w:r w:rsidRPr="00657054" w:rsidDel="00AE734F">
                <w:rPr>
                  <w:rFonts w:ascii="Arial" w:eastAsia="Arial" w:hAnsi="Arial" w:cs="Arial"/>
                  <w:color w:val="000000"/>
                  <w:sz w:val="16"/>
                  <w:szCs w:val="16"/>
                </w:rPr>
                <w:delText>(0.03)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D7854" w14:textId="28DE411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58" w:author="Brian William Stacy" w:date="2024-03-13T13:16:00Z">
              <w:r w:rsidRPr="000E4456">
                <w:rPr>
                  <w:rFonts w:ascii="Times New Roman" w:eastAsia="Arial" w:hAnsi="Times New Roman" w:cs="Times New Roman"/>
                  <w:color w:val="000000"/>
                  <w:sz w:val="16"/>
                  <w:szCs w:val="16"/>
                </w:rPr>
                <w:t>(0.00)</w:t>
              </w:r>
            </w:ins>
            <w:del w:id="359" w:author="Brian William Stacy" w:date="2024-03-13T13:16:00Z">
              <w:r w:rsidRPr="00657054" w:rsidDel="00AE734F">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E09C7" w14:textId="17A9325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60" w:author="Brian William Stacy" w:date="2024-03-13T13:16:00Z">
              <w:r w:rsidRPr="000E4456">
                <w:rPr>
                  <w:rFonts w:ascii="Times New Roman" w:eastAsia="Arial" w:hAnsi="Times New Roman" w:cs="Times New Roman"/>
                  <w:color w:val="000000"/>
                  <w:sz w:val="16"/>
                  <w:szCs w:val="16"/>
                </w:rPr>
                <w:t>(0.00)</w:t>
              </w:r>
            </w:ins>
            <w:del w:id="361" w:author="Brian William Stacy" w:date="2024-03-13T13:16:00Z">
              <w:r w:rsidRPr="00657054" w:rsidDel="00AE734F">
                <w:rPr>
                  <w:rFonts w:ascii="Arial" w:eastAsia="Arial" w:hAnsi="Arial" w:cs="Arial"/>
                  <w:color w:val="000000"/>
                  <w:sz w:val="16"/>
                  <w:szCs w:val="16"/>
                </w:rPr>
                <w:delText>(0.00)</w:delText>
              </w:r>
            </w:del>
          </w:p>
        </w:tc>
      </w:tr>
      <w:tr w:rsidR="00BD677B" w:rsidRPr="00D0466F" w14:paraId="49BBCC77"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3273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5713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5BA0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D7C7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D2313" w14:textId="0832CA4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62" w:author="Brian William Stacy" w:date="2024-03-13T13:16:00Z">
              <w:r w:rsidRPr="000E4456">
                <w:rPr>
                  <w:rFonts w:ascii="Times New Roman" w:eastAsia="Arial" w:hAnsi="Times New Roman" w:cs="Times New Roman"/>
                  <w:color w:val="000000"/>
                  <w:sz w:val="16"/>
                  <w:szCs w:val="16"/>
                </w:rPr>
                <w:t>0.008</w:t>
              </w:r>
            </w:ins>
            <w:del w:id="363" w:author="Brian William Stacy" w:date="2024-03-13T13:16:00Z">
              <w:r w:rsidRPr="00657054" w:rsidDel="00AE734F">
                <w:rPr>
                  <w:rFonts w:ascii="Arial" w:eastAsia="Arial" w:hAnsi="Arial" w:cs="Arial"/>
                  <w:color w:val="000000"/>
                  <w:sz w:val="16"/>
                  <w:szCs w:val="16"/>
                </w:rPr>
                <w:delText>0.009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73FB4" w14:textId="164943F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64" w:author="Brian William Stacy" w:date="2024-03-13T13:16:00Z">
              <w:r w:rsidRPr="000E4456">
                <w:rPr>
                  <w:rFonts w:ascii="Times New Roman" w:eastAsia="Arial" w:hAnsi="Times New Roman" w:cs="Times New Roman"/>
                  <w:color w:val="000000"/>
                  <w:sz w:val="16"/>
                  <w:szCs w:val="16"/>
                </w:rPr>
                <w:t>0.002</w:t>
              </w:r>
            </w:ins>
            <w:del w:id="365" w:author="Brian William Stacy" w:date="2024-03-13T13:16:00Z">
              <w:r w:rsidRPr="00657054" w:rsidDel="00AE734F">
                <w:rPr>
                  <w:rFonts w:ascii="Arial" w:eastAsia="Arial" w:hAnsi="Arial" w:cs="Arial"/>
                  <w:color w:val="000000"/>
                  <w:sz w:val="16"/>
                  <w:szCs w:val="16"/>
                </w:rPr>
                <w:delText>0.004</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3D83F" w14:textId="154D2EA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66" w:author="Brian William Stacy" w:date="2024-03-13T13:16:00Z">
              <w:r w:rsidRPr="000E4456">
                <w:rPr>
                  <w:rFonts w:ascii="Times New Roman" w:eastAsia="Arial" w:hAnsi="Times New Roman" w:cs="Times New Roman"/>
                  <w:color w:val="000000"/>
                  <w:sz w:val="16"/>
                  <w:szCs w:val="16"/>
                </w:rPr>
                <w:t>0.001</w:t>
              </w:r>
            </w:ins>
            <w:del w:id="367" w:author="Brian William Stacy" w:date="2024-03-13T13:16:00Z">
              <w:r w:rsidRPr="00657054" w:rsidDel="00AE734F">
                <w:rPr>
                  <w:rFonts w:ascii="Arial" w:eastAsia="Arial" w:hAnsi="Arial" w:cs="Arial"/>
                  <w:color w:val="000000"/>
                  <w:sz w:val="16"/>
                  <w:szCs w:val="16"/>
                </w:rPr>
                <w:delText>0.002</w:delText>
              </w:r>
            </w:del>
          </w:p>
        </w:tc>
      </w:tr>
      <w:tr w:rsidR="00BD677B" w:rsidRPr="00D0466F" w14:paraId="1C538A0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FDA8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E689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E7D7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0CCB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AA468" w14:textId="344386F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68" w:author="Brian William Stacy" w:date="2024-03-13T13:16:00Z">
              <w:r w:rsidRPr="000E4456">
                <w:rPr>
                  <w:rFonts w:ascii="Times New Roman" w:eastAsia="Arial" w:hAnsi="Times New Roman" w:cs="Times New Roman"/>
                  <w:color w:val="000000"/>
                  <w:sz w:val="16"/>
                  <w:szCs w:val="16"/>
                </w:rPr>
                <w:t>(0.01)</w:t>
              </w:r>
            </w:ins>
            <w:del w:id="369" w:author="Brian William Stacy" w:date="2024-03-13T13:16:00Z">
              <w:r w:rsidRPr="00657054" w:rsidDel="00AE734F">
                <w:rPr>
                  <w:rFonts w:ascii="Arial" w:eastAsia="Arial" w:hAnsi="Arial" w:cs="Arial"/>
                  <w:color w:val="000000"/>
                  <w:sz w:val="16"/>
                  <w:szCs w:val="16"/>
                </w:rPr>
                <w:delText>(0.01)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0366" w14:textId="2F2873B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70" w:author="Brian William Stacy" w:date="2024-03-13T13:16:00Z">
              <w:r w:rsidRPr="000E4456">
                <w:rPr>
                  <w:rFonts w:ascii="Times New Roman" w:eastAsia="Arial" w:hAnsi="Times New Roman" w:cs="Times New Roman"/>
                  <w:color w:val="000000"/>
                  <w:sz w:val="16"/>
                  <w:szCs w:val="16"/>
                </w:rPr>
                <w:t>(0.00)</w:t>
              </w:r>
            </w:ins>
            <w:del w:id="371" w:author="Brian William Stacy" w:date="2024-03-13T13:16:00Z">
              <w:r w:rsidRPr="00657054" w:rsidDel="00AE734F">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91CD3" w14:textId="0D7B154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72" w:author="Brian William Stacy" w:date="2024-03-13T13:16:00Z">
              <w:r w:rsidRPr="000E4456">
                <w:rPr>
                  <w:rFonts w:ascii="Times New Roman" w:eastAsia="Arial" w:hAnsi="Times New Roman" w:cs="Times New Roman"/>
                  <w:color w:val="000000"/>
                  <w:sz w:val="16"/>
                  <w:szCs w:val="16"/>
                </w:rPr>
                <w:t>(0.00)</w:t>
              </w:r>
            </w:ins>
            <w:del w:id="373" w:author="Brian William Stacy" w:date="2024-03-13T13:16:00Z">
              <w:r w:rsidRPr="00657054" w:rsidDel="00AE734F">
                <w:rPr>
                  <w:rFonts w:ascii="Arial" w:eastAsia="Arial" w:hAnsi="Arial" w:cs="Arial"/>
                  <w:color w:val="000000"/>
                  <w:sz w:val="16"/>
                  <w:szCs w:val="16"/>
                </w:rPr>
                <w:delText>(0.00)</w:delText>
              </w:r>
            </w:del>
          </w:p>
        </w:tc>
      </w:tr>
      <w:tr w:rsidR="00BD677B" w:rsidRPr="00D0466F" w14:paraId="31C8605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3951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BB66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14A7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3526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C638C" w14:textId="32C15B82"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74" w:author="Brian William Stacy" w:date="2024-03-13T13:16:00Z">
              <w:r w:rsidRPr="000E4456">
                <w:rPr>
                  <w:rFonts w:ascii="Times New Roman" w:eastAsia="Arial" w:hAnsi="Times New Roman" w:cs="Times New Roman"/>
                  <w:color w:val="000000"/>
                  <w:sz w:val="16"/>
                  <w:szCs w:val="16"/>
                </w:rPr>
                <w:t>-0.040***</w:t>
              </w:r>
            </w:ins>
            <w:del w:id="375" w:author="Brian William Stacy" w:date="2024-03-13T13:16:00Z">
              <w:r w:rsidRPr="00657054" w:rsidDel="00AE734F">
                <w:rPr>
                  <w:rFonts w:ascii="Arial" w:eastAsia="Arial" w:hAnsi="Arial" w:cs="Arial"/>
                  <w:color w:val="000000"/>
                  <w:sz w:val="16"/>
                  <w:szCs w:val="16"/>
                </w:rPr>
                <w:delText>-0.045***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3EBEA" w14:textId="411575B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76" w:author="Brian William Stacy" w:date="2024-03-13T13:16:00Z">
              <w:r w:rsidRPr="000E4456">
                <w:rPr>
                  <w:rFonts w:ascii="Times New Roman" w:eastAsia="Arial" w:hAnsi="Times New Roman" w:cs="Times New Roman"/>
                  <w:color w:val="000000"/>
                  <w:sz w:val="16"/>
                  <w:szCs w:val="16"/>
                </w:rPr>
                <w:t>0.012*</w:t>
              </w:r>
            </w:ins>
            <w:del w:id="377" w:author="Brian William Stacy" w:date="2024-03-13T13:16:00Z">
              <w:r w:rsidRPr="00657054" w:rsidDel="00AE734F">
                <w:rPr>
                  <w:rFonts w:ascii="Arial" w:eastAsia="Arial" w:hAnsi="Arial" w:cs="Arial"/>
                  <w:color w:val="000000"/>
                  <w:sz w:val="16"/>
                  <w:szCs w:val="16"/>
                </w:rPr>
                <w:delText>0.011*</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E6C29" w14:textId="41CE11D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78" w:author="Brian William Stacy" w:date="2024-03-13T13:16:00Z">
              <w:r w:rsidRPr="000E4456">
                <w:rPr>
                  <w:rFonts w:ascii="Times New Roman" w:eastAsia="Arial" w:hAnsi="Times New Roman" w:cs="Times New Roman"/>
                  <w:color w:val="000000"/>
                  <w:sz w:val="16"/>
                  <w:szCs w:val="16"/>
                </w:rPr>
                <w:t>0.006</w:t>
              </w:r>
            </w:ins>
            <w:del w:id="379" w:author="Brian William Stacy" w:date="2024-03-13T13:16:00Z">
              <w:r w:rsidRPr="00657054" w:rsidDel="00AE734F">
                <w:rPr>
                  <w:rFonts w:ascii="Arial" w:eastAsia="Arial" w:hAnsi="Arial" w:cs="Arial"/>
                  <w:color w:val="000000"/>
                  <w:sz w:val="16"/>
                  <w:szCs w:val="16"/>
                </w:rPr>
                <w:delText>0.006</w:delText>
              </w:r>
            </w:del>
          </w:p>
        </w:tc>
      </w:tr>
      <w:tr w:rsidR="00BD677B" w:rsidRPr="00D0466F" w14:paraId="75BD777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50F1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1FB7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8F0F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89B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F4F54" w14:textId="352CFD4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80" w:author="Brian William Stacy" w:date="2024-03-13T13:16:00Z">
              <w:r w:rsidRPr="000E4456">
                <w:rPr>
                  <w:rFonts w:ascii="Times New Roman" w:eastAsia="Arial" w:hAnsi="Times New Roman" w:cs="Times New Roman"/>
                  <w:color w:val="000000"/>
                  <w:sz w:val="16"/>
                  <w:szCs w:val="16"/>
                </w:rPr>
                <w:t>(0.01)</w:t>
              </w:r>
            </w:ins>
            <w:del w:id="381" w:author="Brian William Stacy" w:date="2024-03-13T13:16:00Z">
              <w:r w:rsidRPr="00657054" w:rsidDel="00AE734F">
                <w:rPr>
                  <w:rFonts w:ascii="Arial" w:eastAsia="Arial" w:hAnsi="Arial" w:cs="Arial"/>
                  <w:color w:val="000000"/>
                  <w:sz w:val="16"/>
                  <w:szCs w:val="16"/>
                </w:rPr>
                <w:delText>(0.01)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2FEF1" w14:textId="3D7BFE8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82" w:author="Brian William Stacy" w:date="2024-03-13T13:16:00Z">
              <w:r w:rsidRPr="000E4456">
                <w:rPr>
                  <w:rFonts w:ascii="Times New Roman" w:eastAsia="Arial" w:hAnsi="Times New Roman" w:cs="Times New Roman"/>
                  <w:color w:val="000000"/>
                  <w:sz w:val="16"/>
                  <w:szCs w:val="16"/>
                </w:rPr>
                <w:t>(0.01)</w:t>
              </w:r>
            </w:ins>
            <w:del w:id="383" w:author="Brian William Stacy" w:date="2024-03-13T13:16:00Z">
              <w:r w:rsidRPr="00657054" w:rsidDel="00AE734F">
                <w:rPr>
                  <w:rFonts w:ascii="Arial" w:eastAsia="Arial" w:hAnsi="Arial" w:cs="Arial"/>
                  <w:color w:val="000000"/>
                  <w:sz w:val="16"/>
                  <w:szCs w:val="16"/>
                </w:rPr>
                <w:delText>(0.01)</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B2A95" w14:textId="1C9ED88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84" w:author="Brian William Stacy" w:date="2024-03-13T13:16:00Z">
              <w:r w:rsidRPr="000E4456">
                <w:rPr>
                  <w:rFonts w:ascii="Times New Roman" w:eastAsia="Arial" w:hAnsi="Times New Roman" w:cs="Times New Roman"/>
                  <w:color w:val="000000"/>
                  <w:sz w:val="16"/>
                  <w:szCs w:val="16"/>
                </w:rPr>
                <w:t>(0.01)</w:t>
              </w:r>
            </w:ins>
            <w:del w:id="385" w:author="Brian William Stacy" w:date="2024-03-13T13:16:00Z">
              <w:r w:rsidRPr="00657054" w:rsidDel="00AE734F">
                <w:rPr>
                  <w:rFonts w:ascii="Arial" w:eastAsia="Arial" w:hAnsi="Arial" w:cs="Arial"/>
                  <w:color w:val="000000"/>
                  <w:sz w:val="16"/>
                  <w:szCs w:val="16"/>
                </w:rPr>
                <w:delText>(0.01)</w:delText>
              </w:r>
            </w:del>
          </w:p>
        </w:tc>
      </w:tr>
      <w:tr w:rsidR="00BD677B" w:rsidRPr="00D0466F" w14:paraId="7B69FEB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CC1D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4EBD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73F7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A805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ABCD5" w14:textId="450FCF2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86" w:author="Brian William Stacy" w:date="2024-03-13T13:16:00Z">
              <w:r w:rsidRPr="000E4456">
                <w:rPr>
                  <w:rFonts w:ascii="Times New Roman" w:eastAsia="Arial" w:hAnsi="Times New Roman" w:cs="Times New Roman"/>
                  <w:color w:val="000000"/>
                  <w:sz w:val="16"/>
                  <w:szCs w:val="16"/>
                </w:rPr>
                <w:t>0.039**</w:t>
              </w:r>
            </w:ins>
            <w:del w:id="387" w:author="Brian William Stacy" w:date="2024-03-13T13:16:00Z">
              <w:r w:rsidRPr="00657054" w:rsidDel="00AE734F">
                <w:rPr>
                  <w:rFonts w:ascii="Arial" w:eastAsia="Arial" w:hAnsi="Arial" w:cs="Arial"/>
                  <w:color w:val="000000"/>
                  <w:sz w:val="16"/>
                  <w:szCs w:val="16"/>
                </w:rPr>
                <w:delText>0.045**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B23CD" w14:textId="753F66B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88" w:author="Brian William Stacy" w:date="2024-03-13T13:16:00Z">
              <w:r w:rsidRPr="000E4456">
                <w:rPr>
                  <w:rFonts w:ascii="Times New Roman" w:eastAsia="Arial" w:hAnsi="Times New Roman" w:cs="Times New Roman"/>
                  <w:color w:val="000000"/>
                  <w:sz w:val="16"/>
                  <w:szCs w:val="16"/>
                </w:rPr>
                <w:t>0.001</w:t>
              </w:r>
            </w:ins>
            <w:del w:id="389" w:author="Brian William Stacy" w:date="2024-03-13T13:16:00Z">
              <w:r w:rsidRPr="00657054" w:rsidDel="00AE734F">
                <w:rPr>
                  <w:rFonts w:ascii="Arial" w:eastAsia="Arial" w:hAnsi="Arial" w:cs="Arial"/>
                  <w:color w:val="000000"/>
                  <w:sz w:val="16"/>
                  <w:szCs w:val="16"/>
                </w:rPr>
                <w:delText>0.002</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942F2" w14:textId="128E8EB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90" w:author="Brian William Stacy" w:date="2024-03-13T13:16:00Z">
              <w:r w:rsidRPr="000E4456">
                <w:rPr>
                  <w:rFonts w:ascii="Times New Roman" w:eastAsia="Arial" w:hAnsi="Times New Roman" w:cs="Times New Roman"/>
                  <w:color w:val="000000"/>
                  <w:sz w:val="16"/>
                  <w:szCs w:val="16"/>
                </w:rPr>
                <w:t>-0.003</w:t>
              </w:r>
            </w:ins>
            <w:del w:id="391" w:author="Brian William Stacy" w:date="2024-03-13T13:16:00Z">
              <w:r w:rsidRPr="00657054" w:rsidDel="00AE734F">
                <w:rPr>
                  <w:rFonts w:ascii="Arial" w:eastAsia="Arial" w:hAnsi="Arial" w:cs="Arial"/>
                  <w:color w:val="000000"/>
                  <w:sz w:val="16"/>
                  <w:szCs w:val="16"/>
                </w:rPr>
                <w:delText>-0.002</w:delText>
              </w:r>
            </w:del>
          </w:p>
        </w:tc>
      </w:tr>
      <w:tr w:rsidR="00BD677B" w:rsidRPr="00D0466F" w14:paraId="3A902A43"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E03F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B975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8BDD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6C80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48AF0" w14:textId="58ED53D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92" w:author="Brian William Stacy" w:date="2024-03-13T13:16:00Z">
              <w:r w:rsidRPr="000E4456">
                <w:rPr>
                  <w:rFonts w:ascii="Times New Roman" w:eastAsia="Arial" w:hAnsi="Times New Roman" w:cs="Times New Roman"/>
                  <w:color w:val="000000"/>
                  <w:sz w:val="16"/>
                  <w:szCs w:val="16"/>
                </w:rPr>
                <w:t>(0.02)</w:t>
              </w:r>
            </w:ins>
            <w:del w:id="393" w:author="Brian William Stacy" w:date="2024-03-13T13:16:00Z">
              <w:r w:rsidRPr="00657054" w:rsidDel="00AE734F">
                <w:rPr>
                  <w:rFonts w:ascii="Arial" w:eastAsia="Arial" w:hAnsi="Arial" w:cs="Arial"/>
                  <w:color w:val="000000"/>
                  <w:sz w:val="16"/>
                  <w:szCs w:val="16"/>
                </w:rPr>
                <w:delText>(0.02)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2DD38" w14:textId="195E790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94" w:author="Brian William Stacy" w:date="2024-03-13T13:16:00Z">
              <w:r w:rsidRPr="000E4456">
                <w:rPr>
                  <w:rFonts w:ascii="Times New Roman" w:eastAsia="Arial" w:hAnsi="Times New Roman" w:cs="Times New Roman"/>
                  <w:color w:val="000000"/>
                  <w:sz w:val="16"/>
                  <w:szCs w:val="16"/>
                </w:rPr>
                <w:t>(0.01)</w:t>
              </w:r>
            </w:ins>
            <w:del w:id="395" w:author="Brian William Stacy" w:date="2024-03-13T13:16:00Z">
              <w:r w:rsidRPr="00657054" w:rsidDel="00AE734F">
                <w:rPr>
                  <w:rFonts w:ascii="Arial" w:eastAsia="Arial" w:hAnsi="Arial" w:cs="Arial"/>
                  <w:color w:val="000000"/>
                  <w:sz w:val="16"/>
                  <w:szCs w:val="16"/>
                </w:rPr>
                <w:delText>(0.01)</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AAD9" w14:textId="0177D05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96" w:author="Brian William Stacy" w:date="2024-03-13T13:16:00Z">
              <w:r w:rsidRPr="000E4456">
                <w:rPr>
                  <w:rFonts w:ascii="Times New Roman" w:eastAsia="Arial" w:hAnsi="Times New Roman" w:cs="Times New Roman"/>
                  <w:color w:val="000000"/>
                  <w:sz w:val="16"/>
                  <w:szCs w:val="16"/>
                </w:rPr>
                <w:t>(0.01)</w:t>
              </w:r>
            </w:ins>
            <w:del w:id="397" w:author="Brian William Stacy" w:date="2024-03-13T13:16:00Z">
              <w:r w:rsidRPr="00657054" w:rsidDel="00AE734F">
                <w:rPr>
                  <w:rFonts w:ascii="Arial" w:eastAsia="Arial" w:hAnsi="Arial" w:cs="Arial"/>
                  <w:color w:val="000000"/>
                  <w:sz w:val="16"/>
                  <w:szCs w:val="16"/>
                </w:rPr>
                <w:delText>(0.01)</w:delText>
              </w:r>
            </w:del>
          </w:p>
        </w:tc>
      </w:tr>
      <w:tr w:rsidR="00BD677B" w:rsidRPr="00D0466F" w14:paraId="3C7F623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2279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621E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058E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FDE5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1F845" w14:textId="2B66016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398" w:author="Brian William Stacy" w:date="2024-03-13T13:16:00Z">
              <w:r w:rsidRPr="000E4456">
                <w:rPr>
                  <w:rFonts w:ascii="Times New Roman" w:eastAsia="Arial" w:hAnsi="Times New Roman" w:cs="Times New Roman"/>
                  <w:color w:val="000000"/>
                  <w:sz w:val="16"/>
                  <w:szCs w:val="16"/>
                </w:rPr>
                <w:t>0.051***</w:t>
              </w:r>
            </w:ins>
            <w:del w:id="399" w:author="Brian William Stacy" w:date="2024-03-13T13:16:00Z">
              <w:r w:rsidRPr="00657054" w:rsidDel="00AE734F">
                <w:rPr>
                  <w:rFonts w:ascii="Arial" w:eastAsia="Arial" w:hAnsi="Arial" w:cs="Arial"/>
                  <w:color w:val="000000"/>
                  <w:sz w:val="16"/>
                  <w:szCs w:val="16"/>
                </w:rPr>
                <w:delText>0.048***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E0CD1" w14:textId="63168BF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00" w:author="Brian William Stacy" w:date="2024-03-13T13:16:00Z">
              <w:r w:rsidRPr="000E4456">
                <w:rPr>
                  <w:rFonts w:ascii="Times New Roman" w:eastAsia="Arial" w:hAnsi="Times New Roman" w:cs="Times New Roman"/>
                  <w:color w:val="000000"/>
                  <w:sz w:val="16"/>
                  <w:szCs w:val="16"/>
                </w:rPr>
                <w:t>-0.008</w:t>
              </w:r>
            </w:ins>
            <w:del w:id="401" w:author="Brian William Stacy" w:date="2024-03-13T13:16:00Z">
              <w:r w:rsidRPr="00657054" w:rsidDel="00AE734F">
                <w:rPr>
                  <w:rFonts w:ascii="Arial" w:eastAsia="Arial" w:hAnsi="Arial" w:cs="Arial"/>
                  <w:color w:val="000000"/>
                  <w:sz w:val="16"/>
                  <w:szCs w:val="16"/>
                </w:rPr>
                <w:delText>-0.009*</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E65AD" w14:textId="15752A9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02" w:author="Brian William Stacy" w:date="2024-03-13T13:16:00Z">
              <w:r w:rsidRPr="000E4456">
                <w:rPr>
                  <w:rFonts w:ascii="Times New Roman" w:eastAsia="Arial" w:hAnsi="Times New Roman" w:cs="Times New Roman"/>
                  <w:color w:val="000000"/>
                  <w:sz w:val="16"/>
                  <w:szCs w:val="16"/>
                </w:rPr>
                <w:t>-0.003</w:t>
              </w:r>
            </w:ins>
            <w:del w:id="403" w:author="Brian William Stacy" w:date="2024-03-13T13:16:00Z">
              <w:r w:rsidRPr="00657054" w:rsidDel="00AE734F">
                <w:rPr>
                  <w:rFonts w:ascii="Arial" w:eastAsia="Arial" w:hAnsi="Arial" w:cs="Arial"/>
                  <w:color w:val="000000"/>
                  <w:sz w:val="16"/>
                  <w:szCs w:val="16"/>
                </w:rPr>
                <w:delText>-0.004</w:delText>
              </w:r>
            </w:del>
          </w:p>
        </w:tc>
      </w:tr>
      <w:tr w:rsidR="00BD677B" w:rsidRPr="00D0466F" w14:paraId="70F2ECA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7E1A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8F45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2E02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E58F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7CDEE" w14:textId="3D2010E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04" w:author="Brian William Stacy" w:date="2024-03-13T13:16:00Z">
              <w:r w:rsidRPr="000E4456">
                <w:rPr>
                  <w:rFonts w:ascii="Times New Roman" w:eastAsia="Arial" w:hAnsi="Times New Roman" w:cs="Times New Roman"/>
                  <w:color w:val="000000"/>
                  <w:sz w:val="16"/>
                  <w:szCs w:val="16"/>
                </w:rPr>
                <w:t>(0.01)</w:t>
              </w:r>
            </w:ins>
            <w:del w:id="405" w:author="Brian William Stacy" w:date="2024-03-13T13:16:00Z">
              <w:r w:rsidRPr="00657054" w:rsidDel="00AE734F">
                <w:rPr>
                  <w:rFonts w:ascii="Arial" w:eastAsia="Arial" w:hAnsi="Arial" w:cs="Arial"/>
                  <w:color w:val="000000"/>
                  <w:sz w:val="16"/>
                  <w:szCs w:val="16"/>
                </w:rPr>
                <w:delText>(0.01)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3E0FA" w14:textId="4D9CADF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06" w:author="Brian William Stacy" w:date="2024-03-13T13:16:00Z">
              <w:r w:rsidRPr="000E4456">
                <w:rPr>
                  <w:rFonts w:ascii="Times New Roman" w:eastAsia="Arial" w:hAnsi="Times New Roman" w:cs="Times New Roman"/>
                  <w:color w:val="000000"/>
                  <w:sz w:val="16"/>
                  <w:szCs w:val="16"/>
                </w:rPr>
                <w:t>(0.01)</w:t>
              </w:r>
            </w:ins>
            <w:del w:id="407" w:author="Brian William Stacy" w:date="2024-03-13T13:16:00Z">
              <w:r w:rsidRPr="00657054" w:rsidDel="00AE734F">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AB587" w14:textId="2D0856F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08" w:author="Brian William Stacy" w:date="2024-03-13T13:16:00Z">
              <w:r w:rsidRPr="000E4456">
                <w:rPr>
                  <w:rFonts w:ascii="Times New Roman" w:eastAsia="Arial" w:hAnsi="Times New Roman" w:cs="Times New Roman"/>
                  <w:color w:val="000000"/>
                  <w:sz w:val="16"/>
                  <w:szCs w:val="16"/>
                </w:rPr>
                <w:t>(0.01)</w:t>
              </w:r>
            </w:ins>
            <w:del w:id="409" w:author="Brian William Stacy" w:date="2024-03-13T13:16:00Z">
              <w:r w:rsidRPr="00657054" w:rsidDel="00AE734F">
                <w:rPr>
                  <w:rFonts w:ascii="Arial" w:eastAsia="Arial" w:hAnsi="Arial" w:cs="Arial"/>
                  <w:color w:val="000000"/>
                  <w:sz w:val="16"/>
                  <w:szCs w:val="16"/>
                </w:rPr>
                <w:delText>(0.01)</w:delText>
              </w:r>
            </w:del>
          </w:p>
        </w:tc>
      </w:tr>
      <w:tr w:rsidR="00BD677B" w:rsidRPr="00D0466F" w14:paraId="79465A8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DE97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2143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EF66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F6E2A" w14:textId="124AE85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10" w:author="Brian William Stacy" w:date="2024-03-13T13:16:00Z">
              <w:r w:rsidRPr="000E4456">
                <w:rPr>
                  <w:rFonts w:ascii="Times New Roman" w:eastAsia="Arial" w:hAnsi="Times New Roman" w:cs="Times New Roman"/>
                  <w:color w:val="000000"/>
                  <w:sz w:val="16"/>
                  <w:szCs w:val="16"/>
                </w:rPr>
                <w:t>2.265**</w:t>
              </w:r>
            </w:ins>
            <w:del w:id="411" w:author="Brian William Stacy" w:date="2024-03-13T13:16:00Z">
              <w:r w:rsidRPr="00657054" w:rsidDel="00AE734F">
                <w:rPr>
                  <w:rFonts w:ascii="Arial" w:eastAsia="Arial" w:hAnsi="Arial" w:cs="Arial"/>
                  <w:color w:val="000000"/>
                  <w:sz w:val="16"/>
                  <w:szCs w:val="16"/>
                </w:rPr>
                <w:delText>2.339***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2033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1690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65561" w14:textId="2F6C3D32"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12" w:author="Brian William Stacy" w:date="2024-03-13T13:16:00Z">
              <w:r w:rsidRPr="000E4456">
                <w:rPr>
                  <w:rFonts w:ascii="Times New Roman" w:eastAsia="Arial" w:hAnsi="Times New Roman" w:cs="Times New Roman"/>
                  <w:color w:val="000000"/>
                  <w:sz w:val="16"/>
                  <w:szCs w:val="16"/>
                </w:rPr>
                <w:t>2.120**</w:t>
              </w:r>
            </w:ins>
            <w:del w:id="413" w:author="Brian William Stacy" w:date="2024-03-13T13:16:00Z">
              <w:r w:rsidRPr="00657054" w:rsidDel="00AE734F">
                <w:rPr>
                  <w:rFonts w:ascii="Arial" w:eastAsia="Arial" w:hAnsi="Arial" w:cs="Arial"/>
                  <w:color w:val="000000"/>
                  <w:sz w:val="16"/>
                  <w:szCs w:val="16"/>
                </w:rPr>
                <w:delText>2.156**</w:delText>
              </w:r>
            </w:del>
          </w:p>
        </w:tc>
      </w:tr>
      <w:tr w:rsidR="00BD677B" w:rsidRPr="00D0466F" w14:paraId="16AA208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CDE2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DBE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BEC9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2581" w14:textId="1C74ECD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14" w:author="Brian William Stacy" w:date="2024-03-13T13:16:00Z">
              <w:r w:rsidRPr="000E4456">
                <w:rPr>
                  <w:rFonts w:ascii="Times New Roman" w:eastAsia="Arial" w:hAnsi="Times New Roman" w:cs="Times New Roman"/>
                  <w:color w:val="000000"/>
                  <w:sz w:val="16"/>
                  <w:szCs w:val="16"/>
                </w:rPr>
                <w:t>(0.86)</w:t>
              </w:r>
            </w:ins>
            <w:del w:id="415" w:author="Brian William Stacy" w:date="2024-03-13T13:16:00Z">
              <w:r w:rsidRPr="00657054" w:rsidDel="00AE734F">
                <w:rPr>
                  <w:rFonts w:ascii="Arial" w:eastAsia="Arial" w:hAnsi="Arial" w:cs="Arial"/>
                  <w:color w:val="000000"/>
                  <w:sz w:val="16"/>
                  <w:szCs w:val="16"/>
                </w:rPr>
                <w:delText>(0.82)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EB3D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6CB4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119DE" w14:textId="5C35E34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16" w:author="Brian William Stacy" w:date="2024-03-13T13:16:00Z">
              <w:r w:rsidRPr="000E4456">
                <w:rPr>
                  <w:rFonts w:ascii="Times New Roman" w:eastAsia="Arial" w:hAnsi="Times New Roman" w:cs="Times New Roman"/>
                  <w:color w:val="000000"/>
                  <w:sz w:val="16"/>
                  <w:szCs w:val="16"/>
                </w:rPr>
                <w:t>(0.94)</w:t>
              </w:r>
            </w:ins>
            <w:del w:id="417" w:author="Brian William Stacy" w:date="2024-03-13T13:16:00Z">
              <w:r w:rsidRPr="00657054" w:rsidDel="00AE734F">
                <w:rPr>
                  <w:rFonts w:ascii="Arial" w:eastAsia="Arial" w:hAnsi="Arial" w:cs="Arial"/>
                  <w:color w:val="000000"/>
                  <w:sz w:val="16"/>
                  <w:szCs w:val="16"/>
                </w:rPr>
                <w:delText>(0.90)</w:delText>
              </w:r>
            </w:del>
          </w:p>
        </w:tc>
      </w:tr>
      <w:tr w:rsidR="00BD677B" w:rsidRPr="00D0466F" w14:paraId="2E72ED14"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D4C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69CA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5A1B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ACA64" w14:textId="2C22082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18" w:author="Brian William Stacy" w:date="2024-03-13T13:16:00Z">
              <w:r w:rsidRPr="000E4456">
                <w:rPr>
                  <w:rFonts w:ascii="Times New Roman" w:eastAsia="Arial" w:hAnsi="Times New Roman" w:cs="Times New Roman"/>
                  <w:color w:val="000000"/>
                  <w:sz w:val="16"/>
                  <w:szCs w:val="16"/>
                </w:rPr>
                <w:t>-0.001</w:t>
              </w:r>
            </w:ins>
            <w:del w:id="419" w:author="Brian William Stacy" w:date="2024-03-13T13:16:00Z">
              <w:r w:rsidRPr="00657054" w:rsidDel="00AE734F">
                <w:rPr>
                  <w:rFonts w:ascii="Arial" w:eastAsia="Arial" w:hAnsi="Arial" w:cs="Arial"/>
                  <w:color w:val="000000"/>
                  <w:sz w:val="16"/>
                  <w:szCs w:val="16"/>
                </w:rPr>
                <w:delText>-0.002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34C6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6B87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EF3FC" w14:textId="6B89C7A2"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20" w:author="Brian William Stacy" w:date="2024-03-13T13:16:00Z">
              <w:r w:rsidRPr="000E4456">
                <w:rPr>
                  <w:rFonts w:ascii="Times New Roman" w:eastAsia="Arial" w:hAnsi="Times New Roman" w:cs="Times New Roman"/>
                  <w:color w:val="000000"/>
                  <w:sz w:val="16"/>
                  <w:szCs w:val="16"/>
                </w:rPr>
                <w:t>-0.001</w:t>
              </w:r>
            </w:ins>
            <w:del w:id="421" w:author="Brian William Stacy" w:date="2024-03-13T13:16:00Z">
              <w:r w:rsidRPr="00657054" w:rsidDel="00AE734F">
                <w:rPr>
                  <w:rFonts w:ascii="Arial" w:eastAsia="Arial" w:hAnsi="Arial" w:cs="Arial"/>
                  <w:color w:val="000000"/>
                  <w:sz w:val="16"/>
                  <w:szCs w:val="16"/>
                </w:rPr>
                <w:delText>-0.002</w:delText>
              </w:r>
            </w:del>
          </w:p>
        </w:tc>
      </w:tr>
      <w:tr w:rsidR="00BD677B" w:rsidRPr="00D0466F" w14:paraId="02830F3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DECA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BF0E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6610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62F53" w14:textId="2069F2C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22" w:author="Brian William Stacy" w:date="2024-03-13T13:16:00Z">
              <w:r w:rsidRPr="000E4456">
                <w:rPr>
                  <w:rFonts w:ascii="Times New Roman" w:eastAsia="Arial" w:hAnsi="Times New Roman" w:cs="Times New Roman"/>
                  <w:color w:val="000000"/>
                  <w:sz w:val="16"/>
                  <w:szCs w:val="16"/>
                </w:rPr>
                <w:t>(0.00)</w:t>
              </w:r>
            </w:ins>
            <w:del w:id="423" w:author="Brian William Stacy" w:date="2024-03-13T13:16:00Z">
              <w:r w:rsidRPr="00657054" w:rsidDel="00AE734F">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269C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1D7D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1D19C" w14:textId="738C730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24" w:author="Brian William Stacy" w:date="2024-03-13T13:16:00Z">
              <w:r w:rsidRPr="000E4456">
                <w:rPr>
                  <w:rFonts w:ascii="Times New Roman" w:eastAsia="Arial" w:hAnsi="Times New Roman" w:cs="Times New Roman"/>
                  <w:color w:val="000000"/>
                  <w:sz w:val="16"/>
                  <w:szCs w:val="16"/>
                </w:rPr>
                <w:t>(0.00)</w:t>
              </w:r>
            </w:ins>
            <w:del w:id="425" w:author="Brian William Stacy" w:date="2024-03-13T13:16:00Z">
              <w:r w:rsidRPr="00657054" w:rsidDel="00AE734F">
                <w:rPr>
                  <w:rFonts w:ascii="Arial" w:eastAsia="Arial" w:hAnsi="Arial" w:cs="Arial"/>
                  <w:color w:val="000000"/>
                  <w:sz w:val="16"/>
                  <w:szCs w:val="16"/>
                </w:rPr>
                <w:delText>(0.00)</w:delText>
              </w:r>
            </w:del>
          </w:p>
        </w:tc>
      </w:tr>
      <w:tr w:rsidR="00BD677B" w:rsidRPr="00D0466F" w14:paraId="42778B9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C482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9452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EEE7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F2A65" w14:textId="1ABA79D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26" w:author="Brian William Stacy" w:date="2024-03-13T13:16:00Z">
              <w:r w:rsidRPr="000E4456">
                <w:rPr>
                  <w:rFonts w:ascii="Times New Roman" w:eastAsia="Arial" w:hAnsi="Times New Roman" w:cs="Times New Roman"/>
                  <w:color w:val="000000"/>
                  <w:sz w:val="16"/>
                  <w:szCs w:val="16"/>
                </w:rPr>
                <w:t>0.090*</w:t>
              </w:r>
            </w:ins>
            <w:del w:id="427" w:author="Brian William Stacy" w:date="2024-03-13T13:16:00Z">
              <w:r w:rsidRPr="00657054" w:rsidDel="00AE734F">
                <w:rPr>
                  <w:rFonts w:ascii="Arial" w:eastAsia="Arial" w:hAnsi="Arial" w:cs="Arial"/>
                  <w:color w:val="000000"/>
                  <w:sz w:val="16"/>
                  <w:szCs w:val="16"/>
                </w:rPr>
                <w:delText>0.080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A0C0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C503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4359" w14:textId="168CE95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28" w:author="Brian William Stacy" w:date="2024-03-13T13:16:00Z">
              <w:r w:rsidRPr="000E4456">
                <w:rPr>
                  <w:rFonts w:ascii="Times New Roman" w:eastAsia="Arial" w:hAnsi="Times New Roman" w:cs="Times New Roman"/>
                  <w:color w:val="000000"/>
                  <w:sz w:val="16"/>
                  <w:szCs w:val="16"/>
                </w:rPr>
                <w:t>0.106*</w:t>
              </w:r>
            </w:ins>
            <w:del w:id="429" w:author="Brian William Stacy" w:date="2024-03-13T13:16:00Z">
              <w:r w:rsidRPr="00657054" w:rsidDel="00AE734F">
                <w:rPr>
                  <w:rFonts w:ascii="Arial" w:eastAsia="Arial" w:hAnsi="Arial" w:cs="Arial"/>
                  <w:color w:val="000000"/>
                  <w:sz w:val="16"/>
                  <w:szCs w:val="16"/>
                </w:rPr>
                <w:delText>0.097*</w:delText>
              </w:r>
            </w:del>
          </w:p>
        </w:tc>
      </w:tr>
      <w:tr w:rsidR="00BD677B" w:rsidRPr="00D0466F" w14:paraId="04F8DD3F"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30D0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791F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BB6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0065" w14:textId="6C6FB2D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30" w:author="Brian William Stacy" w:date="2024-03-13T13:16:00Z">
              <w:r w:rsidRPr="000E4456">
                <w:rPr>
                  <w:rFonts w:ascii="Times New Roman" w:eastAsia="Arial" w:hAnsi="Times New Roman" w:cs="Times New Roman"/>
                  <w:color w:val="000000"/>
                  <w:sz w:val="16"/>
                  <w:szCs w:val="16"/>
                </w:rPr>
                <w:t>(0.05)</w:t>
              </w:r>
            </w:ins>
            <w:del w:id="431" w:author="Brian William Stacy" w:date="2024-03-13T13:16:00Z">
              <w:r w:rsidRPr="00657054" w:rsidDel="00AE734F">
                <w:rPr>
                  <w:rFonts w:ascii="Arial" w:eastAsia="Arial" w:hAnsi="Arial" w:cs="Arial"/>
                  <w:color w:val="000000"/>
                  <w:sz w:val="16"/>
                  <w:szCs w:val="16"/>
                </w:rPr>
                <w:delText>(0.05)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1D43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44A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1B27B" w14:textId="31396AD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32" w:author="Brian William Stacy" w:date="2024-03-13T13:16:00Z">
              <w:r w:rsidRPr="000E4456">
                <w:rPr>
                  <w:rFonts w:ascii="Times New Roman" w:eastAsia="Arial" w:hAnsi="Times New Roman" w:cs="Times New Roman"/>
                  <w:color w:val="000000"/>
                  <w:sz w:val="16"/>
                  <w:szCs w:val="16"/>
                </w:rPr>
                <w:t>(0.05)</w:t>
              </w:r>
            </w:ins>
            <w:del w:id="433" w:author="Brian William Stacy" w:date="2024-03-13T13:16:00Z">
              <w:r w:rsidRPr="00657054" w:rsidDel="00AE734F">
                <w:rPr>
                  <w:rFonts w:ascii="Arial" w:eastAsia="Arial" w:hAnsi="Arial" w:cs="Arial"/>
                  <w:color w:val="000000"/>
                  <w:sz w:val="16"/>
                  <w:szCs w:val="16"/>
                </w:rPr>
                <w:delText>(0.05)</w:delText>
              </w:r>
            </w:del>
          </w:p>
        </w:tc>
      </w:tr>
      <w:tr w:rsidR="00BD677B" w:rsidRPr="00D0466F" w14:paraId="220FBC52"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C751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46D2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AEA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74B4E" w14:textId="4FBC1F6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34" w:author="Brian William Stacy" w:date="2024-03-13T13:16:00Z">
              <w:r w:rsidRPr="000E4456">
                <w:rPr>
                  <w:rFonts w:ascii="Times New Roman" w:eastAsia="Arial" w:hAnsi="Times New Roman" w:cs="Times New Roman"/>
                  <w:color w:val="000000"/>
                  <w:sz w:val="16"/>
                  <w:szCs w:val="16"/>
                </w:rPr>
                <w:t>-0.050*</w:t>
              </w:r>
            </w:ins>
            <w:del w:id="435" w:author="Brian William Stacy" w:date="2024-03-13T13:16:00Z">
              <w:r w:rsidRPr="00657054" w:rsidDel="00AE734F">
                <w:rPr>
                  <w:rFonts w:ascii="Arial" w:eastAsia="Arial" w:hAnsi="Arial" w:cs="Arial"/>
                  <w:color w:val="000000"/>
                  <w:sz w:val="16"/>
                  <w:szCs w:val="16"/>
                </w:rPr>
                <w:delText>-0.064**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0A9B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4B5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60020" w14:textId="580F763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36" w:author="Brian William Stacy" w:date="2024-03-13T13:16:00Z">
              <w:r w:rsidRPr="000E4456">
                <w:rPr>
                  <w:rFonts w:ascii="Times New Roman" w:eastAsia="Arial" w:hAnsi="Times New Roman" w:cs="Times New Roman"/>
                  <w:color w:val="000000"/>
                  <w:sz w:val="16"/>
                  <w:szCs w:val="16"/>
                </w:rPr>
                <w:t>-0.040</w:t>
              </w:r>
            </w:ins>
            <w:del w:id="437" w:author="Brian William Stacy" w:date="2024-03-13T13:16:00Z">
              <w:r w:rsidRPr="00657054" w:rsidDel="00AE734F">
                <w:rPr>
                  <w:rFonts w:ascii="Arial" w:eastAsia="Arial" w:hAnsi="Arial" w:cs="Arial"/>
                  <w:color w:val="000000"/>
                  <w:sz w:val="16"/>
                  <w:szCs w:val="16"/>
                </w:rPr>
                <w:delText>-0.048</w:delText>
              </w:r>
            </w:del>
          </w:p>
        </w:tc>
      </w:tr>
      <w:tr w:rsidR="00BD677B" w:rsidRPr="00D0466F" w14:paraId="038B049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8507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37AF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0FCC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DDD65" w14:textId="4DDD3F3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38" w:author="Brian William Stacy" w:date="2024-03-13T13:16:00Z">
              <w:r w:rsidRPr="000E4456">
                <w:rPr>
                  <w:rFonts w:ascii="Times New Roman" w:eastAsia="Arial" w:hAnsi="Times New Roman" w:cs="Times New Roman"/>
                  <w:color w:val="000000"/>
                  <w:sz w:val="16"/>
                  <w:szCs w:val="16"/>
                </w:rPr>
                <w:t>(0.03)</w:t>
              </w:r>
            </w:ins>
            <w:del w:id="439" w:author="Brian William Stacy" w:date="2024-03-13T13:16:00Z">
              <w:r w:rsidRPr="00657054" w:rsidDel="00AE734F">
                <w:rPr>
                  <w:rFonts w:ascii="Arial" w:eastAsia="Arial" w:hAnsi="Arial" w:cs="Arial"/>
                  <w:color w:val="000000"/>
                  <w:sz w:val="16"/>
                  <w:szCs w:val="16"/>
                </w:rPr>
                <w:delText>(0.03)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3EA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6CFF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57EB7" w14:textId="1B90C52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40" w:author="Brian William Stacy" w:date="2024-03-13T13:16:00Z">
              <w:r w:rsidRPr="000E4456">
                <w:rPr>
                  <w:rFonts w:ascii="Times New Roman" w:eastAsia="Arial" w:hAnsi="Times New Roman" w:cs="Times New Roman"/>
                  <w:color w:val="000000"/>
                  <w:sz w:val="16"/>
                  <w:szCs w:val="16"/>
                </w:rPr>
                <w:t>(0.03)</w:t>
              </w:r>
            </w:ins>
            <w:del w:id="441" w:author="Brian William Stacy" w:date="2024-03-13T13:16:00Z">
              <w:r w:rsidRPr="00657054" w:rsidDel="00AE734F">
                <w:rPr>
                  <w:rFonts w:ascii="Arial" w:eastAsia="Arial" w:hAnsi="Arial" w:cs="Arial"/>
                  <w:color w:val="000000"/>
                  <w:sz w:val="16"/>
                  <w:szCs w:val="16"/>
                </w:rPr>
                <w:delText>(0.03)</w:delText>
              </w:r>
            </w:del>
          </w:p>
        </w:tc>
      </w:tr>
      <w:tr w:rsidR="00BD677B" w:rsidRPr="00D0466F" w14:paraId="64043ED1"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C64C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3288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6445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7B4A3" w14:textId="4DD77E2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42" w:author="Brian William Stacy" w:date="2024-03-13T13:16:00Z">
              <w:r w:rsidRPr="000E4456">
                <w:rPr>
                  <w:rFonts w:ascii="Times New Roman" w:eastAsia="Arial" w:hAnsi="Times New Roman" w:cs="Times New Roman"/>
                  <w:color w:val="000000"/>
                  <w:sz w:val="16"/>
                  <w:szCs w:val="16"/>
                </w:rPr>
                <w:t>0.030</w:t>
              </w:r>
            </w:ins>
            <w:del w:id="443" w:author="Brian William Stacy" w:date="2024-03-13T13:16:00Z">
              <w:r w:rsidRPr="00657054" w:rsidDel="00AE734F">
                <w:rPr>
                  <w:rFonts w:ascii="Arial" w:eastAsia="Arial" w:hAnsi="Arial" w:cs="Arial"/>
                  <w:color w:val="000000"/>
                  <w:sz w:val="16"/>
                  <w:szCs w:val="16"/>
                </w:rPr>
                <w:delText>0.028*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9A98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A8C5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EB0E" w14:textId="4AAD1E5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44" w:author="Brian William Stacy" w:date="2024-03-13T13:16:00Z">
              <w:r w:rsidRPr="000E4456">
                <w:rPr>
                  <w:rFonts w:ascii="Times New Roman" w:eastAsia="Arial" w:hAnsi="Times New Roman" w:cs="Times New Roman"/>
                  <w:color w:val="000000"/>
                  <w:sz w:val="16"/>
                  <w:szCs w:val="16"/>
                </w:rPr>
                <w:t>0.025</w:t>
              </w:r>
            </w:ins>
            <w:del w:id="445" w:author="Brian William Stacy" w:date="2024-03-13T13:16:00Z">
              <w:r w:rsidRPr="00657054" w:rsidDel="00AE734F">
                <w:rPr>
                  <w:rFonts w:ascii="Arial" w:eastAsia="Arial" w:hAnsi="Arial" w:cs="Arial"/>
                  <w:color w:val="000000"/>
                  <w:sz w:val="16"/>
                  <w:szCs w:val="16"/>
                </w:rPr>
                <w:delText>0.023</w:delText>
              </w:r>
            </w:del>
          </w:p>
        </w:tc>
      </w:tr>
      <w:tr w:rsidR="00BD677B" w:rsidRPr="00D0466F" w14:paraId="6A5F336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AC3C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45ED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7198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B052B" w14:textId="0DB72AF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46" w:author="Brian William Stacy" w:date="2024-03-13T13:16:00Z">
              <w:r w:rsidRPr="000E4456">
                <w:rPr>
                  <w:rFonts w:ascii="Times New Roman" w:eastAsia="Arial" w:hAnsi="Times New Roman" w:cs="Times New Roman"/>
                  <w:color w:val="000000"/>
                  <w:sz w:val="16"/>
                  <w:szCs w:val="16"/>
                </w:rPr>
                <w:t>(0.02)</w:t>
              </w:r>
            </w:ins>
            <w:del w:id="447" w:author="Brian William Stacy" w:date="2024-03-13T13:16:00Z">
              <w:r w:rsidRPr="00657054" w:rsidDel="00AE734F">
                <w:rPr>
                  <w:rFonts w:ascii="Arial" w:eastAsia="Arial" w:hAnsi="Arial" w:cs="Arial"/>
                  <w:color w:val="000000"/>
                  <w:sz w:val="16"/>
                  <w:szCs w:val="16"/>
                </w:rPr>
                <w:delText>(0.02)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2142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B9AE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219A9" w14:textId="40C48F4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48" w:author="Brian William Stacy" w:date="2024-03-13T13:16:00Z">
              <w:r w:rsidRPr="000E4456">
                <w:rPr>
                  <w:rFonts w:ascii="Times New Roman" w:eastAsia="Arial" w:hAnsi="Times New Roman" w:cs="Times New Roman"/>
                  <w:color w:val="000000"/>
                  <w:sz w:val="16"/>
                  <w:szCs w:val="16"/>
                </w:rPr>
                <w:t>(0.02)</w:t>
              </w:r>
            </w:ins>
            <w:del w:id="449" w:author="Brian William Stacy" w:date="2024-03-13T13:16:00Z">
              <w:r w:rsidRPr="00657054" w:rsidDel="00AE734F">
                <w:rPr>
                  <w:rFonts w:ascii="Arial" w:eastAsia="Arial" w:hAnsi="Arial" w:cs="Arial"/>
                  <w:color w:val="000000"/>
                  <w:sz w:val="16"/>
                  <w:szCs w:val="16"/>
                </w:rPr>
                <w:delText>(0.02)</w:delText>
              </w:r>
            </w:del>
          </w:p>
        </w:tc>
      </w:tr>
      <w:tr w:rsidR="00BD677B" w:rsidRPr="00D0466F" w14:paraId="3419FEE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3A31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3F3A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65EA0" w14:textId="231E0A0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50" w:author="Brian William Stacy" w:date="2024-03-13T13:16:00Z">
              <w:r w:rsidRPr="000E4456">
                <w:rPr>
                  <w:rFonts w:ascii="Times New Roman" w:eastAsia="Arial" w:hAnsi="Times New Roman" w:cs="Times New Roman"/>
                  <w:color w:val="000000"/>
                  <w:sz w:val="16"/>
                  <w:szCs w:val="16"/>
                </w:rPr>
                <w:t>-0.122***</w:t>
              </w:r>
            </w:ins>
            <w:del w:id="451" w:author="Brian William Stacy" w:date="2024-03-13T13:16:00Z">
              <w:r w:rsidRPr="00657054" w:rsidDel="00AE734F">
                <w:rPr>
                  <w:rFonts w:ascii="Arial" w:eastAsia="Arial" w:hAnsi="Arial" w:cs="Arial"/>
                  <w:color w:val="000000"/>
                  <w:sz w:val="16"/>
                  <w:szCs w:val="16"/>
                </w:rPr>
                <w:delText>-0.130***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8F2C6" w14:textId="4BDB6512"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52" w:author="Brian William Stacy" w:date="2024-03-13T13:16:00Z">
              <w:r w:rsidRPr="000E4456">
                <w:rPr>
                  <w:rFonts w:ascii="Times New Roman" w:eastAsia="Arial" w:hAnsi="Times New Roman" w:cs="Times New Roman"/>
                  <w:color w:val="000000"/>
                  <w:sz w:val="16"/>
                  <w:szCs w:val="16"/>
                </w:rPr>
                <w:t>-0.175***</w:t>
              </w:r>
            </w:ins>
            <w:del w:id="453" w:author="Brian William Stacy" w:date="2024-03-13T13:16:00Z">
              <w:r w:rsidRPr="00657054" w:rsidDel="00AE734F">
                <w:rPr>
                  <w:rFonts w:ascii="Arial" w:eastAsia="Arial" w:hAnsi="Arial" w:cs="Arial"/>
                  <w:color w:val="000000"/>
                  <w:sz w:val="16"/>
                  <w:szCs w:val="16"/>
                </w:rPr>
                <w:delText>-0.181***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656D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754D" w14:textId="2187CD7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54" w:author="Brian William Stacy" w:date="2024-03-13T13:16:00Z">
              <w:r w:rsidRPr="000E4456">
                <w:rPr>
                  <w:rFonts w:ascii="Times New Roman" w:eastAsia="Arial" w:hAnsi="Times New Roman" w:cs="Times New Roman"/>
                  <w:color w:val="000000"/>
                  <w:sz w:val="16"/>
                  <w:szCs w:val="16"/>
                </w:rPr>
                <w:t>-0.173***</w:t>
              </w:r>
            </w:ins>
            <w:del w:id="455" w:author="Brian William Stacy" w:date="2024-03-13T13:16:00Z">
              <w:r w:rsidRPr="00657054" w:rsidDel="00AE734F">
                <w:rPr>
                  <w:rFonts w:ascii="Arial" w:eastAsia="Arial" w:hAnsi="Arial" w:cs="Arial"/>
                  <w:color w:val="000000"/>
                  <w:sz w:val="16"/>
                  <w:szCs w:val="16"/>
                </w:rPr>
                <w:delText>-0.166***</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A01F6" w14:textId="22CB077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56" w:author="Brian William Stacy" w:date="2024-03-13T13:16:00Z">
              <w:r w:rsidRPr="000E4456">
                <w:rPr>
                  <w:rFonts w:ascii="Times New Roman" w:eastAsia="Arial" w:hAnsi="Times New Roman" w:cs="Times New Roman"/>
                  <w:color w:val="000000"/>
                  <w:sz w:val="16"/>
                  <w:szCs w:val="16"/>
                </w:rPr>
                <w:t>-0.208***</w:t>
              </w:r>
            </w:ins>
            <w:del w:id="457" w:author="Brian William Stacy" w:date="2024-03-13T13:16:00Z">
              <w:r w:rsidRPr="00657054" w:rsidDel="00AE734F">
                <w:rPr>
                  <w:rFonts w:ascii="Arial" w:eastAsia="Arial" w:hAnsi="Arial" w:cs="Arial"/>
                  <w:color w:val="000000"/>
                  <w:sz w:val="16"/>
                  <w:szCs w:val="16"/>
                </w:rPr>
                <w:delText>-0.203***</w:delText>
              </w:r>
            </w:del>
          </w:p>
        </w:tc>
      </w:tr>
      <w:tr w:rsidR="00BD677B" w:rsidRPr="00D0466F" w14:paraId="1DDC432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5ABA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7128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F0F0D" w14:textId="16B96C7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58" w:author="Brian William Stacy" w:date="2024-03-13T13:16:00Z">
              <w:r w:rsidRPr="000E4456">
                <w:rPr>
                  <w:rFonts w:ascii="Times New Roman" w:eastAsia="Arial" w:hAnsi="Times New Roman" w:cs="Times New Roman"/>
                  <w:color w:val="000000"/>
                  <w:sz w:val="16"/>
                  <w:szCs w:val="16"/>
                </w:rPr>
                <w:t>(0.03)</w:t>
              </w:r>
            </w:ins>
            <w:del w:id="459" w:author="Brian William Stacy" w:date="2024-03-13T13:16:00Z">
              <w:r w:rsidRPr="00657054" w:rsidDel="00AE734F">
                <w:rPr>
                  <w:rFonts w:ascii="Arial" w:eastAsia="Arial" w:hAnsi="Arial" w:cs="Arial"/>
                  <w:color w:val="000000"/>
                  <w:sz w:val="16"/>
                  <w:szCs w:val="16"/>
                </w:rPr>
                <w:delText>(0.04)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1342C" w14:textId="5B4BC97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60" w:author="Brian William Stacy" w:date="2024-03-13T13:16:00Z">
              <w:r w:rsidRPr="000E4456">
                <w:rPr>
                  <w:rFonts w:ascii="Times New Roman" w:eastAsia="Arial" w:hAnsi="Times New Roman" w:cs="Times New Roman"/>
                  <w:color w:val="000000"/>
                  <w:sz w:val="16"/>
                  <w:szCs w:val="16"/>
                </w:rPr>
                <w:t>(0.04)</w:t>
              </w:r>
            </w:ins>
            <w:del w:id="461" w:author="Brian William Stacy" w:date="2024-03-13T13:16:00Z">
              <w:r w:rsidRPr="00657054" w:rsidDel="00AE734F">
                <w:rPr>
                  <w:rFonts w:ascii="Arial" w:eastAsia="Arial" w:hAnsi="Arial" w:cs="Arial"/>
                  <w:color w:val="000000"/>
                  <w:sz w:val="16"/>
                  <w:szCs w:val="16"/>
                </w:rPr>
                <w:delText>(0.04)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5CA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DE58F" w14:textId="13194FA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62" w:author="Brian William Stacy" w:date="2024-03-13T13:16:00Z">
              <w:r w:rsidRPr="000E4456">
                <w:rPr>
                  <w:rFonts w:ascii="Times New Roman" w:eastAsia="Arial" w:hAnsi="Times New Roman" w:cs="Times New Roman"/>
                  <w:color w:val="000000"/>
                  <w:sz w:val="16"/>
                  <w:szCs w:val="16"/>
                </w:rPr>
                <w:t>(0.05)</w:t>
              </w:r>
            </w:ins>
            <w:del w:id="463" w:author="Brian William Stacy" w:date="2024-03-13T13:16:00Z">
              <w:r w:rsidRPr="00657054" w:rsidDel="00AE734F">
                <w:rPr>
                  <w:rFonts w:ascii="Arial" w:eastAsia="Arial" w:hAnsi="Arial" w:cs="Arial"/>
                  <w:color w:val="000000"/>
                  <w:sz w:val="16"/>
                  <w:szCs w:val="16"/>
                </w:rPr>
                <w:delText>(0.05)</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C5A97" w14:textId="52A62DB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64" w:author="Brian William Stacy" w:date="2024-03-13T13:16:00Z">
              <w:r w:rsidRPr="000E4456">
                <w:rPr>
                  <w:rFonts w:ascii="Times New Roman" w:eastAsia="Arial" w:hAnsi="Times New Roman" w:cs="Times New Roman"/>
                  <w:color w:val="000000"/>
                  <w:sz w:val="16"/>
                  <w:szCs w:val="16"/>
                </w:rPr>
                <w:t>(0.05)</w:t>
              </w:r>
            </w:ins>
            <w:del w:id="465" w:author="Brian William Stacy" w:date="2024-03-13T13:16:00Z">
              <w:r w:rsidRPr="00657054" w:rsidDel="00AE734F">
                <w:rPr>
                  <w:rFonts w:ascii="Arial" w:eastAsia="Arial" w:hAnsi="Arial" w:cs="Arial"/>
                  <w:color w:val="000000"/>
                  <w:sz w:val="16"/>
                  <w:szCs w:val="16"/>
                </w:rPr>
                <w:delText>(0.05)</w:delText>
              </w:r>
            </w:del>
          </w:p>
        </w:tc>
      </w:tr>
      <w:tr w:rsidR="00BD677B" w:rsidRPr="00D0466F" w14:paraId="594E728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D39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805B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F91CC" w14:textId="3CB6CC8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66" w:author="Brian William Stacy" w:date="2024-03-13T13:16:00Z">
              <w:r w:rsidRPr="000E4456">
                <w:rPr>
                  <w:rFonts w:ascii="Times New Roman" w:eastAsia="Arial" w:hAnsi="Times New Roman" w:cs="Times New Roman"/>
                  <w:color w:val="000000"/>
                  <w:sz w:val="16"/>
                  <w:szCs w:val="16"/>
                </w:rPr>
                <w:t>-0.218**</w:t>
              </w:r>
            </w:ins>
            <w:del w:id="467" w:author="Brian William Stacy" w:date="2024-03-13T13:16:00Z">
              <w:r w:rsidRPr="00657054" w:rsidDel="00AE734F">
                <w:rPr>
                  <w:rFonts w:ascii="Arial" w:eastAsia="Arial" w:hAnsi="Arial" w:cs="Arial"/>
                  <w:color w:val="000000"/>
                  <w:sz w:val="16"/>
                  <w:szCs w:val="16"/>
                </w:rPr>
                <w:delText>-0.228**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91CEB" w14:textId="22C01E6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68" w:author="Brian William Stacy" w:date="2024-03-13T13:16:00Z">
              <w:r w:rsidRPr="000E4456">
                <w:rPr>
                  <w:rFonts w:ascii="Times New Roman" w:eastAsia="Arial" w:hAnsi="Times New Roman" w:cs="Times New Roman"/>
                  <w:color w:val="000000"/>
                  <w:sz w:val="16"/>
                  <w:szCs w:val="16"/>
                </w:rPr>
                <w:t>-0.300***</w:t>
              </w:r>
            </w:ins>
            <w:del w:id="469" w:author="Brian William Stacy" w:date="2024-03-13T13:16:00Z">
              <w:r w:rsidRPr="00657054" w:rsidDel="00AE734F">
                <w:rPr>
                  <w:rFonts w:ascii="Arial" w:eastAsia="Arial" w:hAnsi="Arial" w:cs="Arial"/>
                  <w:color w:val="000000"/>
                  <w:sz w:val="16"/>
                  <w:szCs w:val="16"/>
                </w:rPr>
                <w:delText>-0.310***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74D1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576F3" w14:textId="2453F52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70" w:author="Brian William Stacy" w:date="2024-03-13T13:16:00Z">
              <w:r w:rsidRPr="000E4456">
                <w:rPr>
                  <w:rFonts w:ascii="Times New Roman" w:eastAsia="Arial" w:hAnsi="Times New Roman" w:cs="Times New Roman"/>
                  <w:color w:val="000000"/>
                  <w:sz w:val="16"/>
                  <w:szCs w:val="16"/>
                </w:rPr>
                <w:t>-0.292***</w:t>
              </w:r>
            </w:ins>
            <w:del w:id="471" w:author="Brian William Stacy" w:date="2024-03-13T13:16:00Z">
              <w:r w:rsidRPr="00657054" w:rsidDel="00AE734F">
                <w:rPr>
                  <w:rFonts w:ascii="Arial" w:eastAsia="Arial" w:hAnsi="Arial" w:cs="Arial"/>
                  <w:color w:val="000000"/>
                  <w:sz w:val="16"/>
                  <w:szCs w:val="16"/>
                </w:rPr>
                <w:delText>-0.293***</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10AF8" w14:textId="6CBAF22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72" w:author="Brian William Stacy" w:date="2024-03-13T13:16:00Z">
              <w:r w:rsidRPr="000E4456">
                <w:rPr>
                  <w:rFonts w:ascii="Times New Roman" w:eastAsia="Arial" w:hAnsi="Times New Roman" w:cs="Times New Roman"/>
                  <w:color w:val="000000"/>
                  <w:sz w:val="16"/>
                  <w:szCs w:val="16"/>
                </w:rPr>
                <w:t>-0.336***</w:t>
              </w:r>
            </w:ins>
            <w:del w:id="473" w:author="Brian William Stacy" w:date="2024-03-13T13:16:00Z">
              <w:r w:rsidRPr="00657054" w:rsidDel="00AE734F">
                <w:rPr>
                  <w:rFonts w:ascii="Arial" w:eastAsia="Arial" w:hAnsi="Arial" w:cs="Arial"/>
                  <w:color w:val="000000"/>
                  <w:sz w:val="16"/>
                  <w:szCs w:val="16"/>
                </w:rPr>
                <w:delText>-0.339***</w:delText>
              </w:r>
            </w:del>
          </w:p>
        </w:tc>
      </w:tr>
      <w:tr w:rsidR="00BD677B" w:rsidRPr="00D0466F" w14:paraId="59EBAD2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CAC3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7878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7462C" w14:textId="12ED455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74" w:author="Brian William Stacy" w:date="2024-03-13T13:16:00Z">
              <w:r w:rsidRPr="000E4456">
                <w:rPr>
                  <w:rFonts w:ascii="Times New Roman" w:eastAsia="Arial" w:hAnsi="Times New Roman" w:cs="Times New Roman"/>
                  <w:color w:val="000000"/>
                  <w:sz w:val="16"/>
                  <w:szCs w:val="16"/>
                </w:rPr>
                <w:t>(0.09)</w:t>
              </w:r>
            </w:ins>
            <w:del w:id="475" w:author="Brian William Stacy" w:date="2024-03-13T13:16:00Z">
              <w:r w:rsidRPr="00657054" w:rsidDel="00AE734F">
                <w:rPr>
                  <w:rFonts w:ascii="Arial" w:eastAsia="Arial" w:hAnsi="Arial" w:cs="Arial"/>
                  <w:color w:val="000000"/>
                  <w:sz w:val="16"/>
                  <w:szCs w:val="16"/>
                </w:rPr>
                <w:delText>(0.09)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BD0D7" w14:textId="7436782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76" w:author="Brian William Stacy" w:date="2024-03-13T13:16:00Z">
              <w:r w:rsidRPr="000E4456">
                <w:rPr>
                  <w:rFonts w:ascii="Times New Roman" w:eastAsia="Arial" w:hAnsi="Times New Roman" w:cs="Times New Roman"/>
                  <w:color w:val="000000"/>
                  <w:sz w:val="16"/>
                  <w:szCs w:val="16"/>
                </w:rPr>
                <w:t>(0.08)</w:t>
              </w:r>
            </w:ins>
            <w:del w:id="477" w:author="Brian William Stacy" w:date="2024-03-13T13:16:00Z">
              <w:r w:rsidRPr="00657054" w:rsidDel="00AE734F">
                <w:rPr>
                  <w:rFonts w:ascii="Arial" w:eastAsia="Arial" w:hAnsi="Arial" w:cs="Arial"/>
                  <w:color w:val="000000"/>
                  <w:sz w:val="16"/>
                  <w:szCs w:val="16"/>
                </w:rPr>
                <w:delText>(0.08)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8D3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05668" w14:textId="444FABB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78" w:author="Brian William Stacy" w:date="2024-03-13T13:16:00Z">
              <w:r w:rsidRPr="000E4456">
                <w:rPr>
                  <w:rFonts w:ascii="Times New Roman" w:eastAsia="Arial" w:hAnsi="Times New Roman" w:cs="Times New Roman"/>
                  <w:color w:val="000000"/>
                  <w:sz w:val="16"/>
                  <w:szCs w:val="16"/>
                </w:rPr>
                <w:t>(0.08)</w:t>
              </w:r>
            </w:ins>
            <w:del w:id="479" w:author="Brian William Stacy" w:date="2024-03-13T13:16:00Z">
              <w:r w:rsidRPr="00657054" w:rsidDel="00AE734F">
                <w:rPr>
                  <w:rFonts w:ascii="Arial" w:eastAsia="Arial" w:hAnsi="Arial" w:cs="Arial"/>
                  <w:color w:val="000000"/>
                  <w:sz w:val="16"/>
                  <w:szCs w:val="16"/>
                </w:rPr>
                <w:delText>(0.08)</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FCA2C" w14:textId="1273E8E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80" w:author="Brian William Stacy" w:date="2024-03-13T13:16:00Z">
              <w:r w:rsidRPr="000E4456">
                <w:rPr>
                  <w:rFonts w:ascii="Times New Roman" w:eastAsia="Arial" w:hAnsi="Times New Roman" w:cs="Times New Roman"/>
                  <w:color w:val="000000"/>
                  <w:sz w:val="16"/>
                  <w:szCs w:val="16"/>
                </w:rPr>
                <w:t>(0.08)</w:t>
              </w:r>
            </w:ins>
            <w:del w:id="481" w:author="Brian William Stacy" w:date="2024-03-13T13:16:00Z">
              <w:r w:rsidRPr="00657054" w:rsidDel="00AE734F">
                <w:rPr>
                  <w:rFonts w:ascii="Arial" w:eastAsia="Arial" w:hAnsi="Arial" w:cs="Arial"/>
                  <w:color w:val="000000"/>
                  <w:sz w:val="16"/>
                  <w:szCs w:val="16"/>
                </w:rPr>
                <w:delText>(0.08)</w:delText>
              </w:r>
            </w:del>
          </w:p>
        </w:tc>
      </w:tr>
      <w:tr w:rsidR="00BD677B" w:rsidRPr="00D0466F" w14:paraId="0C30D473"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EDA0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034F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C8E18" w14:textId="309D0D2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82" w:author="Brian William Stacy" w:date="2024-03-13T13:16:00Z">
              <w:r w:rsidRPr="000E4456">
                <w:rPr>
                  <w:rFonts w:ascii="Times New Roman" w:eastAsia="Arial" w:hAnsi="Times New Roman" w:cs="Times New Roman"/>
                  <w:color w:val="000000"/>
                  <w:sz w:val="16"/>
                  <w:szCs w:val="16"/>
                </w:rPr>
                <w:t>-0.218**</w:t>
              </w:r>
            </w:ins>
            <w:del w:id="483" w:author="Brian William Stacy" w:date="2024-03-13T13:16:00Z">
              <w:r w:rsidRPr="00657054" w:rsidDel="00AE734F">
                <w:rPr>
                  <w:rFonts w:ascii="Arial" w:eastAsia="Arial" w:hAnsi="Arial" w:cs="Arial"/>
                  <w:color w:val="000000"/>
                  <w:sz w:val="16"/>
                  <w:szCs w:val="16"/>
                </w:rPr>
                <w:delText>-0.229**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4088F" w14:textId="0A73832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84" w:author="Brian William Stacy" w:date="2024-03-13T13:16:00Z">
              <w:r w:rsidRPr="000E4456">
                <w:rPr>
                  <w:rFonts w:ascii="Times New Roman" w:eastAsia="Arial" w:hAnsi="Times New Roman" w:cs="Times New Roman"/>
                  <w:color w:val="000000"/>
                  <w:sz w:val="16"/>
                  <w:szCs w:val="16"/>
                </w:rPr>
                <w:t>-0.340***</w:t>
              </w:r>
            </w:ins>
            <w:del w:id="485" w:author="Brian William Stacy" w:date="2024-03-13T13:16:00Z">
              <w:r w:rsidRPr="00657054" w:rsidDel="00AE734F">
                <w:rPr>
                  <w:rFonts w:ascii="Arial" w:eastAsia="Arial" w:hAnsi="Arial" w:cs="Arial"/>
                  <w:color w:val="000000"/>
                  <w:sz w:val="16"/>
                  <w:szCs w:val="16"/>
                </w:rPr>
                <w:delText>-0.358***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9279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1D827" w14:textId="66387BC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86" w:author="Brian William Stacy" w:date="2024-03-13T13:16:00Z">
              <w:r w:rsidRPr="000E4456">
                <w:rPr>
                  <w:rFonts w:ascii="Times New Roman" w:eastAsia="Arial" w:hAnsi="Times New Roman" w:cs="Times New Roman"/>
                  <w:color w:val="000000"/>
                  <w:sz w:val="16"/>
                  <w:szCs w:val="16"/>
                </w:rPr>
                <w:t>-0.256***</w:t>
              </w:r>
            </w:ins>
            <w:del w:id="487" w:author="Brian William Stacy" w:date="2024-03-13T13:16:00Z">
              <w:r w:rsidRPr="00657054" w:rsidDel="00AE734F">
                <w:rPr>
                  <w:rFonts w:ascii="Arial" w:eastAsia="Arial" w:hAnsi="Arial" w:cs="Arial"/>
                  <w:color w:val="000000"/>
                  <w:sz w:val="16"/>
                  <w:szCs w:val="16"/>
                </w:rPr>
                <w:delText>-0.256***</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1E64" w14:textId="2BBD8BD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88" w:author="Brian William Stacy" w:date="2024-03-13T13:16:00Z">
              <w:r w:rsidRPr="000E4456">
                <w:rPr>
                  <w:rFonts w:ascii="Times New Roman" w:eastAsia="Arial" w:hAnsi="Times New Roman" w:cs="Times New Roman"/>
                  <w:color w:val="000000"/>
                  <w:sz w:val="16"/>
                  <w:szCs w:val="16"/>
                </w:rPr>
                <w:t>-0.354***</w:t>
              </w:r>
            </w:ins>
            <w:del w:id="489" w:author="Brian William Stacy" w:date="2024-03-13T13:16:00Z">
              <w:r w:rsidRPr="00657054" w:rsidDel="00AE734F">
                <w:rPr>
                  <w:rFonts w:ascii="Arial" w:eastAsia="Arial" w:hAnsi="Arial" w:cs="Arial"/>
                  <w:color w:val="000000"/>
                  <w:sz w:val="16"/>
                  <w:szCs w:val="16"/>
                </w:rPr>
                <w:delText>-0.360***</w:delText>
              </w:r>
            </w:del>
          </w:p>
        </w:tc>
      </w:tr>
      <w:tr w:rsidR="00BD677B" w:rsidRPr="00D0466F" w14:paraId="30478A2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2E56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E3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90222" w14:textId="4A92B1F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90" w:author="Brian William Stacy" w:date="2024-03-13T13:16:00Z">
              <w:r w:rsidRPr="000E4456">
                <w:rPr>
                  <w:rFonts w:ascii="Times New Roman" w:eastAsia="Arial" w:hAnsi="Times New Roman" w:cs="Times New Roman"/>
                  <w:color w:val="000000"/>
                  <w:sz w:val="16"/>
                  <w:szCs w:val="16"/>
                </w:rPr>
                <w:t>(0.09)</w:t>
              </w:r>
            </w:ins>
            <w:del w:id="491" w:author="Brian William Stacy" w:date="2024-03-13T13:16:00Z">
              <w:r w:rsidRPr="00657054" w:rsidDel="00AE734F">
                <w:rPr>
                  <w:rFonts w:ascii="Arial" w:eastAsia="Arial" w:hAnsi="Arial" w:cs="Arial"/>
                  <w:color w:val="000000"/>
                  <w:sz w:val="16"/>
                  <w:szCs w:val="16"/>
                </w:rPr>
                <w:delText>(0.09)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3CE5C" w14:textId="4492E92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92" w:author="Brian William Stacy" w:date="2024-03-13T13:16:00Z">
              <w:r w:rsidRPr="000E4456">
                <w:rPr>
                  <w:rFonts w:ascii="Times New Roman" w:eastAsia="Arial" w:hAnsi="Times New Roman" w:cs="Times New Roman"/>
                  <w:color w:val="000000"/>
                  <w:sz w:val="16"/>
                  <w:szCs w:val="16"/>
                </w:rPr>
                <w:t>(0.08)</w:t>
              </w:r>
            </w:ins>
            <w:del w:id="493" w:author="Brian William Stacy" w:date="2024-03-13T13:16:00Z">
              <w:r w:rsidRPr="00657054" w:rsidDel="00AE734F">
                <w:rPr>
                  <w:rFonts w:ascii="Arial" w:eastAsia="Arial" w:hAnsi="Arial" w:cs="Arial"/>
                  <w:color w:val="000000"/>
                  <w:sz w:val="16"/>
                  <w:szCs w:val="16"/>
                </w:rPr>
                <w:delText>(0.08)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06A9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56A5C" w14:textId="67EA6BE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94" w:author="Brian William Stacy" w:date="2024-03-13T13:16:00Z">
              <w:r w:rsidRPr="000E4456">
                <w:rPr>
                  <w:rFonts w:ascii="Times New Roman" w:eastAsia="Arial" w:hAnsi="Times New Roman" w:cs="Times New Roman"/>
                  <w:color w:val="000000"/>
                  <w:sz w:val="16"/>
                  <w:szCs w:val="16"/>
                </w:rPr>
                <w:t>(0.09)</w:t>
              </w:r>
            </w:ins>
            <w:del w:id="495" w:author="Brian William Stacy" w:date="2024-03-13T13:16:00Z">
              <w:r w:rsidRPr="00657054" w:rsidDel="00AE734F">
                <w:rPr>
                  <w:rFonts w:ascii="Arial" w:eastAsia="Arial" w:hAnsi="Arial" w:cs="Arial"/>
                  <w:color w:val="000000"/>
                  <w:sz w:val="16"/>
                  <w:szCs w:val="16"/>
                </w:rPr>
                <w:delText>(0.09)</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E26E9" w14:textId="18103C7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96" w:author="Brian William Stacy" w:date="2024-03-13T13:16:00Z">
              <w:r w:rsidRPr="000E4456">
                <w:rPr>
                  <w:rFonts w:ascii="Times New Roman" w:eastAsia="Arial" w:hAnsi="Times New Roman" w:cs="Times New Roman"/>
                  <w:color w:val="000000"/>
                  <w:sz w:val="16"/>
                  <w:szCs w:val="16"/>
                </w:rPr>
                <w:t>(0.08)</w:t>
              </w:r>
            </w:ins>
            <w:del w:id="497" w:author="Brian William Stacy" w:date="2024-03-13T13:16:00Z">
              <w:r w:rsidRPr="00657054" w:rsidDel="00AE734F">
                <w:rPr>
                  <w:rFonts w:ascii="Arial" w:eastAsia="Arial" w:hAnsi="Arial" w:cs="Arial"/>
                  <w:color w:val="000000"/>
                  <w:sz w:val="16"/>
                  <w:szCs w:val="16"/>
                </w:rPr>
                <w:delText>(0.08)</w:delText>
              </w:r>
            </w:del>
          </w:p>
        </w:tc>
      </w:tr>
      <w:tr w:rsidR="00BD677B" w:rsidRPr="00D0466F" w14:paraId="161BB83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C5F1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8325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13184" w14:textId="296AE58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498" w:author="Brian William Stacy" w:date="2024-03-13T13:16:00Z">
              <w:r w:rsidRPr="000E4456">
                <w:rPr>
                  <w:rFonts w:ascii="Times New Roman" w:eastAsia="Arial" w:hAnsi="Times New Roman" w:cs="Times New Roman"/>
                  <w:color w:val="000000"/>
                  <w:sz w:val="16"/>
                  <w:szCs w:val="16"/>
                </w:rPr>
                <w:t>-0.218**</w:t>
              </w:r>
            </w:ins>
            <w:del w:id="499" w:author="Brian William Stacy" w:date="2024-03-13T13:16:00Z">
              <w:r w:rsidRPr="00657054" w:rsidDel="00AE734F">
                <w:rPr>
                  <w:rFonts w:ascii="Arial" w:eastAsia="Arial" w:hAnsi="Arial" w:cs="Arial"/>
                  <w:color w:val="000000"/>
                  <w:sz w:val="16"/>
                  <w:szCs w:val="16"/>
                </w:rPr>
                <w:delText>-0.232**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5680D" w14:textId="0560E87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00" w:author="Brian William Stacy" w:date="2024-03-13T13:16:00Z">
              <w:r w:rsidRPr="000E4456">
                <w:rPr>
                  <w:rFonts w:ascii="Times New Roman" w:eastAsia="Arial" w:hAnsi="Times New Roman" w:cs="Times New Roman"/>
                  <w:color w:val="000000"/>
                  <w:sz w:val="16"/>
                  <w:szCs w:val="16"/>
                </w:rPr>
                <w:t>-0.246***</w:t>
              </w:r>
            </w:ins>
            <w:del w:id="501" w:author="Brian William Stacy" w:date="2024-03-13T13:16:00Z">
              <w:r w:rsidRPr="00657054" w:rsidDel="00AE734F">
                <w:rPr>
                  <w:rFonts w:ascii="Arial" w:eastAsia="Arial" w:hAnsi="Arial" w:cs="Arial"/>
                  <w:color w:val="000000"/>
                  <w:sz w:val="16"/>
                  <w:szCs w:val="16"/>
                </w:rPr>
                <w:delText>-0.273***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57F0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82F1B" w14:textId="423ED0C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02" w:author="Brian William Stacy" w:date="2024-03-13T13:16:00Z">
              <w:r w:rsidRPr="000E4456">
                <w:rPr>
                  <w:rFonts w:ascii="Times New Roman" w:eastAsia="Arial" w:hAnsi="Times New Roman" w:cs="Times New Roman"/>
                  <w:color w:val="000000"/>
                  <w:sz w:val="16"/>
                  <w:szCs w:val="16"/>
                </w:rPr>
                <w:t>-0.294***</w:t>
              </w:r>
            </w:ins>
            <w:del w:id="503" w:author="Brian William Stacy" w:date="2024-03-13T13:16:00Z">
              <w:r w:rsidRPr="00657054" w:rsidDel="00AE734F">
                <w:rPr>
                  <w:rFonts w:ascii="Arial" w:eastAsia="Arial" w:hAnsi="Arial" w:cs="Arial"/>
                  <w:color w:val="000000"/>
                  <w:sz w:val="16"/>
                  <w:szCs w:val="16"/>
                </w:rPr>
                <w:delText>-0.291***</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3CB50" w14:textId="3BCE6DB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04" w:author="Brian William Stacy" w:date="2024-03-13T13:16:00Z">
              <w:r w:rsidRPr="000E4456">
                <w:rPr>
                  <w:rFonts w:ascii="Times New Roman" w:eastAsia="Arial" w:hAnsi="Times New Roman" w:cs="Times New Roman"/>
                  <w:color w:val="000000"/>
                  <w:sz w:val="16"/>
                  <w:szCs w:val="16"/>
                </w:rPr>
                <w:t>-0.296***</w:t>
              </w:r>
            </w:ins>
            <w:del w:id="505" w:author="Brian William Stacy" w:date="2024-03-13T13:16:00Z">
              <w:r w:rsidRPr="00657054" w:rsidDel="00AE734F">
                <w:rPr>
                  <w:rFonts w:ascii="Arial" w:eastAsia="Arial" w:hAnsi="Arial" w:cs="Arial"/>
                  <w:color w:val="000000"/>
                  <w:sz w:val="16"/>
                  <w:szCs w:val="16"/>
                </w:rPr>
                <w:delText>-0.311***</w:delText>
              </w:r>
            </w:del>
          </w:p>
        </w:tc>
      </w:tr>
      <w:tr w:rsidR="00BD677B" w:rsidRPr="00D0466F" w14:paraId="01B728E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7156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1C0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687E0" w14:textId="39F7869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06" w:author="Brian William Stacy" w:date="2024-03-13T13:16:00Z">
              <w:r w:rsidRPr="000E4456">
                <w:rPr>
                  <w:rFonts w:ascii="Times New Roman" w:eastAsia="Arial" w:hAnsi="Times New Roman" w:cs="Times New Roman"/>
                  <w:color w:val="000000"/>
                  <w:sz w:val="16"/>
                  <w:szCs w:val="16"/>
                </w:rPr>
                <w:t>(0.10)</w:t>
              </w:r>
            </w:ins>
            <w:del w:id="507" w:author="Brian William Stacy" w:date="2024-03-13T13:16:00Z">
              <w:r w:rsidRPr="00657054" w:rsidDel="00AE734F">
                <w:rPr>
                  <w:rFonts w:ascii="Arial" w:eastAsia="Arial" w:hAnsi="Arial" w:cs="Arial"/>
                  <w:color w:val="000000"/>
                  <w:sz w:val="16"/>
                  <w:szCs w:val="16"/>
                </w:rPr>
                <w:delText>(0.10)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7407D" w14:textId="04FA5EB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08" w:author="Brian William Stacy" w:date="2024-03-13T13:16:00Z">
              <w:r w:rsidRPr="000E4456">
                <w:rPr>
                  <w:rFonts w:ascii="Times New Roman" w:eastAsia="Arial" w:hAnsi="Times New Roman" w:cs="Times New Roman"/>
                  <w:color w:val="000000"/>
                  <w:sz w:val="16"/>
                  <w:szCs w:val="16"/>
                </w:rPr>
                <w:t>(0.08)</w:t>
              </w:r>
            </w:ins>
            <w:del w:id="509" w:author="Brian William Stacy" w:date="2024-03-13T13:16:00Z">
              <w:r w:rsidRPr="00657054" w:rsidDel="00AE734F">
                <w:rPr>
                  <w:rFonts w:ascii="Arial" w:eastAsia="Arial" w:hAnsi="Arial" w:cs="Arial"/>
                  <w:color w:val="000000"/>
                  <w:sz w:val="16"/>
                  <w:szCs w:val="16"/>
                </w:rPr>
                <w:delText>(0.08)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1EA6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96587" w14:textId="6AC41DD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10" w:author="Brian William Stacy" w:date="2024-03-13T13:16:00Z">
              <w:r w:rsidRPr="000E4456">
                <w:rPr>
                  <w:rFonts w:ascii="Times New Roman" w:eastAsia="Arial" w:hAnsi="Times New Roman" w:cs="Times New Roman"/>
                  <w:color w:val="000000"/>
                  <w:sz w:val="16"/>
                  <w:szCs w:val="16"/>
                </w:rPr>
                <w:t>(0.09)</w:t>
              </w:r>
            </w:ins>
            <w:del w:id="511" w:author="Brian William Stacy" w:date="2024-03-13T13:16:00Z">
              <w:r w:rsidRPr="00657054" w:rsidDel="00AE734F">
                <w:rPr>
                  <w:rFonts w:ascii="Arial" w:eastAsia="Arial" w:hAnsi="Arial" w:cs="Arial"/>
                  <w:color w:val="000000"/>
                  <w:sz w:val="16"/>
                  <w:szCs w:val="16"/>
                </w:rPr>
                <w:delText>(0.09)</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8C129" w14:textId="0C0A109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12" w:author="Brian William Stacy" w:date="2024-03-13T13:16:00Z">
              <w:r w:rsidRPr="000E4456">
                <w:rPr>
                  <w:rFonts w:ascii="Times New Roman" w:eastAsia="Arial" w:hAnsi="Times New Roman" w:cs="Times New Roman"/>
                  <w:color w:val="000000"/>
                  <w:sz w:val="16"/>
                  <w:szCs w:val="16"/>
                </w:rPr>
                <w:t>(0.08)</w:t>
              </w:r>
            </w:ins>
            <w:del w:id="513" w:author="Brian William Stacy" w:date="2024-03-13T13:16:00Z">
              <w:r w:rsidRPr="00657054" w:rsidDel="00AE734F">
                <w:rPr>
                  <w:rFonts w:ascii="Arial" w:eastAsia="Arial" w:hAnsi="Arial" w:cs="Arial"/>
                  <w:color w:val="000000"/>
                  <w:sz w:val="16"/>
                  <w:szCs w:val="16"/>
                </w:rPr>
                <w:delText>(0.08)</w:delText>
              </w:r>
            </w:del>
          </w:p>
        </w:tc>
      </w:tr>
      <w:tr w:rsidR="00BD677B" w:rsidRPr="00D0466F" w14:paraId="7C760E5A"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9B63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FEC3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6E0F6" w14:textId="331353B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14" w:author="Brian William Stacy" w:date="2024-03-13T13:16:00Z">
              <w:r w:rsidRPr="000E4456">
                <w:rPr>
                  <w:rFonts w:ascii="Times New Roman" w:eastAsia="Arial" w:hAnsi="Times New Roman" w:cs="Times New Roman"/>
                  <w:color w:val="000000"/>
                  <w:sz w:val="16"/>
                  <w:szCs w:val="16"/>
                </w:rPr>
                <w:t>-0.222*</w:t>
              </w:r>
            </w:ins>
            <w:del w:id="515" w:author="Brian William Stacy" w:date="2024-03-13T13:16:00Z">
              <w:r w:rsidRPr="00657054" w:rsidDel="00AE734F">
                <w:rPr>
                  <w:rFonts w:ascii="Arial" w:eastAsia="Arial" w:hAnsi="Arial" w:cs="Arial"/>
                  <w:color w:val="000000"/>
                  <w:sz w:val="16"/>
                  <w:szCs w:val="16"/>
                </w:rPr>
                <w:delText>-0.248*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1206C" w14:textId="65C1B11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16" w:author="Brian William Stacy" w:date="2024-03-13T13:16:00Z">
              <w:r w:rsidRPr="000E4456">
                <w:rPr>
                  <w:rFonts w:ascii="Times New Roman" w:eastAsia="Arial" w:hAnsi="Times New Roman" w:cs="Times New Roman"/>
                  <w:color w:val="000000"/>
                  <w:sz w:val="16"/>
                  <w:szCs w:val="16"/>
                </w:rPr>
                <w:t>-0.354***</w:t>
              </w:r>
            </w:ins>
            <w:del w:id="517" w:author="Brian William Stacy" w:date="2024-03-13T13:16:00Z">
              <w:r w:rsidRPr="00657054" w:rsidDel="00AE734F">
                <w:rPr>
                  <w:rFonts w:ascii="Arial" w:eastAsia="Arial" w:hAnsi="Arial" w:cs="Arial"/>
                  <w:color w:val="000000"/>
                  <w:sz w:val="16"/>
                  <w:szCs w:val="16"/>
                </w:rPr>
                <w:delText>-0.379***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5AE0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1C709" w14:textId="7205D1D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18" w:author="Brian William Stacy" w:date="2024-03-13T13:16:00Z">
              <w:r w:rsidRPr="000E4456">
                <w:rPr>
                  <w:rFonts w:ascii="Times New Roman" w:eastAsia="Arial" w:hAnsi="Times New Roman" w:cs="Times New Roman"/>
                  <w:color w:val="000000"/>
                  <w:sz w:val="16"/>
                  <w:szCs w:val="16"/>
                </w:rPr>
                <w:t>-0.423***</w:t>
              </w:r>
            </w:ins>
            <w:del w:id="519" w:author="Brian William Stacy" w:date="2024-03-13T13:16:00Z">
              <w:r w:rsidRPr="00657054" w:rsidDel="00AE734F">
                <w:rPr>
                  <w:rFonts w:ascii="Arial" w:eastAsia="Arial" w:hAnsi="Arial" w:cs="Arial"/>
                  <w:color w:val="000000"/>
                  <w:sz w:val="16"/>
                  <w:szCs w:val="16"/>
                </w:rPr>
                <w:delText>-0.419***</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A094" w14:textId="0474817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20" w:author="Brian William Stacy" w:date="2024-03-13T13:16:00Z">
              <w:r w:rsidRPr="000E4456">
                <w:rPr>
                  <w:rFonts w:ascii="Times New Roman" w:eastAsia="Arial" w:hAnsi="Times New Roman" w:cs="Times New Roman"/>
                  <w:color w:val="000000"/>
                  <w:sz w:val="16"/>
                  <w:szCs w:val="16"/>
                </w:rPr>
                <w:t>-0.437***</w:t>
              </w:r>
            </w:ins>
            <w:del w:id="521" w:author="Brian William Stacy" w:date="2024-03-13T13:16:00Z">
              <w:r w:rsidRPr="00657054" w:rsidDel="00AE734F">
                <w:rPr>
                  <w:rFonts w:ascii="Arial" w:eastAsia="Arial" w:hAnsi="Arial" w:cs="Arial"/>
                  <w:color w:val="000000"/>
                  <w:sz w:val="16"/>
                  <w:szCs w:val="16"/>
                </w:rPr>
                <w:delText>-0.447***</w:delText>
              </w:r>
            </w:del>
          </w:p>
        </w:tc>
      </w:tr>
      <w:tr w:rsidR="00BD677B" w:rsidRPr="00D0466F" w14:paraId="5871B331"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1829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AAF7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652B" w14:textId="4F1A4AA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22" w:author="Brian William Stacy" w:date="2024-03-13T13:16:00Z">
              <w:r w:rsidRPr="000E4456">
                <w:rPr>
                  <w:rFonts w:ascii="Times New Roman" w:eastAsia="Arial" w:hAnsi="Times New Roman" w:cs="Times New Roman"/>
                  <w:color w:val="000000"/>
                  <w:sz w:val="16"/>
                  <w:szCs w:val="16"/>
                </w:rPr>
                <w:t>(0.13)</w:t>
              </w:r>
            </w:ins>
            <w:del w:id="523" w:author="Brian William Stacy" w:date="2024-03-13T13:16:00Z">
              <w:r w:rsidRPr="00657054" w:rsidDel="00AE734F">
                <w:rPr>
                  <w:rFonts w:ascii="Arial" w:eastAsia="Arial" w:hAnsi="Arial" w:cs="Arial"/>
                  <w:color w:val="000000"/>
                  <w:sz w:val="16"/>
                  <w:szCs w:val="16"/>
                </w:rPr>
                <w:delText>(0.13)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4E7C8" w14:textId="535FD04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24" w:author="Brian William Stacy" w:date="2024-03-13T13:16:00Z">
              <w:r w:rsidRPr="000E4456">
                <w:rPr>
                  <w:rFonts w:ascii="Times New Roman" w:eastAsia="Arial" w:hAnsi="Times New Roman" w:cs="Times New Roman"/>
                  <w:color w:val="000000"/>
                  <w:sz w:val="16"/>
                  <w:szCs w:val="16"/>
                </w:rPr>
                <w:t>(0.11)</w:t>
              </w:r>
            </w:ins>
            <w:del w:id="525" w:author="Brian William Stacy" w:date="2024-03-13T13:16:00Z">
              <w:r w:rsidRPr="00657054" w:rsidDel="00AE734F">
                <w:rPr>
                  <w:rFonts w:ascii="Arial" w:eastAsia="Arial" w:hAnsi="Arial" w:cs="Arial"/>
                  <w:color w:val="000000"/>
                  <w:sz w:val="16"/>
                  <w:szCs w:val="16"/>
                </w:rPr>
                <w:delText>(0.11)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CB03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B9B2" w14:textId="41DD6BA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26" w:author="Brian William Stacy" w:date="2024-03-13T13:16:00Z">
              <w:r w:rsidRPr="000E4456">
                <w:rPr>
                  <w:rFonts w:ascii="Times New Roman" w:eastAsia="Arial" w:hAnsi="Times New Roman" w:cs="Times New Roman"/>
                  <w:color w:val="000000"/>
                  <w:sz w:val="16"/>
                  <w:szCs w:val="16"/>
                </w:rPr>
                <w:t>(0.13)</w:t>
              </w:r>
            </w:ins>
            <w:del w:id="527" w:author="Brian William Stacy" w:date="2024-03-13T13:16:00Z">
              <w:r w:rsidRPr="00657054" w:rsidDel="00AE734F">
                <w:rPr>
                  <w:rFonts w:ascii="Arial" w:eastAsia="Arial" w:hAnsi="Arial" w:cs="Arial"/>
                  <w:color w:val="000000"/>
                  <w:sz w:val="16"/>
                  <w:szCs w:val="16"/>
                </w:rPr>
                <w:delText>(0.13)</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DE1F2" w14:textId="70413BF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28" w:author="Brian William Stacy" w:date="2024-03-13T13:16:00Z">
              <w:r w:rsidRPr="000E4456">
                <w:rPr>
                  <w:rFonts w:ascii="Times New Roman" w:eastAsia="Arial" w:hAnsi="Times New Roman" w:cs="Times New Roman"/>
                  <w:color w:val="000000"/>
                  <w:sz w:val="16"/>
                  <w:szCs w:val="16"/>
                </w:rPr>
                <w:t>(0.11)</w:t>
              </w:r>
            </w:ins>
            <w:del w:id="529" w:author="Brian William Stacy" w:date="2024-03-13T13:16:00Z">
              <w:r w:rsidRPr="00657054" w:rsidDel="00AE734F">
                <w:rPr>
                  <w:rFonts w:ascii="Arial" w:eastAsia="Arial" w:hAnsi="Arial" w:cs="Arial"/>
                  <w:color w:val="000000"/>
                  <w:sz w:val="16"/>
                  <w:szCs w:val="16"/>
                </w:rPr>
                <w:delText>(0.11)</w:delText>
              </w:r>
            </w:del>
          </w:p>
        </w:tc>
      </w:tr>
      <w:tr w:rsidR="00BD677B" w:rsidRPr="00D0466F" w14:paraId="4AB73A8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4341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E652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ADE50" w14:textId="4F03759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30" w:author="Brian William Stacy" w:date="2024-03-13T13:16:00Z">
              <w:r w:rsidRPr="000E4456">
                <w:rPr>
                  <w:rFonts w:ascii="Times New Roman" w:eastAsia="Arial" w:hAnsi="Times New Roman" w:cs="Times New Roman"/>
                  <w:color w:val="000000"/>
                  <w:sz w:val="16"/>
                  <w:szCs w:val="16"/>
                </w:rPr>
                <w:t>-0.222*</w:t>
              </w:r>
            </w:ins>
            <w:del w:id="531" w:author="Brian William Stacy" w:date="2024-03-13T13:16:00Z">
              <w:r w:rsidRPr="00657054" w:rsidDel="00AE734F">
                <w:rPr>
                  <w:rFonts w:ascii="Arial" w:eastAsia="Arial" w:hAnsi="Arial" w:cs="Arial"/>
                  <w:color w:val="000000"/>
                  <w:sz w:val="16"/>
                  <w:szCs w:val="16"/>
                </w:rPr>
                <w:delText>-0.248*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F5A6F" w14:textId="3F47455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32" w:author="Brian William Stacy" w:date="2024-03-13T13:16:00Z">
              <w:r w:rsidRPr="000E4456">
                <w:rPr>
                  <w:rFonts w:ascii="Times New Roman" w:eastAsia="Arial" w:hAnsi="Times New Roman" w:cs="Times New Roman"/>
                  <w:color w:val="000000"/>
                  <w:sz w:val="16"/>
                  <w:szCs w:val="16"/>
                </w:rPr>
                <w:t>-0.413***</w:t>
              </w:r>
            </w:ins>
            <w:del w:id="533" w:author="Brian William Stacy" w:date="2024-03-13T13:16:00Z">
              <w:r w:rsidRPr="00657054" w:rsidDel="00AE734F">
                <w:rPr>
                  <w:rFonts w:ascii="Arial" w:eastAsia="Arial" w:hAnsi="Arial" w:cs="Arial"/>
                  <w:color w:val="000000"/>
                  <w:sz w:val="16"/>
                  <w:szCs w:val="16"/>
                </w:rPr>
                <w:delText>-0.425***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D371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6E38A" w14:textId="20DECCA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34" w:author="Brian William Stacy" w:date="2024-03-13T13:16:00Z">
              <w:r w:rsidRPr="000E4456">
                <w:rPr>
                  <w:rFonts w:ascii="Times New Roman" w:eastAsia="Arial" w:hAnsi="Times New Roman" w:cs="Times New Roman"/>
                  <w:color w:val="000000"/>
                  <w:sz w:val="16"/>
                  <w:szCs w:val="16"/>
                </w:rPr>
                <w:t>-0.424***</w:t>
              </w:r>
            </w:ins>
            <w:del w:id="535" w:author="Brian William Stacy" w:date="2024-03-13T13:16:00Z">
              <w:r w:rsidRPr="00657054" w:rsidDel="00AE734F">
                <w:rPr>
                  <w:rFonts w:ascii="Arial" w:eastAsia="Arial" w:hAnsi="Arial" w:cs="Arial"/>
                  <w:color w:val="000000"/>
                  <w:sz w:val="16"/>
                  <w:szCs w:val="16"/>
                </w:rPr>
                <w:delText>-0.421***</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406D7" w14:textId="2473DA3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36" w:author="Brian William Stacy" w:date="2024-03-13T13:16:00Z">
              <w:r w:rsidRPr="000E4456">
                <w:rPr>
                  <w:rFonts w:ascii="Times New Roman" w:eastAsia="Arial" w:hAnsi="Times New Roman" w:cs="Times New Roman"/>
                  <w:color w:val="000000"/>
                  <w:sz w:val="16"/>
                  <w:szCs w:val="16"/>
                </w:rPr>
                <w:t>-0.492***</w:t>
              </w:r>
            </w:ins>
            <w:del w:id="537" w:author="Brian William Stacy" w:date="2024-03-13T13:16:00Z">
              <w:r w:rsidRPr="00657054" w:rsidDel="00AE734F">
                <w:rPr>
                  <w:rFonts w:ascii="Arial" w:eastAsia="Arial" w:hAnsi="Arial" w:cs="Arial"/>
                  <w:color w:val="000000"/>
                  <w:sz w:val="16"/>
                  <w:szCs w:val="16"/>
                </w:rPr>
                <w:delText>-0.489***</w:delText>
              </w:r>
            </w:del>
          </w:p>
        </w:tc>
      </w:tr>
      <w:tr w:rsidR="00BD677B" w:rsidRPr="00D0466F" w14:paraId="00A5CD16"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E01E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BA3C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5FCCE" w14:textId="613322E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38" w:author="Brian William Stacy" w:date="2024-03-13T13:16:00Z">
              <w:r w:rsidRPr="000E4456">
                <w:rPr>
                  <w:rFonts w:ascii="Times New Roman" w:eastAsia="Arial" w:hAnsi="Times New Roman" w:cs="Times New Roman"/>
                  <w:color w:val="000000"/>
                  <w:sz w:val="16"/>
                  <w:szCs w:val="16"/>
                </w:rPr>
                <w:t>(0.13)</w:t>
              </w:r>
            </w:ins>
            <w:del w:id="539" w:author="Brian William Stacy" w:date="2024-03-13T13:16:00Z">
              <w:r w:rsidRPr="00657054" w:rsidDel="00AE734F">
                <w:rPr>
                  <w:rFonts w:ascii="Arial" w:eastAsia="Arial" w:hAnsi="Arial" w:cs="Arial"/>
                  <w:color w:val="000000"/>
                  <w:sz w:val="16"/>
                  <w:szCs w:val="16"/>
                </w:rPr>
                <w:delText>(0.13)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02E93" w14:textId="244CDF9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40" w:author="Brian William Stacy" w:date="2024-03-13T13:16:00Z">
              <w:r w:rsidRPr="000E4456">
                <w:rPr>
                  <w:rFonts w:ascii="Times New Roman" w:eastAsia="Arial" w:hAnsi="Times New Roman" w:cs="Times New Roman"/>
                  <w:color w:val="000000"/>
                  <w:sz w:val="16"/>
                  <w:szCs w:val="16"/>
                </w:rPr>
                <w:t>(0.13)</w:t>
              </w:r>
            </w:ins>
            <w:del w:id="541" w:author="Brian William Stacy" w:date="2024-03-13T13:16:00Z">
              <w:r w:rsidRPr="00657054" w:rsidDel="00AE734F">
                <w:rPr>
                  <w:rFonts w:ascii="Arial" w:eastAsia="Arial" w:hAnsi="Arial" w:cs="Arial"/>
                  <w:color w:val="000000"/>
                  <w:sz w:val="16"/>
                  <w:szCs w:val="16"/>
                </w:rPr>
                <w:delText>(0.13)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778A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D2BF6" w14:textId="2FB3E9B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42" w:author="Brian William Stacy" w:date="2024-03-13T13:16:00Z">
              <w:r w:rsidRPr="000E4456">
                <w:rPr>
                  <w:rFonts w:ascii="Times New Roman" w:eastAsia="Arial" w:hAnsi="Times New Roman" w:cs="Times New Roman"/>
                  <w:color w:val="000000"/>
                  <w:sz w:val="16"/>
                  <w:szCs w:val="16"/>
                </w:rPr>
                <w:t>(0.13)</w:t>
              </w:r>
            </w:ins>
            <w:del w:id="543" w:author="Brian William Stacy" w:date="2024-03-13T13:16:00Z">
              <w:r w:rsidRPr="00657054" w:rsidDel="00AE734F">
                <w:rPr>
                  <w:rFonts w:ascii="Arial" w:eastAsia="Arial" w:hAnsi="Arial" w:cs="Arial"/>
                  <w:color w:val="000000"/>
                  <w:sz w:val="16"/>
                  <w:szCs w:val="16"/>
                </w:rPr>
                <w:delText>(0.13)</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C4F2A" w14:textId="19F3D7E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44" w:author="Brian William Stacy" w:date="2024-03-13T13:16:00Z">
              <w:r w:rsidRPr="000E4456">
                <w:rPr>
                  <w:rFonts w:ascii="Times New Roman" w:eastAsia="Arial" w:hAnsi="Times New Roman" w:cs="Times New Roman"/>
                  <w:color w:val="000000"/>
                  <w:sz w:val="16"/>
                  <w:szCs w:val="16"/>
                </w:rPr>
                <w:t>(0.12)</w:t>
              </w:r>
            </w:ins>
            <w:del w:id="545" w:author="Brian William Stacy" w:date="2024-03-13T13:16:00Z">
              <w:r w:rsidRPr="00657054" w:rsidDel="00AE734F">
                <w:rPr>
                  <w:rFonts w:ascii="Arial" w:eastAsia="Arial" w:hAnsi="Arial" w:cs="Arial"/>
                  <w:color w:val="000000"/>
                  <w:sz w:val="16"/>
                  <w:szCs w:val="16"/>
                </w:rPr>
                <w:delText>(0.12)</w:delText>
              </w:r>
            </w:del>
          </w:p>
        </w:tc>
      </w:tr>
      <w:tr w:rsidR="00BD677B" w:rsidRPr="00D0466F" w14:paraId="6AD0795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7BC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DDF94" w14:textId="68439EB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46" w:author="Brian William Stacy" w:date="2024-03-13T13:16:00Z">
              <w:r w:rsidRPr="000E4456">
                <w:rPr>
                  <w:rFonts w:ascii="Times New Roman" w:eastAsia="Arial" w:hAnsi="Times New Roman" w:cs="Times New Roman"/>
                  <w:color w:val="000000"/>
                  <w:sz w:val="16"/>
                  <w:szCs w:val="16"/>
                </w:rPr>
                <w:t>-0.919</w:t>
              </w:r>
            </w:ins>
            <w:del w:id="547" w:author="Brian William Stacy" w:date="2024-03-13T13:16:00Z">
              <w:r w:rsidRPr="00657054" w:rsidDel="00AE734F">
                <w:rPr>
                  <w:rFonts w:ascii="Arial" w:eastAsia="Arial" w:hAnsi="Arial" w:cs="Arial"/>
                  <w:color w:val="000000"/>
                  <w:sz w:val="16"/>
                  <w:szCs w:val="16"/>
                </w:rPr>
                <w:delText>-0.922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6F9D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CAF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8A811" w14:textId="164A2EA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48" w:author="Brian William Stacy" w:date="2024-03-13T13:16:00Z">
              <w:r w:rsidRPr="000E4456">
                <w:rPr>
                  <w:rFonts w:ascii="Times New Roman" w:eastAsia="Arial" w:hAnsi="Times New Roman" w:cs="Times New Roman"/>
                  <w:color w:val="000000"/>
                  <w:sz w:val="16"/>
                  <w:szCs w:val="16"/>
                </w:rPr>
                <w:t>0.126</w:t>
              </w:r>
            </w:ins>
            <w:del w:id="549" w:author="Brian William Stacy" w:date="2024-03-13T13:16:00Z">
              <w:r w:rsidRPr="00657054" w:rsidDel="00AE734F">
                <w:rPr>
                  <w:rFonts w:ascii="Arial" w:eastAsia="Arial" w:hAnsi="Arial" w:cs="Arial"/>
                  <w:color w:val="000000"/>
                  <w:sz w:val="16"/>
                  <w:szCs w:val="16"/>
                </w:rPr>
                <w:delText>0.389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45B4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EC17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D677B" w:rsidRPr="00D0466F" w14:paraId="4D56CB4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C2EF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369DD" w14:textId="0757808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50" w:author="Brian William Stacy" w:date="2024-03-13T13:16:00Z">
              <w:r w:rsidRPr="000E4456">
                <w:rPr>
                  <w:rFonts w:ascii="Times New Roman" w:eastAsia="Arial" w:hAnsi="Times New Roman" w:cs="Times New Roman"/>
                  <w:color w:val="000000"/>
                  <w:sz w:val="16"/>
                  <w:szCs w:val="16"/>
                </w:rPr>
                <w:t>(2.72)</w:t>
              </w:r>
            </w:ins>
            <w:del w:id="551" w:author="Brian William Stacy" w:date="2024-03-13T13:16:00Z">
              <w:r w:rsidRPr="00657054" w:rsidDel="00AE734F">
                <w:rPr>
                  <w:rFonts w:ascii="Arial" w:eastAsia="Arial" w:hAnsi="Arial" w:cs="Arial"/>
                  <w:color w:val="000000"/>
                  <w:sz w:val="16"/>
                  <w:szCs w:val="16"/>
                </w:rPr>
                <w:delText>(2.67)</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127D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33C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315E" w14:textId="4AC38DF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552" w:author="Brian William Stacy" w:date="2024-03-13T13:16:00Z">
              <w:r w:rsidRPr="000E4456">
                <w:rPr>
                  <w:rFonts w:ascii="Times New Roman" w:eastAsia="Arial" w:hAnsi="Times New Roman" w:cs="Times New Roman"/>
                  <w:color w:val="000000"/>
                  <w:sz w:val="16"/>
                  <w:szCs w:val="16"/>
                </w:rPr>
                <w:t>(2.80)</w:t>
              </w:r>
            </w:ins>
            <w:del w:id="553" w:author="Brian William Stacy" w:date="2024-03-13T13:16:00Z">
              <w:r w:rsidRPr="00657054" w:rsidDel="00AE734F">
                <w:rPr>
                  <w:rFonts w:ascii="Arial" w:eastAsia="Arial" w:hAnsi="Arial" w:cs="Arial"/>
                  <w:color w:val="000000"/>
                  <w:sz w:val="16"/>
                  <w:szCs w:val="16"/>
                </w:rPr>
                <w:delText>(2.80)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49A3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39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183FA2C2"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C0367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F6090A"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554" w:author="Brian William Stacy" w:date="2024-03-13T13:16: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C572A4" w14:textId="0BCED538"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55"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556" w:author="Brian William Stacy" w:date="2024-03-13T13:16:00Z">
                  <w:rPr>
                    <w:rFonts w:ascii="Times New Roman" w:eastAsia="Arial" w:hAnsi="Times New Roman" w:cs="Times New Roman"/>
                    <w:color w:val="000000"/>
                    <w:sz w:val="18"/>
                    <w:szCs w:val="18"/>
                  </w:rPr>
                </w:rPrChange>
              </w:rPr>
              <w:t>1.1</w:t>
            </w:r>
            <w:ins w:id="557" w:author="Brian William Stacy" w:date="2024-03-13T13:17:00Z">
              <w:r w:rsidR="00D01785">
                <w:rPr>
                  <w:rFonts w:ascii="Times New Roman" w:eastAsia="Arial" w:hAnsi="Times New Roman" w:cs="Times New Roman"/>
                  <w:color w:val="000000"/>
                  <w:sz w:val="16"/>
                  <w:szCs w:val="16"/>
                </w:rPr>
                <w:t>6</w:t>
              </w:r>
            </w:ins>
            <w:del w:id="558" w:author="Brian William Stacy" w:date="2024-03-13T13:17:00Z">
              <w:r w:rsidR="00510269" w:rsidRPr="00BD677B" w:rsidDel="00D01785">
                <w:rPr>
                  <w:rFonts w:ascii="Times New Roman" w:eastAsia="Arial" w:hAnsi="Times New Roman" w:cs="Times New Roman"/>
                  <w:color w:val="000000"/>
                  <w:sz w:val="16"/>
                  <w:szCs w:val="16"/>
                  <w:rPrChange w:id="559" w:author="Brian William Stacy" w:date="2024-03-13T13:16:00Z">
                    <w:rPr>
                      <w:rFonts w:ascii="Times New Roman" w:eastAsia="Arial" w:hAnsi="Times New Roman" w:cs="Times New Roman"/>
                      <w:color w:val="000000"/>
                      <w:sz w:val="18"/>
                      <w:szCs w:val="18"/>
                    </w:rPr>
                  </w:rPrChange>
                </w:rPr>
                <w:delText>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BC549" w14:textId="6FB0FD58" w:rsidR="008535A7" w:rsidRPr="00BD677B" w:rsidRDefault="0051026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60" w:author="Brian William Stacy" w:date="2024-03-13T13:16:00Z">
                  <w:rPr>
                    <w:rFonts w:ascii="Times New Roman" w:eastAsia="Arial" w:hAnsi="Times New Roman" w:cs="Times New Roman"/>
                    <w:color w:val="000000"/>
                    <w:sz w:val="18"/>
                    <w:szCs w:val="18"/>
                  </w:rPr>
                </w:rPrChange>
              </w:rPr>
            </w:pPr>
            <w:r w:rsidRPr="00BD677B">
              <w:rPr>
                <w:rFonts w:ascii="Times New Roman" w:hAnsi="Times New Roman" w:cs="Times New Roman"/>
                <w:sz w:val="16"/>
                <w:szCs w:val="16"/>
                <w:rPrChange w:id="561" w:author="Brian William Stacy" w:date="2024-03-13T13:16:00Z">
                  <w:rPr>
                    <w:rFonts w:ascii="Times New Roman" w:hAnsi="Times New Roman" w:cs="Times New Roman"/>
                    <w:sz w:val="18"/>
                    <w:szCs w:val="18"/>
                  </w:rPr>
                </w:rPrChange>
              </w:rPr>
              <w:t>0.6</w:t>
            </w:r>
            <w:del w:id="562" w:author="Brian William Stacy" w:date="2024-03-13T13:17:00Z">
              <w:r w:rsidRPr="00BD677B" w:rsidDel="00D01785">
                <w:rPr>
                  <w:rFonts w:ascii="Times New Roman" w:hAnsi="Times New Roman" w:cs="Times New Roman"/>
                  <w:sz w:val="16"/>
                  <w:szCs w:val="16"/>
                  <w:rPrChange w:id="563" w:author="Brian William Stacy" w:date="2024-03-13T13:16:00Z">
                    <w:rPr>
                      <w:rFonts w:ascii="Times New Roman" w:hAnsi="Times New Roman" w:cs="Times New Roman"/>
                      <w:sz w:val="18"/>
                      <w:szCs w:val="18"/>
                    </w:rPr>
                  </w:rPrChange>
                </w:rPr>
                <w:delText>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C54D8"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564" w:author="Brian William Stacy" w:date="2024-03-13T13:16: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2F9559" w14:textId="2138F44D" w:rsidR="008535A7" w:rsidRPr="00BD677B" w:rsidRDefault="0051026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65" w:author="Brian William Stacy" w:date="2024-03-13T13:16:00Z">
                  <w:rPr>
                    <w:rFonts w:ascii="Times New Roman" w:eastAsia="Arial" w:hAnsi="Times New Roman" w:cs="Times New Roman"/>
                    <w:color w:val="000000"/>
                    <w:sz w:val="18"/>
                    <w:szCs w:val="18"/>
                  </w:rPr>
                </w:rPrChange>
              </w:rPr>
            </w:pPr>
            <w:r w:rsidRPr="00BD677B">
              <w:rPr>
                <w:rFonts w:ascii="Times New Roman" w:hAnsi="Times New Roman" w:cs="Times New Roman"/>
                <w:sz w:val="16"/>
                <w:szCs w:val="16"/>
                <w:rPrChange w:id="566" w:author="Brian William Stacy" w:date="2024-03-13T13:16:00Z">
                  <w:rPr>
                    <w:rFonts w:ascii="Times New Roman" w:hAnsi="Times New Roman" w:cs="Times New Roman"/>
                    <w:sz w:val="18"/>
                    <w:szCs w:val="18"/>
                  </w:rPr>
                </w:rPrChange>
              </w:rPr>
              <w:t>0.9</w:t>
            </w:r>
            <w:ins w:id="567" w:author="Brian William Stacy" w:date="2024-03-13T13:17:00Z">
              <w:r w:rsidR="00D01785">
                <w:rPr>
                  <w:rFonts w:ascii="Times New Roman" w:hAnsi="Times New Roman" w:cs="Times New Roman"/>
                  <w:sz w:val="16"/>
                  <w:szCs w:val="16"/>
                </w:rPr>
                <w:t>8</w:t>
              </w:r>
            </w:ins>
            <w:del w:id="568" w:author="Brian William Stacy" w:date="2024-03-13T13:17:00Z">
              <w:r w:rsidRPr="00BD677B" w:rsidDel="00D01785">
                <w:rPr>
                  <w:rFonts w:ascii="Times New Roman" w:hAnsi="Times New Roman" w:cs="Times New Roman"/>
                  <w:sz w:val="16"/>
                  <w:szCs w:val="16"/>
                  <w:rPrChange w:id="569" w:author="Brian William Stacy" w:date="2024-03-13T13:16:00Z">
                    <w:rPr>
                      <w:rFonts w:ascii="Times New Roman" w:hAnsi="Times New Roman" w:cs="Times New Roman"/>
                      <w:sz w:val="18"/>
                      <w:szCs w:val="18"/>
                    </w:rPr>
                  </w:rPrChange>
                </w:rPr>
                <w:delText>7</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1379F" w14:textId="2E1A51BE" w:rsidR="008535A7" w:rsidRPr="00BD677B" w:rsidRDefault="0051026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70"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571" w:author="Brian William Stacy" w:date="2024-03-13T13:16:00Z">
                  <w:rPr>
                    <w:rFonts w:ascii="Times New Roman" w:eastAsia="Arial" w:hAnsi="Times New Roman" w:cs="Times New Roman"/>
                    <w:color w:val="000000"/>
                    <w:sz w:val="18"/>
                    <w:szCs w:val="18"/>
                  </w:rPr>
                </w:rPrChange>
              </w:rPr>
              <w:t>0.5</w:t>
            </w:r>
            <w:ins w:id="572" w:author="Brian William Stacy" w:date="2024-03-13T13:17:00Z">
              <w:r w:rsidR="00D01785">
                <w:rPr>
                  <w:rFonts w:ascii="Times New Roman" w:eastAsia="Arial" w:hAnsi="Times New Roman" w:cs="Times New Roman"/>
                  <w:color w:val="000000"/>
                  <w:sz w:val="16"/>
                  <w:szCs w:val="16"/>
                </w:rPr>
                <w:t>3</w:t>
              </w:r>
            </w:ins>
            <w:del w:id="573" w:author="Brian William Stacy" w:date="2024-03-13T13:17:00Z">
              <w:r w:rsidRPr="00BD677B" w:rsidDel="00D01785">
                <w:rPr>
                  <w:rFonts w:ascii="Times New Roman" w:eastAsia="Arial" w:hAnsi="Times New Roman" w:cs="Times New Roman"/>
                  <w:color w:val="000000"/>
                  <w:sz w:val="16"/>
                  <w:szCs w:val="16"/>
                  <w:rPrChange w:id="574" w:author="Brian William Stacy" w:date="2024-03-13T13:16:00Z">
                    <w:rPr>
                      <w:rFonts w:ascii="Times New Roman" w:eastAsia="Arial" w:hAnsi="Times New Roman" w:cs="Times New Roman"/>
                      <w:color w:val="000000"/>
                      <w:sz w:val="18"/>
                      <w:szCs w:val="18"/>
                    </w:rPr>
                  </w:rPrChange>
                </w:rPr>
                <w:delText>5</w:delText>
              </w:r>
            </w:del>
          </w:p>
        </w:tc>
      </w:tr>
      <w:tr w:rsidR="008535A7" w:rsidRPr="00D0466F" w14:paraId="3B91B90C"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3B7B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B5C52"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575" w:author="Brian William Stacy" w:date="2024-03-13T13:16: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166CB"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76"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577" w:author="Brian William Stacy" w:date="2024-03-13T13:16:00Z">
                  <w:rPr>
                    <w:rFonts w:ascii="Times New Roman" w:eastAsia="Arial" w:hAnsi="Times New Roman" w:cs="Times New Roman"/>
                    <w:color w:val="000000"/>
                    <w:sz w:val="18"/>
                    <w:szCs w:val="18"/>
                  </w:rPr>
                </w:rPrChange>
              </w:rPr>
              <w:t>0.23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14BA4"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78" w:author="Brian William Stacy" w:date="2024-03-13T13:16:00Z">
                  <w:rPr>
                    <w:rFonts w:ascii="Times New Roman" w:eastAsia="Arial" w:hAnsi="Times New Roman" w:cs="Times New Roman"/>
                    <w:color w:val="000000"/>
                    <w:sz w:val="18"/>
                    <w:szCs w:val="18"/>
                  </w:rPr>
                </w:rPrChange>
              </w:rPr>
            </w:pPr>
            <w:r w:rsidRPr="00BD677B">
              <w:rPr>
                <w:rFonts w:ascii="Times New Roman" w:hAnsi="Times New Roman" w:cs="Times New Roman"/>
                <w:sz w:val="16"/>
                <w:szCs w:val="16"/>
                <w:rPrChange w:id="579" w:author="Brian William Stacy" w:date="2024-03-13T13:16:00Z">
                  <w:rPr>
                    <w:rFonts w:ascii="Times New Roman" w:hAnsi="Times New Roman" w:cs="Times New Roman"/>
                    <w:sz w:val="18"/>
                    <w:szCs w:val="18"/>
                  </w:rPr>
                </w:rPrChange>
              </w:rPr>
              <w:t>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9FC0E0"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580" w:author="Brian William Stacy" w:date="2024-03-13T13:16: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7133D" w14:textId="0AC7FA7A"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81" w:author="Brian William Stacy" w:date="2024-03-13T13:16:00Z">
                  <w:rPr>
                    <w:rFonts w:ascii="Times New Roman" w:eastAsia="Arial" w:hAnsi="Times New Roman" w:cs="Times New Roman"/>
                    <w:color w:val="000000"/>
                    <w:sz w:val="18"/>
                    <w:szCs w:val="18"/>
                  </w:rPr>
                </w:rPrChange>
              </w:rPr>
            </w:pPr>
            <w:r w:rsidRPr="00BD677B">
              <w:rPr>
                <w:rFonts w:ascii="Times New Roman" w:hAnsi="Times New Roman" w:cs="Times New Roman"/>
                <w:sz w:val="16"/>
                <w:szCs w:val="16"/>
                <w:rPrChange w:id="582" w:author="Brian William Stacy" w:date="2024-03-13T13:16:00Z">
                  <w:rPr>
                    <w:rFonts w:ascii="Times New Roman" w:hAnsi="Times New Roman" w:cs="Times New Roman"/>
                    <w:sz w:val="18"/>
                    <w:szCs w:val="18"/>
                  </w:rPr>
                </w:rPrChange>
              </w:rPr>
              <w:t>0.2</w:t>
            </w:r>
            <w:del w:id="583" w:author="Brian William Stacy" w:date="2024-03-13T13:17:00Z">
              <w:r w:rsidR="00510269" w:rsidRPr="00BD677B" w:rsidDel="00D01785">
                <w:rPr>
                  <w:rFonts w:ascii="Times New Roman" w:hAnsi="Times New Roman" w:cs="Times New Roman"/>
                  <w:sz w:val="16"/>
                  <w:szCs w:val="16"/>
                  <w:rPrChange w:id="584" w:author="Brian William Stacy" w:date="2024-03-13T13:16:00Z">
                    <w:rPr>
                      <w:rFonts w:ascii="Times New Roman" w:hAnsi="Times New Roman" w:cs="Times New Roman"/>
                      <w:sz w:val="18"/>
                      <w:szCs w:val="18"/>
                    </w:rPr>
                  </w:rPrChange>
                </w:rPr>
                <w:delText>3</w:delText>
              </w:r>
            </w:del>
            <w:ins w:id="585" w:author="Brian William Stacy" w:date="2024-03-13T13:17:00Z">
              <w:r w:rsidR="00D01785">
                <w:rPr>
                  <w:rFonts w:ascii="Times New Roman" w:hAnsi="Times New Roman" w:cs="Times New Roman"/>
                  <w:sz w:val="16"/>
                  <w:szCs w:val="16"/>
                </w:rPr>
                <w:t>2</w:t>
              </w:r>
            </w:ins>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9D80A"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86" w:author="Brian William Stacy" w:date="2024-03-13T13:16:00Z">
                  <w:rPr>
                    <w:rFonts w:ascii="Times New Roman" w:eastAsia="Arial" w:hAnsi="Times New Roman" w:cs="Times New Roman"/>
                    <w:color w:val="000000"/>
                    <w:sz w:val="18"/>
                    <w:szCs w:val="18"/>
                  </w:rPr>
                </w:rPrChange>
              </w:rPr>
            </w:pPr>
            <w:r w:rsidRPr="00BD677B">
              <w:rPr>
                <w:rFonts w:ascii="Times New Roman" w:hAnsi="Times New Roman" w:cs="Times New Roman"/>
                <w:sz w:val="16"/>
                <w:szCs w:val="16"/>
                <w:rPrChange w:id="587" w:author="Brian William Stacy" w:date="2024-03-13T13:16:00Z">
                  <w:rPr>
                    <w:rFonts w:ascii="Times New Roman" w:hAnsi="Times New Roman" w:cs="Times New Roman"/>
                    <w:sz w:val="18"/>
                    <w:szCs w:val="18"/>
                  </w:rPr>
                </w:rPrChange>
              </w:rPr>
              <w:t>0.22</w:t>
            </w:r>
          </w:p>
        </w:tc>
      </w:tr>
      <w:tr w:rsidR="003729F6" w:rsidRPr="00D0466F" w14:paraId="6E83B48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4CACA" w14:textId="77777777" w:rsidR="003729F6" w:rsidRPr="00D0466F"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48185" w14:textId="11EF893E" w:rsidR="003729F6" w:rsidRPr="00BD677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588" w:author="Brian William Stacy" w:date="2024-03-13T13:16:00Z">
                  <w:rPr>
                    <w:rFonts w:ascii="Times New Roman" w:hAnsi="Times New Roman" w:cs="Times New Roman"/>
                    <w:sz w:val="18"/>
                    <w:szCs w:val="18"/>
                  </w:rPr>
                </w:rPrChange>
              </w:rPr>
            </w:pPr>
            <w:ins w:id="589" w:author="Brian William Stacy" w:date="2024-03-13T13:16:00Z">
              <w:r w:rsidRPr="000E4456">
                <w:rPr>
                  <w:rFonts w:ascii="Times New Roman" w:eastAsia="Arial" w:hAnsi="Times New Roman" w:cs="Times New Roman"/>
                  <w:color w:val="000000"/>
                  <w:sz w:val="16"/>
                  <w:szCs w:val="16"/>
                </w:rPr>
                <w:t>0.127</w:t>
              </w:r>
            </w:ins>
            <w:del w:id="590" w:author="Brian William Stacy" w:date="2024-03-13T13:16:00Z">
              <w:r w:rsidRPr="00BD677B" w:rsidDel="00162A91">
                <w:rPr>
                  <w:rFonts w:ascii="Arial" w:eastAsia="Arial" w:hAnsi="Arial" w:cs="Arial"/>
                  <w:color w:val="000000"/>
                  <w:sz w:val="16"/>
                  <w:szCs w:val="16"/>
                </w:rPr>
                <w:delText>0.123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B8DD" w14:textId="5982ADD8" w:rsidR="003729F6" w:rsidRPr="00BD677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91" w:author="Brian William Stacy" w:date="2024-03-13T13:16:00Z">
                  <w:rPr>
                    <w:rFonts w:ascii="Times New Roman" w:eastAsia="Arial" w:hAnsi="Times New Roman" w:cs="Times New Roman"/>
                    <w:color w:val="000000"/>
                    <w:sz w:val="18"/>
                    <w:szCs w:val="18"/>
                  </w:rPr>
                </w:rPrChange>
              </w:rPr>
            </w:pPr>
            <w:ins w:id="592" w:author="Brian William Stacy" w:date="2024-03-13T13:16:00Z">
              <w:r w:rsidRPr="000E4456">
                <w:rPr>
                  <w:rFonts w:ascii="Times New Roman" w:eastAsia="Arial" w:hAnsi="Times New Roman" w:cs="Times New Roman"/>
                  <w:color w:val="000000"/>
                  <w:sz w:val="16"/>
                  <w:szCs w:val="16"/>
                </w:rPr>
                <w:t>0.978</w:t>
              </w:r>
            </w:ins>
            <w:del w:id="593" w:author="Brian William Stacy" w:date="2024-03-13T13:16:00Z">
              <w:r w:rsidRPr="00BD677B" w:rsidDel="00162A91">
                <w:rPr>
                  <w:rFonts w:ascii="Arial" w:eastAsia="Arial" w:hAnsi="Arial" w:cs="Arial"/>
                  <w:color w:val="000000"/>
                  <w:sz w:val="16"/>
                  <w:szCs w:val="16"/>
                </w:rPr>
                <w:delText>0.977</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BF57" w14:textId="06CC827E" w:rsidR="003729F6" w:rsidRPr="00BD677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594" w:author="Brian William Stacy" w:date="2024-03-13T13:16:00Z">
                  <w:rPr>
                    <w:rFonts w:ascii="Times New Roman" w:eastAsia="Arial" w:hAnsi="Times New Roman" w:cs="Times New Roman"/>
                    <w:color w:val="000000"/>
                    <w:sz w:val="18"/>
                    <w:szCs w:val="18"/>
                  </w:rPr>
                </w:rPrChange>
              </w:rPr>
            </w:pPr>
            <w:ins w:id="595" w:author="Brian William Stacy" w:date="2024-03-13T13:16:00Z">
              <w:r w:rsidRPr="000E4456">
                <w:rPr>
                  <w:rFonts w:ascii="Times New Roman" w:eastAsia="Arial" w:hAnsi="Times New Roman" w:cs="Times New Roman"/>
                  <w:color w:val="000000"/>
                  <w:sz w:val="16"/>
                  <w:szCs w:val="16"/>
                </w:rPr>
                <w:t>0.982</w:t>
              </w:r>
            </w:ins>
            <w:del w:id="596" w:author="Brian William Stacy" w:date="2024-03-13T13:16:00Z">
              <w:r w:rsidRPr="00BD677B" w:rsidDel="00162A91">
                <w:rPr>
                  <w:rFonts w:ascii="Arial" w:eastAsia="Arial" w:hAnsi="Arial" w:cs="Arial"/>
                  <w:color w:val="000000"/>
                  <w:sz w:val="16"/>
                  <w:szCs w:val="16"/>
                </w:rPr>
                <w:delText>0.981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A4A45" w14:textId="77FA07BE" w:rsidR="003729F6" w:rsidRPr="00BD677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597" w:author="Brian William Stacy" w:date="2024-03-13T13:16:00Z">
                  <w:rPr>
                    <w:rFonts w:ascii="Times New Roman" w:hAnsi="Times New Roman" w:cs="Times New Roman"/>
                    <w:sz w:val="18"/>
                    <w:szCs w:val="18"/>
                  </w:rPr>
                </w:rPrChange>
              </w:rPr>
            </w:pPr>
            <w:ins w:id="598" w:author="Brian William Stacy" w:date="2024-03-13T13:16:00Z">
              <w:r w:rsidRPr="000E4456">
                <w:rPr>
                  <w:rFonts w:ascii="Times New Roman" w:eastAsia="Arial" w:hAnsi="Times New Roman" w:cs="Times New Roman"/>
                  <w:color w:val="000000"/>
                  <w:sz w:val="16"/>
                  <w:szCs w:val="16"/>
                </w:rPr>
                <w:t>0.432</w:t>
              </w:r>
            </w:ins>
            <w:del w:id="599" w:author="Brian William Stacy" w:date="2024-03-13T13:16:00Z">
              <w:r w:rsidRPr="00BD677B" w:rsidDel="00162A91">
                <w:rPr>
                  <w:rFonts w:ascii="Arial" w:eastAsia="Arial" w:hAnsi="Arial" w:cs="Arial"/>
                  <w:color w:val="000000"/>
                  <w:sz w:val="16"/>
                  <w:szCs w:val="16"/>
                </w:rPr>
                <w:delText>0.441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FEE7D" w14:textId="25EFE74D" w:rsidR="003729F6" w:rsidRPr="00BD677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00" w:author="Brian William Stacy" w:date="2024-03-13T13:16:00Z">
                  <w:rPr>
                    <w:rFonts w:ascii="Times New Roman" w:eastAsia="Arial" w:hAnsi="Times New Roman" w:cs="Times New Roman"/>
                    <w:color w:val="000000"/>
                    <w:sz w:val="18"/>
                    <w:szCs w:val="18"/>
                  </w:rPr>
                </w:rPrChange>
              </w:rPr>
            </w:pPr>
            <w:ins w:id="601" w:author="Brian William Stacy" w:date="2024-03-13T13:16:00Z">
              <w:r w:rsidRPr="000E4456">
                <w:rPr>
                  <w:rFonts w:ascii="Times New Roman" w:eastAsia="Arial" w:hAnsi="Times New Roman" w:cs="Times New Roman"/>
                  <w:color w:val="000000"/>
                  <w:sz w:val="16"/>
                  <w:szCs w:val="16"/>
                </w:rPr>
                <w:t>0.979</w:t>
              </w:r>
            </w:ins>
            <w:del w:id="602" w:author="Brian William Stacy" w:date="2024-03-13T13:16:00Z">
              <w:r w:rsidRPr="00BD677B" w:rsidDel="00162A91">
                <w:rPr>
                  <w:rFonts w:ascii="Arial" w:eastAsia="Arial" w:hAnsi="Arial" w:cs="Arial"/>
                  <w:color w:val="000000"/>
                  <w:sz w:val="16"/>
                  <w:szCs w:val="16"/>
                </w:rPr>
                <w:delText>0.979</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D1ECE" w14:textId="4D7CA2F5" w:rsidR="003729F6" w:rsidRPr="00BD677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03" w:author="Brian William Stacy" w:date="2024-03-13T13:16:00Z">
                  <w:rPr>
                    <w:rFonts w:ascii="Times New Roman" w:eastAsia="Arial" w:hAnsi="Times New Roman" w:cs="Times New Roman"/>
                    <w:color w:val="000000"/>
                    <w:sz w:val="18"/>
                    <w:szCs w:val="18"/>
                  </w:rPr>
                </w:rPrChange>
              </w:rPr>
            </w:pPr>
            <w:ins w:id="604" w:author="Brian William Stacy" w:date="2024-03-13T13:16:00Z">
              <w:r w:rsidRPr="000E4456">
                <w:rPr>
                  <w:rFonts w:ascii="Times New Roman" w:eastAsia="Arial" w:hAnsi="Times New Roman" w:cs="Times New Roman"/>
                  <w:color w:val="000000"/>
                  <w:sz w:val="16"/>
                  <w:szCs w:val="16"/>
                </w:rPr>
                <w:t>0.982</w:t>
              </w:r>
            </w:ins>
            <w:del w:id="605" w:author="Brian William Stacy" w:date="2024-03-13T13:16:00Z">
              <w:r w:rsidRPr="00BD677B" w:rsidDel="00162A91">
                <w:rPr>
                  <w:rFonts w:ascii="Arial" w:eastAsia="Arial" w:hAnsi="Arial" w:cs="Arial"/>
                  <w:color w:val="000000"/>
                  <w:sz w:val="16"/>
                  <w:szCs w:val="16"/>
                </w:rPr>
                <w:delText>0.982</w:delText>
              </w:r>
            </w:del>
          </w:p>
        </w:tc>
      </w:tr>
      <w:tr w:rsidR="008535A7" w:rsidRPr="00D0466F" w14:paraId="5D4474B4"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27EC1"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5A3EE"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06" w:author="Brian William Stacy" w:date="2024-03-13T13:16:00Z">
                  <w:rPr>
                    <w:rFonts w:ascii="Times New Roman" w:eastAsia="Arial" w:hAnsi="Times New Roman" w:cs="Times New Roman"/>
                    <w:color w:val="000000"/>
                    <w:sz w:val="18"/>
                    <w:szCs w:val="18"/>
                  </w:rPr>
                </w:rPrChange>
              </w:rPr>
            </w:pPr>
            <w:r w:rsidRPr="00BD677B">
              <w:rPr>
                <w:rFonts w:ascii="Times New Roman" w:hAnsi="Times New Roman" w:cs="Times New Roman"/>
                <w:sz w:val="16"/>
                <w:szCs w:val="16"/>
                <w:rPrChange w:id="607" w:author="Brian William Stacy" w:date="2024-03-13T13:16:00Z">
                  <w:rPr>
                    <w:rFonts w:ascii="Times New Roman" w:hAnsi="Times New Roman" w:cs="Times New Roman"/>
                    <w:sz w:val="18"/>
                    <w:szCs w:val="18"/>
                  </w:rPr>
                </w:rPrChange>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EB7ED"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08"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09" w:author="Brian William Stacy" w:date="2024-03-13T13:16:00Z">
                  <w:rPr>
                    <w:rFonts w:ascii="Times New Roman" w:eastAsia="Arial" w:hAnsi="Times New Roman" w:cs="Times New Roman"/>
                    <w:color w:val="000000"/>
                    <w:sz w:val="18"/>
                    <w:szCs w:val="18"/>
                  </w:rPr>
                </w:rPrChange>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2F077"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10"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11" w:author="Brian William Stacy" w:date="2024-03-13T13:16:00Z">
                  <w:rPr>
                    <w:rFonts w:ascii="Times New Roman" w:eastAsia="Arial" w:hAnsi="Times New Roman" w:cs="Times New Roman"/>
                    <w:color w:val="000000"/>
                    <w:sz w:val="18"/>
                    <w:szCs w:val="18"/>
                  </w:rPr>
                </w:rPrChange>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FD854"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12" w:author="Brian William Stacy" w:date="2024-03-13T13:16:00Z">
                  <w:rPr>
                    <w:rFonts w:ascii="Times New Roman" w:eastAsia="Arial" w:hAnsi="Times New Roman" w:cs="Times New Roman"/>
                    <w:color w:val="000000"/>
                    <w:sz w:val="18"/>
                    <w:szCs w:val="18"/>
                  </w:rPr>
                </w:rPrChange>
              </w:rPr>
            </w:pPr>
            <w:r w:rsidRPr="00BD677B">
              <w:rPr>
                <w:rFonts w:ascii="Times New Roman" w:hAnsi="Times New Roman" w:cs="Times New Roman"/>
                <w:sz w:val="16"/>
                <w:szCs w:val="16"/>
                <w:rPrChange w:id="613" w:author="Brian William Stacy" w:date="2024-03-13T13:16:00Z">
                  <w:rPr>
                    <w:rFonts w:ascii="Times New Roman" w:hAnsi="Times New Roman" w:cs="Times New Roman"/>
                    <w:sz w:val="18"/>
                    <w:szCs w:val="18"/>
                  </w:rPr>
                </w:rPrChange>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AD2DA"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14"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15" w:author="Brian William Stacy" w:date="2024-03-13T13:16:00Z">
                  <w:rPr>
                    <w:rFonts w:ascii="Times New Roman" w:eastAsia="Arial" w:hAnsi="Times New Roman" w:cs="Times New Roman"/>
                    <w:color w:val="000000"/>
                    <w:sz w:val="18"/>
                    <w:szCs w:val="18"/>
                  </w:rPr>
                </w:rPrChange>
              </w:rPr>
              <w:t>Yes</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7C1D9"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16"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17" w:author="Brian William Stacy" w:date="2024-03-13T13:16:00Z">
                  <w:rPr>
                    <w:rFonts w:ascii="Times New Roman" w:eastAsia="Arial" w:hAnsi="Times New Roman" w:cs="Times New Roman"/>
                    <w:color w:val="000000"/>
                    <w:sz w:val="18"/>
                    <w:szCs w:val="18"/>
                  </w:rPr>
                </w:rPrChange>
              </w:rPr>
              <w:t>Yes</w:t>
            </w:r>
          </w:p>
        </w:tc>
      </w:tr>
      <w:tr w:rsidR="008535A7" w:rsidRPr="00D0466F" w14:paraId="5E20908B" w14:textId="77777777" w:rsidTr="004A4172">
        <w:trPr>
          <w:trHeight w:val="333"/>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DF32F"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72B17"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18"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19" w:author="Brian William Stacy" w:date="2024-03-13T13:16:00Z">
                  <w:rPr>
                    <w:rFonts w:ascii="Times New Roman" w:eastAsia="Arial" w:hAnsi="Times New Roman" w:cs="Times New Roman"/>
                    <w:color w:val="000000"/>
                    <w:sz w:val="18"/>
                    <w:szCs w:val="18"/>
                  </w:rPr>
                </w:rPrChange>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CE319"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20"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21" w:author="Brian William Stacy" w:date="2024-03-13T13:16:00Z">
                  <w:rPr>
                    <w:rFonts w:ascii="Times New Roman" w:eastAsia="Arial" w:hAnsi="Times New Roman" w:cs="Times New Roman"/>
                    <w:color w:val="000000"/>
                    <w:sz w:val="18"/>
                    <w:szCs w:val="18"/>
                  </w:rPr>
                </w:rPrChange>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13CCD"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22"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23" w:author="Brian William Stacy" w:date="2024-03-13T13:16:00Z">
                  <w:rPr>
                    <w:rFonts w:ascii="Times New Roman" w:eastAsia="Arial" w:hAnsi="Times New Roman" w:cs="Times New Roman"/>
                    <w:color w:val="000000"/>
                    <w:sz w:val="18"/>
                    <w:szCs w:val="18"/>
                  </w:rPr>
                </w:rPrChange>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67516"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24"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25" w:author="Brian William Stacy" w:date="2024-03-13T13:16:00Z">
                  <w:rPr>
                    <w:rFonts w:ascii="Times New Roman" w:eastAsia="Arial" w:hAnsi="Times New Roman" w:cs="Times New Roman"/>
                    <w:color w:val="000000"/>
                    <w:sz w:val="18"/>
                    <w:szCs w:val="18"/>
                  </w:rPr>
                </w:rPrChange>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6CD6C"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26"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27" w:author="Brian William Stacy" w:date="2024-03-13T13:16:00Z">
                  <w:rPr>
                    <w:rFonts w:ascii="Times New Roman" w:eastAsia="Arial" w:hAnsi="Times New Roman" w:cs="Times New Roman"/>
                    <w:color w:val="000000"/>
                    <w:sz w:val="18"/>
                    <w:szCs w:val="18"/>
                  </w:rPr>
                </w:rPrChange>
              </w:rPr>
              <w:t>43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3689A" w14:textId="77777777" w:rsidR="008535A7" w:rsidRPr="00BD677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628" w:author="Brian William Stacy" w:date="2024-03-13T13:16:00Z">
                  <w:rPr>
                    <w:rFonts w:ascii="Times New Roman" w:eastAsia="Arial" w:hAnsi="Times New Roman" w:cs="Times New Roman"/>
                    <w:color w:val="000000"/>
                    <w:sz w:val="18"/>
                    <w:szCs w:val="18"/>
                  </w:rPr>
                </w:rPrChange>
              </w:rPr>
            </w:pPr>
            <w:r w:rsidRPr="00BD677B">
              <w:rPr>
                <w:rFonts w:ascii="Times New Roman" w:eastAsia="Arial" w:hAnsi="Times New Roman" w:cs="Times New Roman"/>
                <w:color w:val="000000"/>
                <w:sz w:val="16"/>
                <w:szCs w:val="16"/>
                <w:rPrChange w:id="629" w:author="Brian William Stacy" w:date="2024-03-13T13:16:00Z">
                  <w:rPr>
                    <w:rFonts w:ascii="Times New Roman" w:eastAsia="Arial" w:hAnsi="Times New Roman" w:cs="Times New Roman"/>
                    <w:color w:val="000000"/>
                    <w:sz w:val="18"/>
                    <w:szCs w:val="18"/>
                  </w:rPr>
                </w:rPrChange>
              </w:rPr>
              <w:t>43</w:t>
            </w:r>
          </w:p>
        </w:tc>
      </w:tr>
      <w:tr w:rsidR="00B47D9F" w:rsidRPr="00D0466F" w14:paraId="77858E4F" w14:textId="77777777" w:rsidTr="004A4172">
        <w:trPr>
          <w:jc w:val="center"/>
        </w:trPr>
        <w:tc>
          <w:tcPr>
            <w:tcW w:w="39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5611F8" w14:textId="77777777" w:rsidR="00B47D9F" w:rsidRPr="00D0466F"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FC1908" w14:textId="592A318C" w:rsidR="00B47D9F" w:rsidRPr="00BD677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630" w:author="Brian William Stacy" w:date="2024-03-13T13:16:00Z">
                  <w:rPr>
                    <w:rFonts w:ascii="Times New Roman" w:hAnsi="Times New Roman" w:cs="Times New Roman"/>
                    <w:sz w:val="18"/>
                    <w:szCs w:val="18"/>
                  </w:rPr>
                </w:rPrChange>
              </w:rPr>
            </w:pPr>
            <w:ins w:id="631" w:author="Brian William Stacy" w:date="2024-03-13T13:17:00Z">
              <w:r w:rsidRPr="000E4456">
                <w:rPr>
                  <w:rFonts w:ascii="Times New Roman" w:eastAsia="Arial" w:hAnsi="Times New Roman" w:cs="Times New Roman"/>
                  <w:color w:val="000000"/>
                  <w:sz w:val="16"/>
                  <w:szCs w:val="16"/>
                </w:rPr>
                <w:t>287</w:t>
              </w:r>
            </w:ins>
            <w:del w:id="632" w:author="Brian William Stacy" w:date="2024-03-13T13:17:00Z">
              <w:r w:rsidRPr="00BD677B" w:rsidDel="00C64DDB">
                <w:rPr>
                  <w:rFonts w:ascii="Arial" w:eastAsia="Arial" w:hAnsi="Arial" w:cs="Arial"/>
                  <w:color w:val="000000"/>
                  <w:sz w:val="16"/>
                  <w:szCs w:val="16"/>
                </w:rPr>
                <w:delText>297</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591BC1" w14:textId="36D1D830" w:rsidR="00B47D9F" w:rsidRPr="00BD677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633" w:author="Brian William Stacy" w:date="2024-03-13T13:16:00Z">
                  <w:rPr>
                    <w:rFonts w:ascii="Times New Roman" w:hAnsi="Times New Roman" w:cs="Times New Roman"/>
                    <w:sz w:val="18"/>
                    <w:szCs w:val="18"/>
                  </w:rPr>
                </w:rPrChange>
              </w:rPr>
            </w:pPr>
            <w:ins w:id="634" w:author="Brian William Stacy" w:date="2024-03-13T13:17:00Z">
              <w:r w:rsidRPr="000E4456">
                <w:rPr>
                  <w:rFonts w:ascii="Times New Roman" w:eastAsia="Arial" w:hAnsi="Times New Roman" w:cs="Times New Roman"/>
                  <w:color w:val="000000"/>
                  <w:sz w:val="16"/>
                  <w:szCs w:val="16"/>
                </w:rPr>
                <w:t>287</w:t>
              </w:r>
            </w:ins>
            <w:del w:id="635" w:author="Brian William Stacy" w:date="2024-03-13T13:17:00Z">
              <w:r w:rsidRPr="00BD677B" w:rsidDel="00C64DDB">
                <w:rPr>
                  <w:rFonts w:ascii="Arial" w:eastAsia="Arial" w:hAnsi="Arial" w:cs="Arial"/>
                  <w:color w:val="000000"/>
                  <w:sz w:val="16"/>
                  <w:szCs w:val="16"/>
                </w:rPr>
                <w:delText>297</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A7868" w14:textId="0764CD30" w:rsidR="00B47D9F" w:rsidRPr="00BD677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636" w:author="Brian William Stacy" w:date="2024-03-13T13:16:00Z">
                  <w:rPr>
                    <w:rFonts w:ascii="Times New Roman" w:hAnsi="Times New Roman" w:cs="Times New Roman"/>
                    <w:sz w:val="18"/>
                    <w:szCs w:val="18"/>
                  </w:rPr>
                </w:rPrChange>
              </w:rPr>
            </w:pPr>
            <w:ins w:id="637" w:author="Brian William Stacy" w:date="2024-03-13T13:17:00Z">
              <w:r w:rsidRPr="000E4456">
                <w:rPr>
                  <w:rFonts w:ascii="Times New Roman" w:eastAsia="Arial" w:hAnsi="Times New Roman" w:cs="Times New Roman"/>
                  <w:color w:val="000000"/>
                  <w:sz w:val="16"/>
                  <w:szCs w:val="16"/>
                </w:rPr>
                <w:t>287</w:t>
              </w:r>
            </w:ins>
            <w:del w:id="638" w:author="Brian William Stacy" w:date="2024-03-13T13:17:00Z">
              <w:r w:rsidRPr="00BD677B" w:rsidDel="00C64DDB">
                <w:rPr>
                  <w:rFonts w:ascii="Arial" w:eastAsia="Arial" w:hAnsi="Arial" w:cs="Arial"/>
                  <w:color w:val="000000"/>
                  <w:sz w:val="16"/>
                  <w:szCs w:val="16"/>
                </w:rPr>
                <w:delText>297</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9F797" w14:textId="12B400B1" w:rsidR="00B47D9F" w:rsidRPr="00BD677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639" w:author="Brian William Stacy" w:date="2024-03-13T13:16:00Z">
                  <w:rPr>
                    <w:rFonts w:ascii="Times New Roman" w:hAnsi="Times New Roman" w:cs="Times New Roman"/>
                    <w:sz w:val="18"/>
                    <w:szCs w:val="18"/>
                  </w:rPr>
                </w:rPrChange>
              </w:rPr>
            </w:pPr>
            <w:ins w:id="640" w:author="Brian William Stacy" w:date="2024-03-13T13:17:00Z">
              <w:r w:rsidRPr="000E4456">
                <w:rPr>
                  <w:rFonts w:ascii="Times New Roman" w:eastAsia="Arial" w:hAnsi="Times New Roman" w:cs="Times New Roman"/>
                  <w:color w:val="000000"/>
                  <w:sz w:val="16"/>
                  <w:szCs w:val="16"/>
                </w:rPr>
                <w:t>287</w:t>
              </w:r>
            </w:ins>
            <w:del w:id="641" w:author="Brian William Stacy" w:date="2024-03-13T13:17:00Z">
              <w:r w:rsidRPr="00BD677B" w:rsidDel="00C64DDB">
                <w:rPr>
                  <w:rFonts w:ascii="Arial" w:eastAsia="Arial" w:hAnsi="Arial" w:cs="Arial"/>
                  <w:color w:val="000000"/>
                  <w:sz w:val="16"/>
                  <w:szCs w:val="16"/>
                </w:rPr>
                <w:delText>297</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C0C1D" w14:textId="5D628267" w:rsidR="00B47D9F" w:rsidRPr="00BD677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642" w:author="Brian William Stacy" w:date="2024-03-13T13:16:00Z">
                  <w:rPr>
                    <w:rFonts w:ascii="Times New Roman" w:hAnsi="Times New Roman" w:cs="Times New Roman"/>
                    <w:sz w:val="18"/>
                    <w:szCs w:val="18"/>
                  </w:rPr>
                </w:rPrChange>
              </w:rPr>
            </w:pPr>
            <w:ins w:id="643" w:author="Brian William Stacy" w:date="2024-03-13T13:17:00Z">
              <w:r w:rsidRPr="000E4456">
                <w:rPr>
                  <w:rFonts w:ascii="Times New Roman" w:eastAsia="Arial" w:hAnsi="Times New Roman" w:cs="Times New Roman"/>
                  <w:color w:val="000000"/>
                  <w:sz w:val="16"/>
                  <w:szCs w:val="16"/>
                </w:rPr>
                <w:t>287</w:t>
              </w:r>
            </w:ins>
            <w:del w:id="644" w:author="Brian William Stacy" w:date="2024-03-13T13:17:00Z">
              <w:r w:rsidRPr="00BD677B" w:rsidDel="00C64DDB">
                <w:rPr>
                  <w:rFonts w:ascii="Arial" w:eastAsia="Arial" w:hAnsi="Arial" w:cs="Arial"/>
                  <w:color w:val="000000"/>
                  <w:sz w:val="16"/>
                  <w:szCs w:val="16"/>
                </w:rPr>
                <w:delText>297</w:delText>
              </w:r>
            </w:del>
          </w:p>
        </w:tc>
        <w:tc>
          <w:tcPr>
            <w:tcW w:w="9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C9671E" w14:textId="364AF5B0" w:rsidR="00B47D9F" w:rsidRPr="00BD677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645" w:author="Brian William Stacy" w:date="2024-03-13T13:16:00Z">
                  <w:rPr>
                    <w:rFonts w:ascii="Times New Roman" w:hAnsi="Times New Roman" w:cs="Times New Roman"/>
                    <w:sz w:val="18"/>
                    <w:szCs w:val="18"/>
                  </w:rPr>
                </w:rPrChange>
              </w:rPr>
            </w:pPr>
            <w:ins w:id="646" w:author="Brian William Stacy" w:date="2024-03-13T13:17:00Z">
              <w:r w:rsidRPr="000E4456">
                <w:rPr>
                  <w:rFonts w:ascii="Times New Roman" w:eastAsia="Arial" w:hAnsi="Times New Roman" w:cs="Times New Roman"/>
                  <w:color w:val="000000"/>
                  <w:sz w:val="16"/>
                  <w:szCs w:val="16"/>
                </w:rPr>
                <w:t>287</w:t>
              </w:r>
            </w:ins>
            <w:del w:id="647" w:author="Brian William Stacy" w:date="2024-03-13T13:17:00Z">
              <w:r w:rsidRPr="00BD677B" w:rsidDel="00C64DDB">
                <w:rPr>
                  <w:rFonts w:ascii="Arial" w:eastAsia="Arial" w:hAnsi="Arial" w:cs="Arial"/>
                  <w:color w:val="000000"/>
                  <w:sz w:val="16"/>
                  <w:szCs w:val="16"/>
                </w:rPr>
                <w:delText>297</w:delText>
              </w:r>
            </w:del>
          </w:p>
        </w:tc>
      </w:tr>
      <w:tr w:rsidR="008535A7" w:rsidRPr="00D0466F" w14:paraId="0843D94E"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9B1778A"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2DF43597" w14:textId="77777777" w:rsidR="008535A7" w:rsidRDefault="008535A7" w:rsidP="008535A7">
      <w:pPr>
        <w:pStyle w:val="BodyText"/>
      </w:pPr>
      <w:r>
        <w:br w:type="page"/>
      </w:r>
    </w:p>
    <w:p w14:paraId="0CB8BACC" w14:textId="1AF6805B" w:rsidR="008535A7" w:rsidRPr="00270551" w:rsidRDefault="00EF59A2" w:rsidP="008535A7">
      <w:pPr>
        <w:pStyle w:val="Heading2"/>
      </w:pPr>
      <w:bookmarkStart w:id="648" w:name="Xf1b17ee3a8616abfa63c625f25a8d43abffdf9c"/>
      <w:bookmarkEnd w:id="337"/>
      <w:r w:rsidRPr="00982FEC">
        <w:t>Table S</w:t>
      </w:r>
      <w:r w:rsidR="008535A7" w:rsidRPr="00982FEC">
        <w:t>1</w:t>
      </w:r>
      <w:r w:rsidR="00D95302" w:rsidRPr="00982FEC">
        <w:t>3</w:t>
      </w:r>
      <w:r w:rsidR="008535A7" w:rsidRPr="00982FEC">
        <w:t>. Relationship between the UN Human Development Index and SPI scores, 2016-2022</w:t>
      </w:r>
    </w:p>
    <w:tbl>
      <w:tblPr>
        <w:tblStyle w:val="Table"/>
        <w:tblW w:w="9809" w:type="dxa"/>
        <w:jc w:val="center"/>
        <w:tblLayout w:type="fixed"/>
        <w:tblLook w:val="0420" w:firstRow="1" w:lastRow="0" w:firstColumn="0" w:lastColumn="0" w:noHBand="0" w:noVBand="1"/>
      </w:tblPr>
      <w:tblGrid>
        <w:gridCol w:w="3995"/>
        <w:gridCol w:w="967"/>
        <w:gridCol w:w="967"/>
        <w:gridCol w:w="967"/>
        <w:gridCol w:w="967"/>
        <w:gridCol w:w="967"/>
        <w:gridCol w:w="979"/>
      </w:tblGrid>
      <w:tr w:rsidR="008535A7" w:rsidRPr="00D0466F" w14:paraId="771E39CB" w14:textId="77777777" w:rsidTr="0015494B">
        <w:trPr>
          <w:tblHeader/>
          <w:jc w:val="center"/>
        </w:trPr>
        <w:tc>
          <w:tcPr>
            <w:tcW w:w="39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E2EEE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F35EF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E33A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0109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94DE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DEFAC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765E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15494B" w:rsidRPr="00D0466F" w14:paraId="5BB79E07" w14:textId="77777777" w:rsidTr="0015494B">
        <w:trPr>
          <w:jc w:val="center"/>
        </w:trPr>
        <w:tc>
          <w:tcPr>
            <w:tcW w:w="39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C14E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A10EC" w14:textId="68F7ED7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49" w:author="Brian William Stacy" w:date="2024-03-13T13:18:00Z">
              <w:r w:rsidRPr="000E4456">
                <w:rPr>
                  <w:rFonts w:ascii="Times New Roman" w:eastAsia="Arial" w:hAnsi="Times New Roman" w:cs="Times New Roman"/>
                  <w:color w:val="000000"/>
                  <w:sz w:val="16"/>
                  <w:szCs w:val="16"/>
                </w:rPr>
                <w:t>0.007***</w:t>
              </w:r>
            </w:ins>
            <w:del w:id="650" w:author="Brian William Stacy" w:date="2024-03-13T13:18:00Z">
              <w:r w:rsidRPr="00657054" w:rsidDel="002B664C">
                <w:rPr>
                  <w:rFonts w:ascii="Arial" w:eastAsia="Arial" w:hAnsi="Arial" w:cs="Arial"/>
                  <w:color w:val="000000"/>
                  <w:sz w:val="16"/>
                  <w:szCs w:val="16"/>
                </w:rPr>
                <w:delText>0.007***</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FA04" w14:textId="27F6BDA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51" w:author="Brian William Stacy" w:date="2024-03-13T13:18:00Z">
              <w:r w:rsidRPr="000E4456">
                <w:rPr>
                  <w:rFonts w:ascii="Times New Roman" w:eastAsia="Arial" w:hAnsi="Times New Roman" w:cs="Times New Roman"/>
                  <w:color w:val="000000"/>
                  <w:sz w:val="16"/>
                  <w:szCs w:val="16"/>
                </w:rPr>
                <w:t>0.000</w:t>
              </w:r>
            </w:ins>
            <w:del w:id="652" w:author="Brian William Stacy" w:date="2024-03-13T13:18:00Z">
              <w:r w:rsidRPr="00657054" w:rsidDel="002B664C">
                <w:rPr>
                  <w:rFonts w:ascii="Arial" w:eastAsia="Arial" w:hAnsi="Arial" w:cs="Arial"/>
                  <w:color w:val="000000"/>
                  <w:sz w:val="16"/>
                  <w:szCs w:val="16"/>
                </w:rPr>
                <w:delText>0.000</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F1B7B" w14:textId="0FD9BE9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53" w:author="Brian William Stacy" w:date="2024-03-13T13:18:00Z">
              <w:r w:rsidRPr="000E4456">
                <w:rPr>
                  <w:rFonts w:ascii="Times New Roman" w:eastAsia="Arial" w:hAnsi="Times New Roman" w:cs="Times New Roman"/>
                  <w:color w:val="000000"/>
                  <w:sz w:val="16"/>
                  <w:szCs w:val="16"/>
                </w:rPr>
                <w:t>0.000</w:t>
              </w:r>
            </w:ins>
            <w:del w:id="654" w:author="Brian William Stacy" w:date="2024-03-13T13:18:00Z">
              <w:r w:rsidRPr="00657054" w:rsidDel="002B664C">
                <w:rPr>
                  <w:rFonts w:ascii="Arial" w:eastAsia="Arial" w:hAnsi="Arial" w:cs="Arial"/>
                  <w:color w:val="000000"/>
                  <w:sz w:val="16"/>
                  <w:szCs w:val="16"/>
                </w:rPr>
                <w:delText>0.000</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E281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484C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65CE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15494B" w:rsidRPr="00D0466F" w14:paraId="189BC15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659A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9E661" w14:textId="0B6C281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55" w:author="Brian William Stacy" w:date="2024-03-13T13:18:00Z">
              <w:r w:rsidRPr="000E4456">
                <w:rPr>
                  <w:rFonts w:ascii="Times New Roman" w:eastAsia="Arial" w:hAnsi="Times New Roman" w:cs="Times New Roman"/>
                  <w:color w:val="000000"/>
                  <w:sz w:val="16"/>
                  <w:szCs w:val="16"/>
                </w:rPr>
                <w:t>(0.00)</w:t>
              </w:r>
            </w:ins>
            <w:del w:id="656"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81677" w14:textId="714E739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57" w:author="Brian William Stacy" w:date="2024-03-13T13:18:00Z">
              <w:r w:rsidRPr="000E4456">
                <w:rPr>
                  <w:rFonts w:ascii="Times New Roman" w:eastAsia="Arial" w:hAnsi="Times New Roman" w:cs="Times New Roman"/>
                  <w:color w:val="000000"/>
                  <w:sz w:val="16"/>
                  <w:szCs w:val="16"/>
                </w:rPr>
                <w:t>(0.00)</w:t>
              </w:r>
            </w:ins>
            <w:del w:id="658"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2BD8D" w14:textId="4BEA71D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59" w:author="Brian William Stacy" w:date="2024-03-13T13:18:00Z">
              <w:r w:rsidRPr="000E4456">
                <w:rPr>
                  <w:rFonts w:ascii="Times New Roman" w:eastAsia="Arial" w:hAnsi="Times New Roman" w:cs="Times New Roman"/>
                  <w:color w:val="000000"/>
                  <w:sz w:val="16"/>
                  <w:szCs w:val="16"/>
                </w:rPr>
                <w:t>(0.00)</w:t>
              </w:r>
            </w:ins>
            <w:del w:id="660"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EC0C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5BA1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1594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15494B" w:rsidRPr="00D0466F" w14:paraId="1597D431"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5867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55FB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60EC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1C89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898E7" w14:textId="50A9650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61" w:author="Brian William Stacy" w:date="2024-03-13T13:18:00Z">
              <w:r w:rsidRPr="000E4456">
                <w:rPr>
                  <w:rFonts w:ascii="Times New Roman" w:eastAsia="Arial" w:hAnsi="Times New Roman" w:cs="Times New Roman"/>
                  <w:color w:val="000000"/>
                  <w:sz w:val="16"/>
                  <w:szCs w:val="16"/>
                </w:rPr>
                <w:t>0.000</w:t>
              </w:r>
            </w:ins>
            <w:del w:id="662" w:author="Brian William Stacy" w:date="2024-03-13T13:18:00Z">
              <w:r w:rsidRPr="00657054" w:rsidDel="002B664C">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EA62B" w14:textId="544425C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63" w:author="Brian William Stacy" w:date="2024-03-13T13:18:00Z">
              <w:r w:rsidRPr="000E4456">
                <w:rPr>
                  <w:rFonts w:ascii="Times New Roman" w:eastAsia="Arial" w:hAnsi="Times New Roman" w:cs="Times New Roman"/>
                  <w:color w:val="000000"/>
                  <w:sz w:val="16"/>
                  <w:szCs w:val="16"/>
                </w:rPr>
                <w:t>0.000</w:t>
              </w:r>
            </w:ins>
            <w:del w:id="664" w:author="Brian William Stacy" w:date="2024-03-13T13:18:00Z">
              <w:r w:rsidRPr="00657054" w:rsidDel="002B664C">
                <w:rPr>
                  <w:rFonts w:ascii="Arial" w:eastAsia="Arial" w:hAnsi="Arial" w:cs="Arial"/>
                  <w:color w:val="000000"/>
                  <w:sz w:val="16"/>
                  <w:szCs w:val="16"/>
                </w:rPr>
                <w:delText>0.000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987B5" w14:textId="6450E2F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65" w:author="Brian William Stacy" w:date="2024-03-13T13:18:00Z">
              <w:r w:rsidRPr="000E4456">
                <w:rPr>
                  <w:rFonts w:ascii="Times New Roman" w:eastAsia="Arial" w:hAnsi="Times New Roman" w:cs="Times New Roman"/>
                  <w:color w:val="000000"/>
                  <w:sz w:val="16"/>
                  <w:szCs w:val="16"/>
                </w:rPr>
                <w:t>0.000</w:t>
              </w:r>
            </w:ins>
            <w:del w:id="666" w:author="Brian William Stacy" w:date="2024-03-13T13:18:00Z">
              <w:r w:rsidRPr="00657054" w:rsidDel="002B664C">
                <w:rPr>
                  <w:rFonts w:ascii="Arial" w:eastAsia="Arial" w:hAnsi="Arial" w:cs="Arial"/>
                  <w:color w:val="000000"/>
                  <w:sz w:val="16"/>
                  <w:szCs w:val="16"/>
                </w:rPr>
                <w:delText>0.000</w:delText>
              </w:r>
            </w:del>
          </w:p>
        </w:tc>
      </w:tr>
      <w:tr w:rsidR="0015494B" w:rsidRPr="00D0466F" w14:paraId="15584988"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4206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D2AD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AFA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C9E4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16A0D" w14:textId="1BFF366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67" w:author="Brian William Stacy" w:date="2024-03-13T13:18:00Z">
              <w:r w:rsidRPr="000E4456">
                <w:rPr>
                  <w:rFonts w:ascii="Times New Roman" w:eastAsia="Arial" w:hAnsi="Times New Roman" w:cs="Times New Roman"/>
                  <w:color w:val="000000"/>
                  <w:sz w:val="16"/>
                  <w:szCs w:val="16"/>
                </w:rPr>
                <w:t>(0.00)</w:t>
              </w:r>
            </w:ins>
            <w:del w:id="668"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6783" w14:textId="5EA24DE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69" w:author="Brian William Stacy" w:date="2024-03-13T13:18:00Z">
              <w:r w:rsidRPr="000E4456">
                <w:rPr>
                  <w:rFonts w:ascii="Times New Roman" w:eastAsia="Arial" w:hAnsi="Times New Roman" w:cs="Times New Roman"/>
                  <w:color w:val="000000"/>
                  <w:sz w:val="16"/>
                  <w:szCs w:val="16"/>
                </w:rPr>
                <w:t>(0.00)</w:t>
              </w:r>
            </w:ins>
            <w:del w:id="670"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5F0EB" w14:textId="7939D1A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71" w:author="Brian William Stacy" w:date="2024-03-13T13:18:00Z">
              <w:r w:rsidRPr="000E4456">
                <w:rPr>
                  <w:rFonts w:ascii="Times New Roman" w:eastAsia="Arial" w:hAnsi="Times New Roman" w:cs="Times New Roman"/>
                  <w:color w:val="000000"/>
                  <w:sz w:val="16"/>
                  <w:szCs w:val="16"/>
                </w:rPr>
                <w:t>(0.00)</w:t>
              </w:r>
            </w:ins>
            <w:del w:id="672" w:author="Brian William Stacy" w:date="2024-03-13T13:18:00Z">
              <w:r w:rsidRPr="00657054" w:rsidDel="002B664C">
                <w:rPr>
                  <w:rFonts w:ascii="Arial" w:eastAsia="Arial" w:hAnsi="Arial" w:cs="Arial"/>
                  <w:color w:val="000000"/>
                  <w:sz w:val="16"/>
                  <w:szCs w:val="16"/>
                </w:rPr>
                <w:delText>(0.00)</w:delText>
              </w:r>
            </w:del>
          </w:p>
        </w:tc>
      </w:tr>
      <w:tr w:rsidR="0015494B" w:rsidRPr="00D0466F" w14:paraId="179EFAF2"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997E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6882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782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BA7B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EFE9C" w14:textId="6EA7C94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73" w:author="Brian William Stacy" w:date="2024-03-13T13:18:00Z">
              <w:r w:rsidRPr="000E4456">
                <w:rPr>
                  <w:rFonts w:ascii="Times New Roman" w:eastAsia="Arial" w:hAnsi="Times New Roman" w:cs="Times New Roman"/>
                  <w:color w:val="000000"/>
                  <w:sz w:val="16"/>
                  <w:szCs w:val="16"/>
                </w:rPr>
                <w:t>0.000</w:t>
              </w:r>
            </w:ins>
            <w:del w:id="674" w:author="Brian William Stacy" w:date="2024-03-13T13:18:00Z">
              <w:r w:rsidRPr="00657054" w:rsidDel="002B664C">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A97AA" w14:textId="4D653CA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75" w:author="Brian William Stacy" w:date="2024-03-13T13:18:00Z">
              <w:r w:rsidRPr="000E4456">
                <w:rPr>
                  <w:rFonts w:ascii="Times New Roman" w:eastAsia="Arial" w:hAnsi="Times New Roman" w:cs="Times New Roman"/>
                  <w:color w:val="000000"/>
                  <w:sz w:val="16"/>
                  <w:szCs w:val="16"/>
                </w:rPr>
                <w:t>0.000</w:t>
              </w:r>
            </w:ins>
            <w:del w:id="676" w:author="Brian William Stacy" w:date="2024-03-13T13:18:00Z">
              <w:r w:rsidRPr="00657054" w:rsidDel="002B664C">
                <w:rPr>
                  <w:rFonts w:ascii="Arial" w:eastAsia="Arial" w:hAnsi="Arial" w:cs="Arial"/>
                  <w:color w:val="000000"/>
                  <w:sz w:val="16"/>
                  <w:szCs w:val="16"/>
                </w:rPr>
                <w:delText>0.000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92B4D" w14:textId="545F4B5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77" w:author="Brian William Stacy" w:date="2024-03-13T13:18:00Z">
              <w:r w:rsidRPr="000E4456">
                <w:rPr>
                  <w:rFonts w:ascii="Times New Roman" w:eastAsia="Arial" w:hAnsi="Times New Roman" w:cs="Times New Roman"/>
                  <w:color w:val="000000"/>
                  <w:sz w:val="16"/>
                  <w:szCs w:val="16"/>
                </w:rPr>
                <w:t>0.000</w:t>
              </w:r>
            </w:ins>
            <w:del w:id="678" w:author="Brian William Stacy" w:date="2024-03-13T13:18:00Z">
              <w:r w:rsidRPr="00657054" w:rsidDel="002B664C">
                <w:rPr>
                  <w:rFonts w:ascii="Arial" w:eastAsia="Arial" w:hAnsi="Arial" w:cs="Arial"/>
                  <w:color w:val="000000"/>
                  <w:sz w:val="16"/>
                  <w:szCs w:val="16"/>
                </w:rPr>
                <w:delText>0.000</w:delText>
              </w:r>
            </w:del>
          </w:p>
        </w:tc>
      </w:tr>
      <w:tr w:rsidR="0015494B" w:rsidRPr="00D0466F" w14:paraId="0DE7325C"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DE4D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FE3A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DE45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EF4C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DE65" w14:textId="3565BFD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79" w:author="Brian William Stacy" w:date="2024-03-13T13:18:00Z">
              <w:r w:rsidRPr="000E4456">
                <w:rPr>
                  <w:rFonts w:ascii="Times New Roman" w:eastAsia="Arial" w:hAnsi="Times New Roman" w:cs="Times New Roman"/>
                  <w:color w:val="000000"/>
                  <w:sz w:val="16"/>
                  <w:szCs w:val="16"/>
                </w:rPr>
                <w:t>(0.00)</w:t>
              </w:r>
            </w:ins>
            <w:del w:id="680"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07E6A" w14:textId="2E4E3D8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81" w:author="Brian William Stacy" w:date="2024-03-13T13:18:00Z">
              <w:r w:rsidRPr="000E4456">
                <w:rPr>
                  <w:rFonts w:ascii="Times New Roman" w:eastAsia="Arial" w:hAnsi="Times New Roman" w:cs="Times New Roman"/>
                  <w:color w:val="000000"/>
                  <w:sz w:val="16"/>
                  <w:szCs w:val="16"/>
                </w:rPr>
                <w:t>(0.00)</w:t>
              </w:r>
            </w:ins>
            <w:del w:id="682"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E8B6A" w14:textId="2905679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83" w:author="Brian William Stacy" w:date="2024-03-13T13:18:00Z">
              <w:r w:rsidRPr="000E4456">
                <w:rPr>
                  <w:rFonts w:ascii="Times New Roman" w:eastAsia="Arial" w:hAnsi="Times New Roman" w:cs="Times New Roman"/>
                  <w:color w:val="000000"/>
                  <w:sz w:val="16"/>
                  <w:szCs w:val="16"/>
                </w:rPr>
                <w:t>(0.00)</w:t>
              </w:r>
            </w:ins>
            <w:del w:id="684" w:author="Brian William Stacy" w:date="2024-03-13T13:18:00Z">
              <w:r w:rsidRPr="00657054" w:rsidDel="002B664C">
                <w:rPr>
                  <w:rFonts w:ascii="Arial" w:eastAsia="Arial" w:hAnsi="Arial" w:cs="Arial"/>
                  <w:color w:val="000000"/>
                  <w:sz w:val="16"/>
                  <w:szCs w:val="16"/>
                </w:rPr>
                <w:delText>(0.00)</w:delText>
              </w:r>
            </w:del>
          </w:p>
        </w:tc>
      </w:tr>
      <w:tr w:rsidR="0015494B" w:rsidRPr="00D0466F" w14:paraId="0C5B7A62"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3A68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837D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4541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A7CF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84F84" w14:textId="4416EA5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85" w:author="Brian William Stacy" w:date="2024-03-13T13:18:00Z">
              <w:r w:rsidRPr="000E4456">
                <w:rPr>
                  <w:rFonts w:ascii="Times New Roman" w:eastAsia="Arial" w:hAnsi="Times New Roman" w:cs="Times New Roman"/>
                  <w:color w:val="000000"/>
                  <w:sz w:val="16"/>
                  <w:szCs w:val="16"/>
                </w:rPr>
                <w:t>-0.003***</w:t>
              </w:r>
            </w:ins>
            <w:del w:id="686" w:author="Brian William Stacy" w:date="2024-03-13T13:18:00Z">
              <w:r w:rsidRPr="00657054" w:rsidDel="002B664C">
                <w:rPr>
                  <w:rFonts w:ascii="Arial" w:eastAsia="Arial" w:hAnsi="Arial" w:cs="Arial"/>
                  <w:color w:val="000000"/>
                  <w:sz w:val="16"/>
                  <w:szCs w:val="16"/>
                </w:rPr>
                <w:delText>-0.003***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F619A" w14:textId="66FC4DB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87" w:author="Brian William Stacy" w:date="2024-03-13T13:18:00Z">
              <w:r w:rsidRPr="000E4456">
                <w:rPr>
                  <w:rFonts w:ascii="Times New Roman" w:eastAsia="Arial" w:hAnsi="Times New Roman" w:cs="Times New Roman"/>
                  <w:color w:val="000000"/>
                  <w:sz w:val="16"/>
                  <w:szCs w:val="16"/>
                </w:rPr>
                <w:t>0.000</w:t>
              </w:r>
            </w:ins>
            <w:del w:id="688" w:author="Brian William Stacy" w:date="2024-03-13T13:18:00Z">
              <w:r w:rsidRPr="00657054" w:rsidDel="002B664C">
                <w:rPr>
                  <w:rFonts w:ascii="Arial" w:eastAsia="Arial" w:hAnsi="Arial" w:cs="Arial"/>
                  <w:color w:val="000000"/>
                  <w:sz w:val="16"/>
                  <w:szCs w:val="16"/>
                </w:rPr>
                <w:delText>0.000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4B75" w14:textId="6F05B35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89" w:author="Brian William Stacy" w:date="2024-03-13T13:18:00Z">
              <w:r w:rsidRPr="000E4456">
                <w:rPr>
                  <w:rFonts w:ascii="Times New Roman" w:eastAsia="Arial" w:hAnsi="Times New Roman" w:cs="Times New Roman"/>
                  <w:color w:val="000000"/>
                  <w:sz w:val="16"/>
                  <w:szCs w:val="16"/>
                </w:rPr>
                <w:t>0.000</w:t>
              </w:r>
            </w:ins>
            <w:del w:id="690" w:author="Brian William Stacy" w:date="2024-03-13T13:18:00Z">
              <w:r w:rsidRPr="00657054" w:rsidDel="002B664C">
                <w:rPr>
                  <w:rFonts w:ascii="Arial" w:eastAsia="Arial" w:hAnsi="Arial" w:cs="Arial"/>
                  <w:color w:val="000000"/>
                  <w:sz w:val="16"/>
                  <w:szCs w:val="16"/>
                </w:rPr>
                <w:delText>0.000</w:delText>
              </w:r>
            </w:del>
          </w:p>
        </w:tc>
      </w:tr>
      <w:tr w:rsidR="0015494B" w:rsidRPr="00D0466F" w14:paraId="46B2B5E6"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2C1E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51BD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938E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7F7A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50C21" w14:textId="443AA60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91" w:author="Brian William Stacy" w:date="2024-03-13T13:18:00Z">
              <w:r w:rsidRPr="000E4456">
                <w:rPr>
                  <w:rFonts w:ascii="Times New Roman" w:eastAsia="Arial" w:hAnsi="Times New Roman" w:cs="Times New Roman"/>
                  <w:color w:val="000000"/>
                  <w:sz w:val="16"/>
                  <w:szCs w:val="16"/>
                </w:rPr>
                <w:t>(0.00)</w:t>
              </w:r>
            </w:ins>
            <w:del w:id="692"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EF986" w14:textId="338DF75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93" w:author="Brian William Stacy" w:date="2024-03-13T13:18:00Z">
              <w:r w:rsidRPr="000E4456">
                <w:rPr>
                  <w:rFonts w:ascii="Times New Roman" w:eastAsia="Arial" w:hAnsi="Times New Roman" w:cs="Times New Roman"/>
                  <w:color w:val="000000"/>
                  <w:sz w:val="16"/>
                  <w:szCs w:val="16"/>
                </w:rPr>
                <w:t>(0.00)</w:t>
              </w:r>
            </w:ins>
            <w:del w:id="694"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7519C" w14:textId="4483930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95" w:author="Brian William Stacy" w:date="2024-03-13T13:18:00Z">
              <w:r w:rsidRPr="000E4456">
                <w:rPr>
                  <w:rFonts w:ascii="Times New Roman" w:eastAsia="Arial" w:hAnsi="Times New Roman" w:cs="Times New Roman"/>
                  <w:color w:val="000000"/>
                  <w:sz w:val="16"/>
                  <w:szCs w:val="16"/>
                </w:rPr>
                <w:t>(0.00)</w:t>
              </w:r>
            </w:ins>
            <w:del w:id="696" w:author="Brian William Stacy" w:date="2024-03-13T13:18:00Z">
              <w:r w:rsidRPr="00657054" w:rsidDel="002B664C">
                <w:rPr>
                  <w:rFonts w:ascii="Arial" w:eastAsia="Arial" w:hAnsi="Arial" w:cs="Arial"/>
                  <w:color w:val="000000"/>
                  <w:sz w:val="16"/>
                  <w:szCs w:val="16"/>
                </w:rPr>
                <w:delText>(0.00)</w:delText>
              </w:r>
            </w:del>
          </w:p>
        </w:tc>
      </w:tr>
      <w:tr w:rsidR="0015494B" w:rsidRPr="00D0466F" w14:paraId="52A76328"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9058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5149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469F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29CC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5228E" w14:textId="330946F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97" w:author="Brian William Stacy" w:date="2024-03-13T13:18:00Z">
              <w:r w:rsidRPr="000E4456">
                <w:rPr>
                  <w:rFonts w:ascii="Times New Roman" w:eastAsia="Arial" w:hAnsi="Times New Roman" w:cs="Times New Roman"/>
                  <w:color w:val="000000"/>
                  <w:sz w:val="16"/>
                  <w:szCs w:val="16"/>
                </w:rPr>
                <w:t>0.005***</w:t>
              </w:r>
            </w:ins>
            <w:del w:id="698" w:author="Brian William Stacy" w:date="2024-03-13T13:18:00Z">
              <w:r w:rsidRPr="00657054" w:rsidDel="002B664C">
                <w:rPr>
                  <w:rFonts w:ascii="Arial" w:eastAsia="Arial" w:hAnsi="Arial" w:cs="Arial"/>
                  <w:color w:val="000000"/>
                  <w:sz w:val="16"/>
                  <w:szCs w:val="16"/>
                </w:rPr>
                <w:delText>0.005***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B9E7E" w14:textId="616C4E3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699" w:author="Brian William Stacy" w:date="2024-03-13T13:18:00Z">
              <w:r w:rsidRPr="000E4456">
                <w:rPr>
                  <w:rFonts w:ascii="Times New Roman" w:eastAsia="Arial" w:hAnsi="Times New Roman" w:cs="Times New Roman"/>
                  <w:color w:val="000000"/>
                  <w:sz w:val="16"/>
                  <w:szCs w:val="16"/>
                </w:rPr>
                <w:t>0.000</w:t>
              </w:r>
            </w:ins>
            <w:del w:id="700" w:author="Brian William Stacy" w:date="2024-03-13T13:18:00Z">
              <w:r w:rsidRPr="00657054" w:rsidDel="002B664C">
                <w:rPr>
                  <w:rFonts w:ascii="Arial" w:eastAsia="Arial" w:hAnsi="Arial" w:cs="Arial"/>
                  <w:color w:val="000000"/>
                  <w:sz w:val="16"/>
                  <w:szCs w:val="16"/>
                </w:rPr>
                <w:delText>0.000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C19D2" w14:textId="28C1FC8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01" w:author="Brian William Stacy" w:date="2024-03-13T13:18:00Z">
              <w:r w:rsidRPr="000E4456">
                <w:rPr>
                  <w:rFonts w:ascii="Times New Roman" w:eastAsia="Arial" w:hAnsi="Times New Roman" w:cs="Times New Roman"/>
                  <w:color w:val="000000"/>
                  <w:sz w:val="16"/>
                  <w:szCs w:val="16"/>
                </w:rPr>
                <w:t>0.000</w:t>
              </w:r>
            </w:ins>
            <w:del w:id="702" w:author="Brian William Stacy" w:date="2024-03-13T13:18:00Z">
              <w:r w:rsidRPr="00657054" w:rsidDel="002B664C">
                <w:rPr>
                  <w:rFonts w:ascii="Arial" w:eastAsia="Arial" w:hAnsi="Arial" w:cs="Arial"/>
                  <w:color w:val="000000"/>
                  <w:sz w:val="16"/>
                  <w:szCs w:val="16"/>
                </w:rPr>
                <w:delText>0.000</w:delText>
              </w:r>
            </w:del>
          </w:p>
        </w:tc>
      </w:tr>
      <w:tr w:rsidR="0015494B" w:rsidRPr="00D0466F" w14:paraId="7693E4E4"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58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2F69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A6C8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1311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D083" w14:textId="3250DDB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03" w:author="Brian William Stacy" w:date="2024-03-13T13:18:00Z">
              <w:r w:rsidRPr="000E4456">
                <w:rPr>
                  <w:rFonts w:ascii="Times New Roman" w:eastAsia="Arial" w:hAnsi="Times New Roman" w:cs="Times New Roman"/>
                  <w:color w:val="000000"/>
                  <w:sz w:val="16"/>
                  <w:szCs w:val="16"/>
                </w:rPr>
                <w:t>(0.00)</w:t>
              </w:r>
            </w:ins>
            <w:del w:id="704"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02249" w14:textId="23D7CDA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05" w:author="Brian William Stacy" w:date="2024-03-13T13:18:00Z">
              <w:r w:rsidRPr="000E4456">
                <w:rPr>
                  <w:rFonts w:ascii="Times New Roman" w:eastAsia="Arial" w:hAnsi="Times New Roman" w:cs="Times New Roman"/>
                  <w:color w:val="000000"/>
                  <w:sz w:val="16"/>
                  <w:szCs w:val="16"/>
                </w:rPr>
                <w:t>(0.00)</w:t>
              </w:r>
            </w:ins>
            <w:del w:id="706"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00531" w14:textId="2413ACF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07" w:author="Brian William Stacy" w:date="2024-03-13T13:18:00Z">
              <w:r w:rsidRPr="000E4456">
                <w:rPr>
                  <w:rFonts w:ascii="Times New Roman" w:eastAsia="Arial" w:hAnsi="Times New Roman" w:cs="Times New Roman"/>
                  <w:color w:val="000000"/>
                  <w:sz w:val="16"/>
                  <w:szCs w:val="16"/>
                </w:rPr>
                <w:t>(0.00)</w:t>
              </w:r>
            </w:ins>
            <w:del w:id="708" w:author="Brian William Stacy" w:date="2024-03-13T13:18:00Z">
              <w:r w:rsidRPr="00657054" w:rsidDel="002B664C">
                <w:rPr>
                  <w:rFonts w:ascii="Arial" w:eastAsia="Arial" w:hAnsi="Arial" w:cs="Arial"/>
                  <w:color w:val="000000"/>
                  <w:sz w:val="16"/>
                  <w:szCs w:val="16"/>
                </w:rPr>
                <w:delText>(0.00)</w:delText>
              </w:r>
            </w:del>
          </w:p>
        </w:tc>
      </w:tr>
      <w:tr w:rsidR="0015494B" w:rsidRPr="00D0466F" w14:paraId="5D6346FC"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0F29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77D1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7E82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2DEF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1652F" w14:textId="2578760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09" w:author="Brian William Stacy" w:date="2024-03-13T13:18:00Z">
              <w:r w:rsidRPr="000E4456">
                <w:rPr>
                  <w:rFonts w:ascii="Times New Roman" w:eastAsia="Arial" w:hAnsi="Times New Roman" w:cs="Times New Roman"/>
                  <w:color w:val="000000"/>
                  <w:sz w:val="16"/>
                  <w:szCs w:val="16"/>
                </w:rPr>
                <w:t>0.002***</w:t>
              </w:r>
            </w:ins>
            <w:del w:id="710" w:author="Brian William Stacy" w:date="2024-03-13T13:18:00Z">
              <w:r w:rsidRPr="00657054" w:rsidDel="002B664C">
                <w:rPr>
                  <w:rFonts w:ascii="Arial" w:eastAsia="Arial" w:hAnsi="Arial" w:cs="Arial"/>
                  <w:color w:val="000000"/>
                  <w:sz w:val="16"/>
                  <w:szCs w:val="16"/>
                </w:rPr>
                <w:delText>0.002***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36450" w14:textId="3CFF966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11" w:author="Brian William Stacy" w:date="2024-03-13T13:18:00Z">
              <w:r w:rsidRPr="000E4456">
                <w:rPr>
                  <w:rFonts w:ascii="Times New Roman" w:eastAsia="Arial" w:hAnsi="Times New Roman" w:cs="Times New Roman"/>
                  <w:color w:val="000000"/>
                  <w:sz w:val="16"/>
                  <w:szCs w:val="16"/>
                </w:rPr>
                <w:t>0.000</w:t>
              </w:r>
            </w:ins>
            <w:del w:id="712" w:author="Brian William Stacy" w:date="2024-03-13T13:18:00Z">
              <w:r w:rsidRPr="00657054" w:rsidDel="002B664C">
                <w:rPr>
                  <w:rFonts w:ascii="Arial" w:eastAsia="Arial" w:hAnsi="Arial" w:cs="Arial"/>
                  <w:color w:val="000000"/>
                  <w:sz w:val="16"/>
                  <w:szCs w:val="16"/>
                </w:rPr>
                <w:delText>0.000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C194C" w14:textId="44BB914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13" w:author="Brian William Stacy" w:date="2024-03-13T13:18:00Z">
              <w:r w:rsidRPr="000E4456">
                <w:rPr>
                  <w:rFonts w:ascii="Times New Roman" w:eastAsia="Arial" w:hAnsi="Times New Roman" w:cs="Times New Roman"/>
                  <w:color w:val="000000"/>
                  <w:sz w:val="16"/>
                  <w:szCs w:val="16"/>
                </w:rPr>
                <w:t>0.000</w:t>
              </w:r>
            </w:ins>
            <w:del w:id="714" w:author="Brian William Stacy" w:date="2024-03-13T13:18:00Z">
              <w:r w:rsidRPr="00657054" w:rsidDel="002B664C">
                <w:rPr>
                  <w:rFonts w:ascii="Arial" w:eastAsia="Arial" w:hAnsi="Arial" w:cs="Arial"/>
                  <w:color w:val="000000"/>
                  <w:sz w:val="16"/>
                  <w:szCs w:val="16"/>
                </w:rPr>
                <w:delText>0.000</w:delText>
              </w:r>
            </w:del>
          </w:p>
        </w:tc>
      </w:tr>
      <w:tr w:rsidR="0015494B" w:rsidRPr="00D0466F" w14:paraId="7E884FAD"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70B3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6E6E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4C0D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62C2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7C0C9" w14:textId="3A580DA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15" w:author="Brian William Stacy" w:date="2024-03-13T13:18:00Z">
              <w:r w:rsidRPr="000E4456">
                <w:rPr>
                  <w:rFonts w:ascii="Times New Roman" w:eastAsia="Arial" w:hAnsi="Times New Roman" w:cs="Times New Roman"/>
                  <w:color w:val="000000"/>
                  <w:sz w:val="16"/>
                  <w:szCs w:val="16"/>
                </w:rPr>
                <w:t>(0.00)</w:t>
              </w:r>
            </w:ins>
            <w:del w:id="716"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BADD8" w14:textId="29D5958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17" w:author="Brian William Stacy" w:date="2024-03-13T13:18:00Z">
              <w:r w:rsidRPr="000E4456">
                <w:rPr>
                  <w:rFonts w:ascii="Times New Roman" w:eastAsia="Arial" w:hAnsi="Times New Roman" w:cs="Times New Roman"/>
                  <w:color w:val="000000"/>
                  <w:sz w:val="16"/>
                  <w:szCs w:val="16"/>
                </w:rPr>
                <w:t>(0.00)</w:t>
              </w:r>
            </w:ins>
            <w:del w:id="718"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9149A" w14:textId="73F1696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19" w:author="Brian William Stacy" w:date="2024-03-13T13:18:00Z">
              <w:r w:rsidRPr="000E4456">
                <w:rPr>
                  <w:rFonts w:ascii="Times New Roman" w:eastAsia="Arial" w:hAnsi="Times New Roman" w:cs="Times New Roman"/>
                  <w:color w:val="000000"/>
                  <w:sz w:val="16"/>
                  <w:szCs w:val="16"/>
                </w:rPr>
                <w:t>(0.00)</w:t>
              </w:r>
            </w:ins>
            <w:del w:id="720" w:author="Brian William Stacy" w:date="2024-03-13T13:18:00Z">
              <w:r w:rsidRPr="00657054" w:rsidDel="002B664C">
                <w:rPr>
                  <w:rFonts w:ascii="Arial" w:eastAsia="Arial" w:hAnsi="Arial" w:cs="Arial"/>
                  <w:color w:val="000000"/>
                  <w:sz w:val="16"/>
                  <w:szCs w:val="16"/>
                </w:rPr>
                <w:delText>(0.00)</w:delText>
              </w:r>
            </w:del>
          </w:p>
        </w:tc>
      </w:tr>
      <w:tr w:rsidR="0015494B" w:rsidRPr="00D0466F" w14:paraId="1B92EF2C"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5AA3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0D2E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6F11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B8951" w14:textId="654C03B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21" w:author="Brian William Stacy" w:date="2024-03-13T13:18:00Z">
              <w:r w:rsidRPr="000E4456">
                <w:rPr>
                  <w:rFonts w:ascii="Times New Roman" w:eastAsia="Arial" w:hAnsi="Times New Roman" w:cs="Times New Roman"/>
                  <w:color w:val="000000"/>
                  <w:sz w:val="16"/>
                  <w:szCs w:val="16"/>
                </w:rPr>
                <w:t>0.038***</w:t>
              </w:r>
            </w:ins>
            <w:del w:id="722" w:author="Brian William Stacy" w:date="2024-03-13T13:18:00Z">
              <w:r w:rsidRPr="00657054" w:rsidDel="002B664C">
                <w:rPr>
                  <w:rFonts w:ascii="Arial" w:eastAsia="Arial" w:hAnsi="Arial" w:cs="Arial"/>
                  <w:color w:val="000000"/>
                  <w:sz w:val="16"/>
                  <w:szCs w:val="16"/>
                </w:rPr>
                <w:delText>0.038***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FEEB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50FB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7916E" w14:textId="5E02B3E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23" w:author="Brian William Stacy" w:date="2024-03-13T13:18:00Z">
              <w:r w:rsidRPr="000E4456">
                <w:rPr>
                  <w:rFonts w:ascii="Times New Roman" w:eastAsia="Arial" w:hAnsi="Times New Roman" w:cs="Times New Roman"/>
                  <w:color w:val="000000"/>
                  <w:sz w:val="16"/>
                  <w:szCs w:val="16"/>
                </w:rPr>
                <w:t>0.039***</w:t>
              </w:r>
            </w:ins>
            <w:del w:id="724" w:author="Brian William Stacy" w:date="2024-03-13T13:18:00Z">
              <w:r w:rsidRPr="00657054" w:rsidDel="002B664C">
                <w:rPr>
                  <w:rFonts w:ascii="Arial" w:eastAsia="Arial" w:hAnsi="Arial" w:cs="Arial"/>
                  <w:color w:val="000000"/>
                  <w:sz w:val="16"/>
                  <w:szCs w:val="16"/>
                </w:rPr>
                <w:delText>0.039***</w:delText>
              </w:r>
            </w:del>
          </w:p>
        </w:tc>
      </w:tr>
      <w:tr w:rsidR="0015494B" w:rsidRPr="00D0466F" w14:paraId="63BAFD1D"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E260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5B97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5C8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08840" w14:textId="51774C8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25" w:author="Brian William Stacy" w:date="2024-03-13T13:18:00Z">
              <w:r w:rsidRPr="000E4456">
                <w:rPr>
                  <w:rFonts w:ascii="Times New Roman" w:eastAsia="Arial" w:hAnsi="Times New Roman" w:cs="Times New Roman"/>
                  <w:color w:val="000000"/>
                  <w:sz w:val="16"/>
                  <w:szCs w:val="16"/>
                </w:rPr>
                <w:t>(0.01)</w:t>
              </w:r>
            </w:ins>
            <w:del w:id="726" w:author="Brian William Stacy" w:date="2024-03-13T13:18:00Z">
              <w:r w:rsidRPr="00657054" w:rsidDel="002B664C">
                <w:rPr>
                  <w:rFonts w:ascii="Arial" w:eastAsia="Arial" w:hAnsi="Arial" w:cs="Arial"/>
                  <w:color w:val="000000"/>
                  <w:sz w:val="16"/>
                  <w:szCs w:val="16"/>
                </w:rPr>
                <w:delText>(0.01)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8093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61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5689B" w14:textId="19BE64A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27" w:author="Brian William Stacy" w:date="2024-03-13T13:18:00Z">
              <w:r w:rsidRPr="000E4456">
                <w:rPr>
                  <w:rFonts w:ascii="Times New Roman" w:eastAsia="Arial" w:hAnsi="Times New Roman" w:cs="Times New Roman"/>
                  <w:color w:val="000000"/>
                  <w:sz w:val="16"/>
                  <w:szCs w:val="16"/>
                </w:rPr>
                <w:t>(0.01)</w:t>
              </w:r>
            </w:ins>
            <w:del w:id="728" w:author="Brian William Stacy" w:date="2024-03-13T13:18:00Z">
              <w:r w:rsidRPr="00657054" w:rsidDel="002B664C">
                <w:rPr>
                  <w:rFonts w:ascii="Arial" w:eastAsia="Arial" w:hAnsi="Arial" w:cs="Arial"/>
                  <w:color w:val="000000"/>
                  <w:sz w:val="16"/>
                  <w:szCs w:val="16"/>
                </w:rPr>
                <w:delText>(0.01)</w:delText>
              </w:r>
            </w:del>
          </w:p>
        </w:tc>
      </w:tr>
      <w:tr w:rsidR="0015494B" w:rsidRPr="00D0466F" w14:paraId="1E3FEC4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D36A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547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37B7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3CE48" w14:textId="5A6CF63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29" w:author="Brian William Stacy" w:date="2024-03-13T13:18:00Z">
              <w:r w:rsidRPr="000E4456">
                <w:rPr>
                  <w:rFonts w:ascii="Times New Roman" w:eastAsia="Arial" w:hAnsi="Times New Roman" w:cs="Times New Roman"/>
                  <w:color w:val="000000"/>
                  <w:sz w:val="16"/>
                  <w:szCs w:val="16"/>
                </w:rPr>
                <w:t>0.000</w:t>
              </w:r>
            </w:ins>
            <w:del w:id="730" w:author="Brian William Stacy" w:date="2024-03-13T13:18:00Z">
              <w:r w:rsidRPr="00657054" w:rsidDel="002B664C">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D826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FEED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9ECD7" w14:textId="1E7C31E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31" w:author="Brian William Stacy" w:date="2024-03-13T13:18:00Z">
              <w:r w:rsidRPr="000E4456">
                <w:rPr>
                  <w:rFonts w:ascii="Times New Roman" w:eastAsia="Arial" w:hAnsi="Times New Roman" w:cs="Times New Roman"/>
                  <w:color w:val="000000"/>
                  <w:sz w:val="16"/>
                  <w:szCs w:val="16"/>
                </w:rPr>
                <w:t>0.000</w:t>
              </w:r>
            </w:ins>
            <w:del w:id="732" w:author="Brian William Stacy" w:date="2024-03-13T13:18:00Z">
              <w:r w:rsidRPr="00657054" w:rsidDel="002B664C">
                <w:rPr>
                  <w:rFonts w:ascii="Arial" w:eastAsia="Arial" w:hAnsi="Arial" w:cs="Arial"/>
                  <w:color w:val="000000"/>
                  <w:sz w:val="16"/>
                  <w:szCs w:val="16"/>
                </w:rPr>
                <w:delText>0.000</w:delText>
              </w:r>
            </w:del>
          </w:p>
        </w:tc>
      </w:tr>
      <w:tr w:rsidR="0015494B" w:rsidRPr="00D0466F" w14:paraId="3C0905BE"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BA3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C6F9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2337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C87B6" w14:textId="2BCBEAD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33" w:author="Brian William Stacy" w:date="2024-03-13T13:18:00Z">
              <w:r w:rsidRPr="000E4456">
                <w:rPr>
                  <w:rFonts w:ascii="Times New Roman" w:eastAsia="Arial" w:hAnsi="Times New Roman" w:cs="Times New Roman"/>
                  <w:color w:val="000000"/>
                  <w:sz w:val="16"/>
                  <w:szCs w:val="16"/>
                </w:rPr>
                <w:t>(0.00)</w:t>
              </w:r>
            </w:ins>
            <w:del w:id="734"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F2F2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0C37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6521E" w14:textId="4E413F8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35" w:author="Brian William Stacy" w:date="2024-03-13T13:18:00Z">
              <w:r w:rsidRPr="000E4456">
                <w:rPr>
                  <w:rFonts w:ascii="Times New Roman" w:eastAsia="Arial" w:hAnsi="Times New Roman" w:cs="Times New Roman"/>
                  <w:color w:val="000000"/>
                  <w:sz w:val="16"/>
                  <w:szCs w:val="16"/>
                </w:rPr>
                <w:t>(0.00)</w:t>
              </w:r>
            </w:ins>
            <w:del w:id="736" w:author="Brian William Stacy" w:date="2024-03-13T13:18:00Z">
              <w:r w:rsidRPr="00657054" w:rsidDel="002B664C">
                <w:rPr>
                  <w:rFonts w:ascii="Arial" w:eastAsia="Arial" w:hAnsi="Arial" w:cs="Arial"/>
                  <w:color w:val="000000"/>
                  <w:sz w:val="16"/>
                  <w:szCs w:val="16"/>
                </w:rPr>
                <w:delText>(0.00)</w:delText>
              </w:r>
            </w:del>
          </w:p>
        </w:tc>
      </w:tr>
      <w:tr w:rsidR="0015494B" w:rsidRPr="00D0466F" w14:paraId="16C5892A"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E106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7540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01F0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36B79" w14:textId="08BB429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37" w:author="Brian William Stacy" w:date="2024-03-13T13:18:00Z">
              <w:r w:rsidRPr="000E4456">
                <w:rPr>
                  <w:rFonts w:ascii="Times New Roman" w:eastAsia="Arial" w:hAnsi="Times New Roman" w:cs="Times New Roman"/>
                  <w:color w:val="000000"/>
                  <w:sz w:val="16"/>
                  <w:szCs w:val="16"/>
                </w:rPr>
                <w:t>0.000</w:t>
              </w:r>
            </w:ins>
            <w:del w:id="738" w:author="Brian William Stacy" w:date="2024-03-13T13:18:00Z">
              <w:r w:rsidRPr="00657054" w:rsidDel="002B664C">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EB43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4386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ED5C" w14:textId="18EC888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39" w:author="Brian William Stacy" w:date="2024-03-13T13:18:00Z">
              <w:r w:rsidRPr="000E4456">
                <w:rPr>
                  <w:rFonts w:ascii="Times New Roman" w:eastAsia="Arial" w:hAnsi="Times New Roman" w:cs="Times New Roman"/>
                  <w:color w:val="000000"/>
                  <w:sz w:val="16"/>
                  <w:szCs w:val="16"/>
                </w:rPr>
                <w:t>0.000</w:t>
              </w:r>
            </w:ins>
            <w:del w:id="740" w:author="Brian William Stacy" w:date="2024-03-13T13:18:00Z">
              <w:r w:rsidRPr="00657054" w:rsidDel="002B664C">
                <w:rPr>
                  <w:rFonts w:ascii="Arial" w:eastAsia="Arial" w:hAnsi="Arial" w:cs="Arial"/>
                  <w:color w:val="000000"/>
                  <w:sz w:val="16"/>
                  <w:szCs w:val="16"/>
                </w:rPr>
                <w:delText>0.000</w:delText>
              </w:r>
            </w:del>
          </w:p>
        </w:tc>
      </w:tr>
      <w:tr w:rsidR="0015494B" w:rsidRPr="00D0466F" w14:paraId="5ECCFA8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BD73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BD75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221C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7A634" w14:textId="091E9DB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41" w:author="Brian William Stacy" w:date="2024-03-13T13:18:00Z">
              <w:r w:rsidRPr="000E4456">
                <w:rPr>
                  <w:rFonts w:ascii="Times New Roman" w:eastAsia="Arial" w:hAnsi="Times New Roman" w:cs="Times New Roman"/>
                  <w:color w:val="000000"/>
                  <w:sz w:val="16"/>
                  <w:szCs w:val="16"/>
                </w:rPr>
                <w:t>(0.00)</w:t>
              </w:r>
            </w:ins>
            <w:del w:id="742"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EA5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DD01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4DCF2" w14:textId="56C388F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43" w:author="Brian William Stacy" w:date="2024-03-13T13:18:00Z">
              <w:r w:rsidRPr="000E4456">
                <w:rPr>
                  <w:rFonts w:ascii="Times New Roman" w:eastAsia="Arial" w:hAnsi="Times New Roman" w:cs="Times New Roman"/>
                  <w:color w:val="000000"/>
                  <w:sz w:val="16"/>
                  <w:szCs w:val="16"/>
                </w:rPr>
                <w:t>(0.00)</w:t>
              </w:r>
            </w:ins>
            <w:del w:id="744" w:author="Brian William Stacy" w:date="2024-03-13T13:18:00Z">
              <w:r w:rsidRPr="00657054" w:rsidDel="002B664C">
                <w:rPr>
                  <w:rFonts w:ascii="Arial" w:eastAsia="Arial" w:hAnsi="Arial" w:cs="Arial"/>
                  <w:color w:val="000000"/>
                  <w:sz w:val="16"/>
                  <w:szCs w:val="16"/>
                </w:rPr>
                <w:delText>(0.00)</w:delText>
              </w:r>
            </w:del>
          </w:p>
        </w:tc>
      </w:tr>
      <w:tr w:rsidR="0015494B" w:rsidRPr="00D0466F" w14:paraId="7DBA758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47D0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DBA9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C9B5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0E419" w14:textId="618C7E8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45" w:author="Brian William Stacy" w:date="2024-03-13T13:18:00Z">
              <w:r w:rsidRPr="000E4456">
                <w:rPr>
                  <w:rFonts w:ascii="Times New Roman" w:eastAsia="Arial" w:hAnsi="Times New Roman" w:cs="Times New Roman"/>
                  <w:color w:val="000000"/>
                  <w:sz w:val="16"/>
                  <w:szCs w:val="16"/>
                </w:rPr>
                <w:t>0.000</w:t>
              </w:r>
            </w:ins>
            <w:del w:id="746" w:author="Brian William Stacy" w:date="2024-03-13T13:18:00Z">
              <w:r w:rsidRPr="00657054" w:rsidDel="002B664C">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B7E7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F0D3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AF875" w14:textId="10FB584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47" w:author="Brian William Stacy" w:date="2024-03-13T13:18:00Z">
              <w:r w:rsidRPr="000E4456">
                <w:rPr>
                  <w:rFonts w:ascii="Times New Roman" w:eastAsia="Arial" w:hAnsi="Times New Roman" w:cs="Times New Roman"/>
                  <w:color w:val="000000"/>
                  <w:sz w:val="16"/>
                  <w:szCs w:val="16"/>
                </w:rPr>
                <w:t>0.000</w:t>
              </w:r>
            </w:ins>
            <w:del w:id="748" w:author="Brian William Stacy" w:date="2024-03-13T13:18:00Z">
              <w:r w:rsidRPr="00657054" w:rsidDel="002B664C">
                <w:rPr>
                  <w:rFonts w:ascii="Arial" w:eastAsia="Arial" w:hAnsi="Arial" w:cs="Arial"/>
                  <w:color w:val="000000"/>
                  <w:sz w:val="16"/>
                  <w:szCs w:val="16"/>
                </w:rPr>
                <w:delText>0.000</w:delText>
              </w:r>
            </w:del>
          </w:p>
        </w:tc>
      </w:tr>
      <w:tr w:rsidR="0015494B" w:rsidRPr="00D0466F" w14:paraId="2F7A4600"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C5BE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F1B1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122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57494" w14:textId="1F82C6C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49" w:author="Brian William Stacy" w:date="2024-03-13T13:18:00Z">
              <w:r w:rsidRPr="000E4456">
                <w:rPr>
                  <w:rFonts w:ascii="Times New Roman" w:eastAsia="Arial" w:hAnsi="Times New Roman" w:cs="Times New Roman"/>
                  <w:color w:val="000000"/>
                  <w:sz w:val="16"/>
                  <w:szCs w:val="16"/>
                </w:rPr>
                <w:t>(0.00)</w:t>
              </w:r>
            </w:ins>
            <w:del w:id="750"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628C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66FE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F80BA" w14:textId="7831AF2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51" w:author="Brian William Stacy" w:date="2024-03-13T13:18:00Z">
              <w:r w:rsidRPr="000E4456">
                <w:rPr>
                  <w:rFonts w:ascii="Times New Roman" w:eastAsia="Arial" w:hAnsi="Times New Roman" w:cs="Times New Roman"/>
                  <w:color w:val="000000"/>
                  <w:sz w:val="16"/>
                  <w:szCs w:val="16"/>
                </w:rPr>
                <w:t>(0.00)</w:t>
              </w:r>
            </w:ins>
            <w:del w:id="752" w:author="Brian William Stacy" w:date="2024-03-13T13:18:00Z">
              <w:r w:rsidRPr="00657054" w:rsidDel="002B664C">
                <w:rPr>
                  <w:rFonts w:ascii="Arial" w:eastAsia="Arial" w:hAnsi="Arial" w:cs="Arial"/>
                  <w:color w:val="000000"/>
                  <w:sz w:val="16"/>
                  <w:szCs w:val="16"/>
                </w:rPr>
                <w:delText>(0.00)</w:delText>
              </w:r>
            </w:del>
          </w:p>
        </w:tc>
      </w:tr>
      <w:tr w:rsidR="0015494B" w:rsidRPr="00D0466F" w14:paraId="0D43D894"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C2D1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AA2F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A04B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3CDEA" w14:textId="7C756E7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53" w:author="Brian William Stacy" w:date="2024-03-13T13:18:00Z">
              <w:r w:rsidRPr="000E4456">
                <w:rPr>
                  <w:rFonts w:ascii="Times New Roman" w:eastAsia="Arial" w:hAnsi="Times New Roman" w:cs="Times New Roman"/>
                  <w:color w:val="000000"/>
                  <w:sz w:val="16"/>
                  <w:szCs w:val="16"/>
                </w:rPr>
                <w:t>0.000***</w:t>
              </w:r>
            </w:ins>
            <w:del w:id="754" w:author="Brian William Stacy" w:date="2024-03-13T13:18:00Z">
              <w:r w:rsidRPr="00657054" w:rsidDel="002B664C">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F5BA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B8BA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9DC42" w14:textId="6F814EA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55" w:author="Brian William Stacy" w:date="2024-03-13T13:18:00Z">
              <w:r w:rsidRPr="000E4456">
                <w:rPr>
                  <w:rFonts w:ascii="Times New Roman" w:eastAsia="Arial" w:hAnsi="Times New Roman" w:cs="Times New Roman"/>
                  <w:color w:val="000000"/>
                  <w:sz w:val="16"/>
                  <w:szCs w:val="16"/>
                </w:rPr>
                <w:t>0.000***</w:t>
              </w:r>
            </w:ins>
            <w:del w:id="756" w:author="Brian William Stacy" w:date="2024-03-13T13:18:00Z">
              <w:r w:rsidRPr="00657054" w:rsidDel="002B664C">
                <w:rPr>
                  <w:rFonts w:ascii="Arial" w:eastAsia="Arial" w:hAnsi="Arial" w:cs="Arial"/>
                  <w:color w:val="000000"/>
                  <w:sz w:val="16"/>
                  <w:szCs w:val="16"/>
                </w:rPr>
                <w:delText>0.000***</w:delText>
              </w:r>
            </w:del>
          </w:p>
        </w:tc>
      </w:tr>
      <w:tr w:rsidR="0015494B" w:rsidRPr="00D0466F" w14:paraId="341B67AA"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84EE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C30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24FA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62DD5" w14:textId="7BE3665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57" w:author="Brian William Stacy" w:date="2024-03-13T13:18:00Z">
              <w:r w:rsidRPr="000E4456">
                <w:rPr>
                  <w:rFonts w:ascii="Times New Roman" w:eastAsia="Arial" w:hAnsi="Times New Roman" w:cs="Times New Roman"/>
                  <w:color w:val="000000"/>
                  <w:sz w:val="16"/>
                  <w:szCs w:val="16"/>
                </w:rPr>
                <w:t>(0.00)</w:t>
              </w:r>
            </w:ins>
            <w:del w:id="758"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9036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415D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5982A" w14:textId="6DCAFC6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59" w:author="Brian William Stacy" w:date="2024-03-13T13:18:00Z">
              <w:r w:rsidRPr="000E4456">
                <w:rPr>
                  <w:rFonts w:ascii="Times New Roman" w:eastAsia="Arial" w:hAnsi="Times New Roman" w:cs="Times New Roman"/>
                  <w:color w:val="000000"/>
                  <w:sz w:val="16"/>
                  <w:szCs w:val="16"/>
                </w:rPr>
                <w:t>(0.00)</w:t>
              </w:r>
            </w:ins>
            <w:del w:id="760" w:author="Brian William Stacy" w:date="2024-03-13T13:18:00Z">
              <w:r w:rsidRPr="00657054" w:rsidDel="002B664C">
                <w:rPr>
                  <w:rFonts w:ascii="Arial" w:eastAsia="Arial" w:hAnsi="Arial" w:cs="Arial"/>
                  <w:color w:val="000000"/>
                  <w:sz w:val="16"/>
                  <w:szCs w:val="16"/>
                </w:rPr>
                <w:delText>(0.00)</w:delText>
              </w:r>
            </w:del>
          </w:p>
        </w:tc>
      </w:tr>
      <w:tr w:rsidR="0015494B" w:rsidRPr="00D0466F" w14:paraId="19A8FAA5"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4A78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B6D1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4C1AD" w14:textId="445E520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61" w:author="Brian William Stacy" w:date="2024-03-13T13:18:00Z">
              <w:r w:rsidRPr="000E4456">
                <w:rPr>
                  <w:rFonts w:ascii="Times New Roman" w:eastAsia="Arial" w:hAnsi="Times New Roman" w:cs="Times New Roman"/>
                  <w:color w:val="000000"/>
                  <w:sz w:val="16"/>
                  <w:szCs w:val="16"/>
                </w:rPr>
                <w:t>0.004***</w:t>
              </w:r>
            </w:ins>
            <w:del w:id="762" w:author="Brian William Stacy" w:date="2024-03-13T13:18:00Z">
              <w:r w:rsidRPr="00657054" w:rsidDel="002B664C">
                <w:rPr>
                  <w:rFonts w:ascii="Arial" w:eastAsia="Arial" w:hAnsi="Arial" w:cs="Arial"/>
                  <w:color w:val="000000"/>
                  <w:sz w:val="16"/>
                  <w:szCs w:val="16"/>
                </w:rPr>
                <w:delText>0.004***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6FE23" w14:textId="243CD7A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63" w:author="Brian William Stacy" w:date="2024-03-13T13:18:00Z">
              <w:r w:rsidRPr="000E4456">
                <w:rPr>
                  <w:rFonts w:ascii="Times New Roman" w:eastAsia="Arial" w:hAnsi="Times New Roman" w:cs="Times New Roman"/>
                  <w:color w:val="000000"/>
                  <w:sz w:val="16"/>
                  <w:szCs w:val="16"/>
                </w:rPr>
                <w:t>0.003***</w:t>
              </w:r>
            </w:ins>
            <w:del w:id="764" w:author="Brian William Stacy" w:date="2024-03-13T13:18:00Z">
              <w:r w:rsidRPr="00657054" w:rsidDel="002B664C">
                <w:rPr>
                  <w:rFonts w:ascii="Arial" w:eastAsia="Arial" w:hAnsi="Arial" w:cs="Arial"/>
                  <w:color w:val="000000"/>
                  <w:sz w:val="16"/>
                  <w:szCs w:val="16"/>
                </w:rPr>
                <w:delText>0.003***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05AF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E4578" w14:textId="373901D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65" w:author="Brian William Stacy" w:date="2024-03-13T13:18:00Z">
              <w:r w:rsidRPr="000E4456">
                <w:rPr>
                  <w:rFonts w:ascii="Times New Roman" w:eastAsia="Arial" w:hAnsi="Times New Roman" w:cs="Times New Roman"/>
                  <w:color w:val="000000"/>
                  <w:sz w:val="16"/>
                  <w:szCs w:val="16"/>
                </w:rPr>
                <w:t>0.004***</w:t>
              </w:r>
            </w:ins>
            <w:del w:id="766" w:author="Brian William Stacy" w:date="2024-03-13T13:18:00Z">
              <w:r w:rsidRPr="00657054" w:rsidDel="002B664C">
                <w:rPr>
                  <w:rFonts w:ascii="Arial" w:eastAsia="Arial" w:hAnsi="Arial" w:cs="Arial"/>
                  <w:color w:val="000000"/>
                  <w:sz w:val="16"/>
                  <w:szCs w:val="16"/>
                </w:rPr>
                <w:delText>0.004***</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BC59C" w14:textId="504F0D6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67" w:author="Brian William Stacy" w:date="2024-03-13T13:18:00Z">
              <w:r w:rsidRPr="000E4456">
                <w:rPr>
                  <w:rFonts w:ascii="Times New Roman" w:eastAsia="Arial" w:hAnsi="Times New Roman" w:cs="Times New Roman"/>
                  <w:color w:val="000000"/>
                  <w:sz w:val="16"/>
                  <w:szCs w:val="16"/>
                </w:rPr>
                <w:t>0.003***</w:t>
              </w:r>
            </w:ins>
            <w:del w:id="768" w:author="Brian William Stacy" w:date="2024-03-13T13:18:00Z">
              <w:r w:rsidRPr="00657054" w:rsidDel="002B664C">
                <w:rPr>
                  <w:rFonts w:ascii="Arial" w:eastAsia="Arial" w:hAnsi="Arial" w:cs="Arial"/>
                  <w:color w:val="000000"/>
                  <w:sz w:val="16"/>
                  <w:szCs w:val="16"/>
                </w:rPr>
                <w:delText>0.003***</w:delText>
              </w:r>
            </w:del>
          </w:p>
        </w:tc>
      </w:tr>
      <w:tr w:rsidR="0015494B" w:rsidRPr="00D0466F" w14:paraId="69972EED"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440E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3AF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9CB4" w14:textId="6C2FEAB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69" w:author="Brian William Stacy" w:date="2024-03-13T13:18:00Z">
              <w:r w:rsidRPr="000E4456">
                <w:rPr>
                  <w:rFonts w:ascii="Times New Roman" w:eastAsia="Arial" w:hAnsi="Times New Roman" w:cs="Times New Roman"/>
                  <w:color w:val="000000"/>
                  <w:sz w:val="16"/>
                  <w:szCs w:val="16"/>
                </w:rPr>
                <w:t>(0.00)</w:t>
              </w:r>
            </w:ins>
            <w:del w:id="770"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56BC0" w14:textId="0D11FD0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71" w:author="Brian William Stacy" w:date="2024-03-13T13:18:00Z">
              <w:r w:rsidRPr="000E4456">
                <w:rPr>
                  <w:rFonts w:ascii="Times New Roman" w:eastAsia="Arial" w:hAnsi="Times New Roman" w:cs="Times New Roman"/>
                  <w:color w:val="000000"/>
                  <w:sz w:val="16"/>
                  <w:szCs w:val="16"/>
                </w:rPr>
                <w:t>(0.00)</w:t>
              </w:r>
            </w:ins>
            <w:del w:id="772"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36DB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575A1" w14:textId="71AA305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73" w:author="Brian William Stacy" w:date="2024-03-13T13:18:00Z">
              <w:r w:rsidRPr="000E4456">
                <w:rPr>
                  <w:rFonts w:ascii="Times New Roman" w:eastAsia="Arial" w:hAnsi="Times New Roman" w:cs="Times New Roman"/>
                  <w:color w:val="000000"/>
                  <w:sz w:val="16"/>
                  <w:szCs w:val="16"/>
                </w:rPr>
                <w:t>(0.00)</w:t>
              </w:r>
            </w:ins>
            <w:del w:id="774"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E5B09" w14:textId="119D1AE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75" w:author="Brian William Stacy" w:date="2024-03-13T13:18:00Z">
              <w:r w:rsidRPr="000E4456">
                <w:rPr>
                  <w:rFonts w:ascii="Times New Roman" w:eastAsia="Arial" w:hAnsi="Times New Roman" w:cs="Times New Roman"/>
                  <w:color w:val="000000"/>
                  <w:sz w:val="16"/>
                  <w:szCs w:val="16"/>
                </w:rPr>
                <w:t>(0.00)</w:t>
              </w:r>
            </w:ins>
            <w:del w:id="776" w:author="Brian William Stacy" w:date="2024-03-13T13:18:00Z">
              <w:r w:rsidRPr="00657054" w:rsidDel="002B664C">
                <w:rPr>
                  <w:rFonts w:ascii="Arial" w:eastAsia="Arial" w:hAnsi="Arial" w:cs="Arial"/>
                  <w:color w:val="000000"/>
                  <w:sz w:val="16"/>
                  <w:szCs w:val="16"/>
                </w:rPr>
                <w:delText>(0.00)</w:delText>
              </w:r>
            </w:del>
          </w:p>
        </w:tc>
      </w:tr>
      <w:tr w:rsidR="0015494B" w:rsidRPr="00D0466F" w14:paraId="6F052640"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1EF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03CD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B323E" w14:textId="356287F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77" w:author="Brian William Stacy" w:date="2024-03-13T13:18:00Z">
              <w:r w:rsidRPr="000E4456">
                <w:rPr>
                  <w:rFonts w:ascii="Times New Roman" w:eastAsia="Arial" w:hAnsi="Times New Roman" w:cs="Times New Roman"/>
                  <w:color w:val="000000"/>
                  <w:sz w:val="16"/>
                  <w:szCs w:val="16"/>
                </w:rPr>
                <w:t>0.008***</w:t>
              </w:r>
            </w:ins>
            <w:del w:id="778" w:author="Brian William Stacy" w:date="2024-03-13T13:18:00Z">
              <w:r w:rsidRPr="00657054" w:rsidDel="002B664C">
                <w:rPr>
                  <w:rFonts w:ascii="Arial" w:eastAsia="Arial" w:hAnsi="Arial" w:cs="Arial"/>
                  <w:color w:val="000000"/>
                  <w:sz w:val="16"/>
                  <w:szCs w:val="16"/>
                </w:rPr>
                <w:delText>0.008***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32D1A" w14:textId="25C6B7C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79" w:author="Brian William Stacy" w:date="2024-03-13T13:18:00Z">
              <w:r w:rsidRPr="000E4456">
                <w:rPr>
                  <w:rFonts w:ascii="Times New Roman" w:eastAsia="Arial" w:hAnsi="Times New Roman" w:cs="Times New Roman"/>
                  <w:color w:val="000000"/>
                  <w:sz w:val="16"/>
                  <w:szCs w:val="16"/>
                </w:rPr>
                <w:t>0.006***</w:t>
              </w:r>
            </w:ins>
            <w:del w:id="780" w:author="Brian William Stacy" w:date="2024-03-13T13:18:00Z">
              <w:r w:rsidRPr="00657054" w:rsidDel="002B664C">
                <w:rPr>
                  <w:rFonts w:ascii="Arial" w:eastAsia="Arial" w:hAnsi="Arial" w:cs="Arial"/>
                  <w:color w:val="000000"/>
                  <w:sz w:val="16"/>
                  <w:szCs w:val="16"/>
                </w:rPr>
                <w:delText>0.006***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5E7E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D8DBC" w14:textId="1EC6433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81" w:author="Brian William Stacy" w:date="2024-03-13T13:18:00Z">
              <w:r w:rsidRPr="000E4456">
                <w:rPr>
                  <w:rFonts w:ascii="Times New Roman" w:eastAsia="Arial" w:hAnsi="Times New Roman" w:cs="Times New Roman"/>
                  <w:color w:val="000000"/>
                  <w:sz w:val="16"/>
                  <w:szCs w:val="16"/>
                </w:rPr>
                <w:t>0.007***</w:t>
              </w:r>
            </w:ins>
            <w:del w:id="782" w:author="Brian William Stacy" w:date="2024-03-13T13:18:00Z">
              <w:r w:rsidRPr="00657054" w:rsidDel="002B664C">
                <w:rPr>
                  <w:rFonts w:ascii="Arial" w:eastAsia="Arial" w:hAnsi="Arial" w:cs="Arial"/>
                  <w:color w:val="000000"/>
                  <w:sz w:val="16"/>
                  <w:szCs w:val="16"/>
                </w:rPr>
                <w:delText>0.007***</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35949" w14:textId="6DA517A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83" w:author="Brian William Stacy" w:date="2024-03-13T13:18:00Z">
              <w:r w:rsidRPr="000E4456">
                <w:rPr>
                  <w:rFonts w:ascii="Times New Roman" w:eastAsia="Arial" w:hAnsi="Times New Roman" w:cs="Times New Roman"/>
                  <w:color w:val="000000"/>
                  <w:sz w:val="16"/>
                  <w:szCs w:val="16"/>
                </w:rPr>
                <w:t>0.006***</w:t>
              </w:r>
            </w:ins>
            <w:del w:id="784" w:author="Brian William Stacy" w:date="2024-03-13T13:18:00Z">
              <w:r w:rsidRPr="00657054" w:rsidDel="002B664C">
                <w:rPr>
                  <w:rFonts w:ascii="Arial" w:eastAsia="Arial" w:hAnsi="Arial" w:cs="Arial"/>
                  <w:color w:val="000000"/>
                  <w:sz w:val="16"/>
                  <w:szCs w:val="16"/>
                </w:rPr>
                <w:delText>0.006***</w:delText>
              </w:r>
            </w:del>
          </w:p>
        </w:tc>
      </w:tr>
      <w:tr w:rsidR="0015494B" w:rsidRPr="00D0466F" w14:paraId="554132FE"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9523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3263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4ACB" w14:textId="6902301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85" w:author="Brian William Stacy" w:date="2024-03-13T13:18:00Z">
              <w:r w:rsidRPr="000E4456">
                <w:rPr>
                  <w:rFonts w:ascii="Times New Roman" w:eastAsia="Arial" w:hAnsi="Times New Roman" w:cs="Times New Roman"/>
                  <w:color w:val="000000"/>
                  <w:sz w:val="16"/>
                  <w:szCs w:val="16"/>
                </w:rPr>
                <w:t>(0.00)</w:t>
              </w:r>
            </w:ins>
            <w:del w:id="786"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B2689" w14:textId="2795807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87" w:author="Brian William Stacy" w:date="2024-03-13T13:18:00Z">
              <w:r w:rsidRPr="000E4456">
                <w:rPr>
                  <w:rFonts w:ascii="Times New Roman" w:eastAsia="Arial" w:hAnsi="Times New Roman" w:cs="Times New Roman"/>
                  <w:color w:val="000000"/>
                  <w:sz w:val="16"/>
                  <w:szCs w:val="16"/>
                </w:rPr>
                <w:t>(0.00)</w:t>
              </w:r>
            </w:ins>
            <w:del w:id="788"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238F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0952E" w14:textId="134B121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89" w:author="Brian William Stacy" w:date="2024-03-13T13:18:00Z">
              <w:r w:rsidRPr="000E4456">
                <w:rPr>
                  <w:rFonts w:ascii="Times New Roman" w:eastAsia="Arial" w:hAnsi="Times New Roman" w:cs="Times New Roman"/>
                  <w:color w:val="000000"/>
                  <w:sz w:val="16"/>
                  <w:szCs w:val="16"/>
                </w:rPr>
                <w:t>(0.00)</w:t>
              </w:r>
            </w:ins>
            <w:del w:id="790"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7CEB0" w14:textId="555BD4B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91" w:author="Brian William Stacy" w:date="2024-03-13T13:18:00Z">
              <w:r w:rsidRPr="000E4456">
                <w:rPr>
                  <w:rFonts w:ascii="Times New Roman" w:eastAsia="Arial" w:hAnsi="Times New Roman" w:cs="Times New Roman"/>
                  <w:color w:val="000000"/>
                  <w:sz w:val="16"/>
                  <w:szCs w:val="16"/>
                </w:rPr>
                <w:t>(0.00)</w:t>
              </w:r>
            </w:ins>
            <w:del w:id="792" w:author="Brian William Stacy" w:date="2024-03-13T13:18:00Z">
              <w:r w:rsidRPr="00657054" w:rsidDel="002B664C">
                <w:rPr>
                  <w:rFonts w:ascii="Arial" w:eastAsia="Arial" w:hAnsi="Arial" w:cs="Arial"/>
                  <w:color w:val="000000"/>
                  <w:sz w:val="16"/>
                  <w:szCs w:val="16"/>
                </w:rPr>
                <w:delText>(0.00)</w:delText>
              </w:r>
            </w:del>
          </w:p>
        </w:tc>
      </w:tr>
      <w:tr w:rsidR="0015494B" w:rsidRPr="00D0466F" w14:paraId="12B301DA"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E1A4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2239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CABAE" w14:textId="6367CB7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93" w:author="Brian William Stacy" w:date="2024-03-13T13:18:00Z">
              <w:r w:rsidRPr="000E4456">
                <w:rPr>
                  <w:rFonts w:ascii="Times New Roman" w:eastAsia="Arial" w:hAnsi="Times New Roman" w:cs="Times New Roman"/>
                  <w:color w:val="000000"/>
                  <w:sz w:val="16"/>
                  <w:szCs w:val="16"/>
                </w:rPr>
                <w:t>0.012***</w:t>
              </w:r>
            </w:ins>
            <w:del w:id="794" w:author="Brian William Stacy" w:date="2024-03-13T13:18:00Z">
              <w:r w:rsidRPr="00657054" w:rsidDel="002B664C">
                <w:rPr>
                  <w:rFonts w:ascii="Arial" w:eastAsia="Arial" w:hAnsi="Arial" w:cs="Arial"/>
                  <w:color w:val="000000"/>
                  <w:sz w:val="16"/>
                  <w:szCs w:val="16"/>
                </w:rPr>
                <w:delText>0.012***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2F8DF" w14:textId="1F70C09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95" w:author="Brian William Stacy" w:date="2024-03-13T13:18:00Z">
              <w:r w:rsidRPr="000E4456">
                <w:rPr>
                  <w:rFonts w:ascii="Times New Roman" w:eastAsia="Arial" w:hAnsi="Times New Roman" w:cs="Times New Roman"/>
                  <w:color w:val="000000"/>
                  <w:sz w:val="16"/>
                  <w:szCs w:val="16"/>
                </w:rPr>
                <w:t>0.010***</w:t>
              </w:r>
            </w:ins>
            <w:del w:id="796" w:author="Brian William Stacy" w:date="2024-03-13T13:18:00Z">
              <w:r w:rsidRPr="00657054" w:rsidDel="002B664C">
                <w:rPr>
                  <w:rFonts w:ascii="Arial" w:eastAsia="Arial" w:hAnsi="Arial" w:cs="Arial"/>
                  <w:color w:val="000000"/>
                  <w:sz w:val="16"/>
                  <w:szCs w:val="16"/>
                </w:rPr>
                <w:delText>0.010***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2418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7B812" w14:textId="42A203A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97" w:author="Brian William Stacy" w:date="2024-03-13T13:18:00Z">
              <w:r w:rsidRPr="000E4456">
                <w:rPr>
                  <w:rFonts w:ascii="Times New Roman" w:eastAsia="Arial" w:hAnsi="Times New Roman" w:cs="Times New Roman"/>
                  <w:color w:val="000000"/>
                  <w:sz w:val="16"/>
                  <w:szCs w:val="16"/>
                </w:rPr>
                <w:t>0.012***</w:t>
              </w:r>
            </w:ins>
            <w:del w:id="798" w:author="Brian William Stacy" w:date="2024-03-13T13:18:00Z">
              <w:r w:rsidRPr="00657054" w:rsidDel="002B664C">
                <w:rPr>
                  <w:rFonts w:ascii="Arial" w:eastAsia="Arial" w:hAnsi="Arial" w:cs="Arial"/>
                  <w:color w:val="000000"/>
                  <w:sz w:val="16"/>
                  <w:szCs w:val="16"/>
                </w:rPr>
                <w:delText>0.012***</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D6BF1" w14:textId="3955E69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799" w:author="Brian William Stacy" w:date="2024-03-13T13:18:00Z">
              <w:r w:rsidRPr="000E4456">
                <w:rPr>
                  <w:rFonts w:ascii="Times New Roman" w:eastAsia="Arial" w:hAnsi="Times New Roman" w:cs="Times New Roman"/>
                  <w:color w:val="000000"/>
                  <w:sz w:val="16"/>
                  <w:szCs w:val="16"/>
                </w:rPr>
                <w:t>0.009***</w:t>
              </w:r>
            </w:ins>
            <w:del w:id="800" w:author="Brian William Stacy" w:date="2024-03-13T13:18:00Z">
              <w:r w:rsidRPr="00657054" w:rsidDel="002B664C">
                <w:rPr>
                  <w:rFonts w:ascii="Arial" w:eastAsia="Arial" w:hAnsi="Arial" w:cs="Arial"/>
                  <w:color w:val="000000"/>
                  <w:sz w:val="16"/>
                  <w:szCs w:val="16"/>
                </w:rPr>
                <w:delText>0.009***</w:delText>
              </w:r>
            </w:del>
          </w:p>
        </w:tc>
      </w:tr>
      <w:tr w:rsidR="0015494B" w:rsidRPr="00D0466F" w14:paraId="4880CEC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AC11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D7DD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1AB33" w14:textId="1FBA4CB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01" w:author="Brian William Stacy" w:date="2024-03-13T13:18:00Z">
              <w:r w:rsidRPr="000E4456">
                <w:rPr>
                  <w:rFonts w:ascii="Times New Roman" w:eastAsia="Arial" w:hAnsi="Times New Roman" w:cs="Times New Roman"/>
                  <w:color w:val="000000"/>
                  <w:sz w:val="16"/>
                  <w:szCs w:val="16"/>
                </w:rPr>
                <w:t>(0.00)</w:t>
              </w:r>
            </w:ins>
            <w:del w:id="802"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944D" w14:textId="198340D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03" w:author="Brian William Stacy" w:date="2024-03-13T13:18:00Z">
              <w:r w:rsidRPr="000E4456">
                <w:rPr>
                  <w:rFonts w:ascii="Times New Roman" w:eastAsia="Arial" w:hAnsi="Times New Roman" w:cs="Times New Roman"/>
                  <w:color w:val="000000"/>
                  <w:sz w:val="16"/>
                  <w:szCs w:val="16"/>
                </w:rPr>
                <w:t>(0.00)</w:t>
              </w:r>
            </w:ins>
            <w:del w:id="804"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3207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174E9" w14:textId="5BED255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05" w:author="Brian William Stacy" w:date="2024-03-13T13:18:00Z">
              <w:r w:rsidRPr="000E4456">
                <w:rPr>
                  <w:rFonts w:ascii="Times New Roman" w:eastAsia="Arial" w:hAnsi="Times New Roman" w:cs="Times New Roman"/>
                  <w:color w:val="000000"/>
                  <w:sz w:val="16"/>
                  <w:szCs w:val="16"/>
                </w:rPr>
                <w:t>(0.00)</w:t>
              </w:r>
            </w:ins>
            <w:del w:id="806"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ED5E6" w14:textId="42CFB32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07" w:author="Brian William Stacy" w:date="2024-03-13T13:18:00Z">
              <w:r w:rsidRPr="000E4456">
                <w:rPr>
                  <w:rFonts w:ascii="Times New Roman" w:eastAsia="Arial" w:hAnsi="Times New Roman" w:cs="Times New Roman"/>
                  <w:color w:val="000000"/>
                  <w:sz w:val="16"/>
                  <w:szCs w:val="16"/>
                </w:rPr>
                <w:t>(0.00)</w:t>
              </w:r>
            </w:ins>
            <w:del w:id="808" w:author="Brian William Stacy" w:date="2024-03-13T13:18:00Z">
              <w:r w:rsidRPr="00657054" w:rsidDel="002B664C">
                <w:rPr>
                  <w:rFonts w:ascii="Arial" w:eastAsia="Arial" w:hAnsi="Arial" w:cs="Arial"/>
                  <w:color w:val="000000"/>
                  <w:sz w:val="16"/>
                  <w:szCs w:val="16"/>
                </w:rPr>
                <w:delText>(0.00)</w:delText>
              </w:r>
            </w:del>
          </w:p>
        </w:tc>
      </w:tr>
      <w:tr w:rsidR="0015494B" w:rsidRPr="00D0466F" w14:paraId="75BE03B9"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A0D5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EF3B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95C6B" w14:textId="0FD79AE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09" w:author="Brian William Stacy" w:date="2024-03-13T13:18:00Z">
              <w:r w:rsidRPr="000E4456">
                <w:rPr>
                  <w:rFonts w:ascii="Times New Roman" w:eastAsia="Arial" w:hAnsi="Times New Roman" w:cs="Times New Roman"/>
                  <w:color w:val="000000"/>
                  <w:sz w:val="16"/>
                  <w:szCs w:val="16"/>
                </w:rPr>
                <w:t>0.006***</w:t>
              </w:r>
            </w:ins>
            <w:del w:id="810" w:author="Brian William Stacy" w:date="2024-03-13T13:18:00Z">
              <w:r w:rsidRPr="00657054" w:rsidDel="002B664C">
                <w:rPr>
                  <w:rFonts w:ascii="Arial" w:eastAsia="Arial" w:hAnsi="Arial" w:cs="Arial"/>
                  <w:color w:val="000000"/>
                  <w:sz w:val="16"/>
                  <w:szCs w:val="16"/>
                </w:rPr>
                <w:delText>0.006***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B6F01" w14:textId="058E3CE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11" w:author="Brian William Stacy" w:date="2024-03-13T13:18:00Z">
              <w:r w:rsidRPr="000E4456">
                <w:rPr>
                  <w:rFonts w:ascii="Times New Roman" w:eastAsia="Arial" w:hAnsi="Times New Roman" w:cs="Times New Roman"/>
                  <w:color w:val="000000"/>
                  <w:sz w:val="16"/>
                  <w:szCs w:val="16"/>
                </w:rPr>
                <w:t>0.006***</w:t>
              </w:r>
            </w:ins>
            <w:del w:id="812" w:author="Brian William Stacy" w:date="2024-03-13T13:18:00Z">
              <w:r w:rsidRPr="00657054" w:rsidDel="002B664C">
                <w:rPr>
                  <w:rFonts w:ascii="Arial" w:eastAsia="Arial" w:hAnsi="Arial" w:cs="Arial"/>
                  <w:color w:val="000000"/>
                  <w:sz w:val="16"/>
                  <w:szCs w:val="16"/>
                </w:rPr>
                <w:delText>0.006***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E563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DBE64" w14:textId="074D8B4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13" w:author="Brian William Stacy" w:date="2024-03-13T13:18:00Z">
              <w:r w:rsidRPr="000E4456">
                <w:rPr>
                  <w:rFonts w:ascii="Times New Roman" w:eastAsia="Arial" w:hAnsi="Times New Roman" w:cs="Times New Roman"/>
                  <w:color w:val="000000"/>
                  <w:sz w:val="16"/>
                  <w:szCs w:val="16"/>
                </w:rPr>
                <w:t>0.005***</w:t>
              </w:r>
            </w:ins>
            <w:del w:id="814" w:author="Brian William Stacy" w:date="2024-03-13T13:18:00Z">
              <w:r w:rsidRPr="00657054" w:rsidDel="002B664C">
                <w:rPr>
                  <w:rFonts w:ascii="Arial" w:eastAsia="Arial" w:hAnsi="Arial" w:cs="Arial"/>
                  <w:color w:val="000000"/>
                  <w:sz w:val="16"/>
                  <w:szCs w:val="16"/>
                </w:rPr>
                <w:delText>0.006***</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DD054" w14:textId="2781CB0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15" w:author="Brian William Stacy" w:date="2024-03-13T13:18:00Z">
              <w:r w:rsidRPr="000E4456">
                <w:rPr>
                  <w:rFonts w:ascii="Times New Roman" w:eastAsia="Arial" w:hAnsi="Times New Roman" w:cs="Times New Roman"/>
                  <w:color w:val="000000"/>
                  <w:sz w:val="16"/>
                  <w:szCs w:val="16"/>
                </w:rPr>
                <w:t>0.005***</w:t>
              </w:r>
            </w:ins>
            <w:del w:id="816" w:author="Brian William Stacy" w:date="2024-03-13T13:18:00Z">
              <w:r w:rsidRPr="00657054" w:rsidDel="002B664C">
                <w:rPr>
                  <w:rFonts w:ascii="Arial" w:eastAsia="Arial" w:hAnsi="Arial" w:cs="Arial"/>
                  <w:color w:val="000000"/>
                  <w:sz w:val="16"/>
                  <w:szCs w:val="16"/>
                </w:rPr>
                <w:delText>0.006***</w:delText>
              </w:r>
            </w:del>
          </w:p>
        </w:tc>
      </w:tr>
      <w:tr w:rsidR="0015494B" w:rsidRPr="00D0466F" w14:paraId="40267952"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CEE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BA07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84E60" w14:textId="4FD3871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17" w:author="Brian William Stacy" w:date="2024-03-13T13:18:00Z">
              <w:r w:rsidRPr="000E4456">
                <w:rPr>
                  <w:rFonts w:ascii="Times New Roman" w:eastAsia="Arial" w:hAnsi="Times New Roman" w:cs="Times New Roman"/>
                  <w:color w:val="000000"/>
                  <w:sz w:val="16"/>
                  <w:szCs w:val="16"/>
                </w:rPr>
                <w:t>(0.00)</w:t>
              </w:r>
            </w:ins>
            <w:del w:id="818"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37BA4" w14:textId="5B69AA3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19" w:author="Brian William Stacy" w:date="2024-03-13T13:18:00Z">
              <w:r w:rsidRPr="000E4456">
                <w:rPr>
                  <w:rFonts w:ascii="Times New Roman" w:eastAsia="Arial" w:hAnsi="Times New Roman" w:cs="Times New Roman"/>
                  <w:color w:val="000000"/>
                  <w:sz w:val="16"/>
                  <w:szCs w:val="16"/>
                </w:rPr>
                <w:t>(0.00)</w:t>
              </w:r>
            </w:ins>
            <w:del w:id="820"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EFF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5733C" w14:textId="540E5EF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21" w:author="Brian William Stacy" w:date="2024-03-13T13:18:00Z">
              <w:r w:rsidRPr="000E4456">
                <w:rPr>
                  <w:rFonts w:ascii="Times New Roman" w:eastAsia="Arial" w:hAnsi="Times New Roman" w:cs="Times New Roman"/>
                  <w:color w:val="000000"/>
                  <w:sz w:val="16"/>
                  <w:szCs w:val="16"/>
                </w:rPr>
                <w:t>(0.00)</w:t>
              </w:r>
            </w:ins>
            <w:del w:id="822"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292CC" w14:textId="04A0C1E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23" w:author="Brian William Stacy" w:date="2024-03-13T13:18:00Z">
              <w:r w:rsidRPr="000E4456">
                <w:rPr>
                  <w:rFonts w:ascii="Times New Roman" w:eastAsia="Arial" w:hAnsi="Times New Roman" w:cs="Times New Roman"/>
                  <w:color w:val="000000"/>
                  <w:sz w:val="16"/>
                  <w:szCs w:val="16"/>
                </w:rPr>
                <w:t>(0.00)</w:t>
              </w:r>
            </w:ins>
            <w:del w:id="824" w:author="Brian William Stacy" w:date="2024-03-13T13:18:00Z">
              <w:r w:rsidRPr="00657054" w:rsidDel="002B664C">
                <w:rPr>
                  <w:rFonts w:ascii="Arial" w:eastAsia="Arial" w:hAnsi="Arial" w:cs="Arial"/>
                  <w:color w:val="000000"/>
                  <w:sz w:val="16"/>
                  <w:szCs w:val="16"/>
                </w:rPr>
                <w:delText>(0.00)</w:delText>
              </w:r>
            </w:del>
          </w:p>
        </w:tc>
      </w:tr>
      <w:tr w:rsidR="0015494B" w:rsidRPr="00D0466F" w14:paraId="708F5F26"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172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92CB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67A78" w14:textId="588713F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25" w:author="Brian William Stacy" w:date="2024-03-13T13:18:00Z">
              <w:r w:rsidRPr="000E4456">
                <w:rPr>
                  <w:rFonts w:ascii="Times New Roman" w:eastAsia="Arial" w:hAnsi="Times New Roman" w:cs="Times New Roman"/>
                  <w:color w:val="000000"/>
                  <w:sz w:val="16"/>
                  <w:szCs w:val="16"/>
                </w:rPr>
                <w:t>0.005***</w:t>
              </w:r>
            </w:ins>
            <w:del w:id="826" w:author="Brian William Stacy" w:date="2024-03-13T13:18:00Z">
              <w:r w:rsidRPr="00657054" w:rsidDel="002B664C">
                <w:rPr>
                  <w:rFonts w:ascii="Arial" w:eastAsia="Arial" w:hAnsi="Arial" w:cs="Arial"/>
                  <w:color w:val="000000"/>
                  <w:sz w:val="16"/>
                  <w:szCs w:val="16"/>
                </w:rPr>
                <w:delText>0.005***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53AB1" w14:textId="57F5930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27" w:author="Brian William Stacy" w:date="2024-03-13T13:18:00Z">
              <w:r w:rsidRPr="000E4456">
                <w:rPr>
                  <w:rFonts w:ascii="Times New Roman" w:eastAsia="Arial" w:hAnsi="Times New Roman" w:cs="Times New Roman"/>
                  <w:color w:val="000000"/>
                  <w:sz w:val="16"/>
                  <w:szCs w:val="16"/>
                </w:rPr>
                <w:t>0.004***</w:t>
              </w:r>
            </w:ins>
            <w:del w:id="828" w:author="Brian William Stacy" w:date="2024-03-13T13:18:00Z">
              <w:r w:rsidRPr="00657054" w:rsidDel="002B664C">
                <w:rPr>
                  <w:rFonts w:ascii="Arial" w:eastAsia="Arial" w:hAnsi="Arial" w:cs="Arial"/>
                  <w:color w:val="000000"/>
                  <w:sz w:val="16"/>
                  <w:szCs w:val="16"/>
                </w:rPr>
                <w:delText>0.004***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5DC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EC3ED" w14:textId="7FEFEA0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29" w:author="Brian William Stacy" w:date="2024-03-13T13:18:00Z">
              <w:r w:rsidRPr="000E4456">
                <w:rPr>
                  <w:rFonts w:ascii="Times New Roman" w:eastAsia="Arial" w:hAnsi="Times New Roman" w:cs="Times New Roman"/>
                  <w:color w:val="000000"/>
                  <w:sz w:val="16"/>
                  <w:szCs w:val="16"/>
                </w:rPr>
                <w:t>0.005**</w:t>
              </w:r>
            </w:ins>
            <w:del w:id="830" w:author="Brian William Stacy" w:date="2024-03-13T13:18:00Z">
              <w:r w:rsidRPr="00657054" w:rsidDel="002B664C">
                <w:rPr>
                  <w:rFonts w:ascii="Arial" w:eastAsia="Arial" w:hAnsi="Arial" w:cs="Arial"/>
                  <w:color w:val="000000"/>
                  <w:sz w:val="16"/>
                  <w:szCs w:val="16"/>
                </w:rPr>
                <w:delText>0.005**</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F3CE2" w14:textId="1048B65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31" w:author="Brian William Stacy" w:date="2024-03-13T13:18:00Z">
              <w:r w:rsidRPr="000E4456">
                <w:rPr>
                  <w:rFonts w:ascii="Times New Roman" w:eastAsia="Arial" w:hAnsi="Times New Roman" w:cs="Times New Roman"/>
                  <w:color w:val="000000"/>
                  <w:sz w:val="16"/>
                  <w:szCs w:val="16"/>
                </w:rPr>
                <w:t>0.004**</w:t>
              </w:r>
            </w:ins>
            <w:del w:id="832" w:author="Brian William Stacy" w:date="2024-03-13T13:18:00Z">
              <w:r w:rsidRPr="00657054" w:rsidDel="002B664C">
                <w:rPr>
                  <w:rFonts w:ascii="Arial" w:eastAsia="Arial" w:hAnsi="Arial" w:cs="Arial"/>
                  <w:color w:val="000000"/>
                  <w:sz w:val="16"/>
                  <w:szCs w:val="16"/>
                </w:rPr>
                <w:delText>0.004**</w:delText>
              </w:r>
            </w:del>
          </w:p>
        </w:tc>
      </w:tr>
      <w:tr w:rsidR="0015494B" w:rsidRPr="00D0466F" w14:paraId="1E53F849"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225B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F9D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7239E" w14:textId="79C0BDF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33" w:author="Brian William Stacy" w:date="2024-03-13T13:18:00Z">
              <w:r w:rsidRPr="000E4456">
                <w:rPr>
                  <w:rFonts w:ascii="Times New Roman" w:eastAsia="Arial" w:hAnsi="Times New Roman" w:cs="Times New Roman"/>
                  <w:color w:val="000000"/>
                  <w:sz w:val="16"/>
                  <w:szCs w:val="16"/>
                </w:rPr>
                <w:t>(0.00)</w:t>
              </w:r>
            </w:ins>
            <w:del w:id="834"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E552B" w14:textId="7DA06D2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35" w:author="Brian William Stacy" w:date="2024-03-13T13:18:00Z">
              <w:r w:rsidRPr="000E4456">
                <w:rPr>
                  <w:rFonts w:ascii="Times New Roman" w:eastAsia="Arial" w:hAnsi="Times New Roman" w:cs="Times New Roman"/>
                  <w:color w:val="000000"/>
                  <w:sz w:val="16"/>
                  <w:szCs w:val="16"/>
                </w:rPr>
                <w:t>(0.00)</w:t>
              </w:r>
            </w:ins>
            <w:del w:id="836"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144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4064F" w14:textId="30BD822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37" w:author="Brian William Stacy" w:date="2024-03-13T13:18:00Z">
              <w:r w:rsidRPr="000E4456">
                <w:rPr>
                  <w:rFonts w:ascii="Times New Roman" w:eastAsia="Arial" w:hAnsi="Times New Roman" w:cs="Times New Roman"/>
                  <w:color w:val="000000"/>
                  <w:sz w:val="16"/>
                  <w:szCs w:val="16"/>
                </w:rPr>
                <w:t>(0.00)</w:t>
              </w:r>
            </w:ins>
            <w:del w:id="838"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2F8EA" w14:textId="4BF0046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39" w:author="Brian William Stacy" w:date="2024-03-13T13:18:00Z">
              <w:r w:rsidRPr="000E4456">
                <w:rPr>
                  <w:rFonts w:ascii="Times New Roman" w:eastAsia="Arial" w:hAnsi="Times New Roman" w:cs="Times New Roman"/>
                  <w:color w:val="000000"/>
                  <w:sz w:val="16"/>
                  <w:szCs w:val="16"/>
                </w:rPr>
                <w:t>(0.00)</w:t>
              </w:r>
            </w:ins>
            <w:del w:id="840" w:author="Brian William Stacy" w:date="2024-03-13T13:18:00Z">
              <w:r w:rsidRPr="00657054" w:rsidDel="002B664C">
                <w:rPr>
                  <w:rFonts w:ascii="Arial" w:eastAsia="Arial" w:hAnsi="Arial" w:cs="Arial"/>
                  <w:color w:val="000000"/>
                  <w:sz w:val="16"/>
                  <w:szCs w:val="16"/>
                </w:rPr>
                <w:delText>(0.00)</w:delText>
              </w:r>
            </w:del>
          </w:p>
        </w:tc>
      </w:tr>
      <w:tr w:rsidR="0015494B" w:rsidRPr="00D0466F" w14:paraId="3C8E1568"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8C2B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3ABA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DA540" w14:textId="1219D66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41" w:author="Brian William Stacy" w:date="2024-03-13T13:18:00Z">
              <w:r w:rsidRPr="000E4456">
                <w:rPr>
                  <w:rFonts w:ascii="Times New Roman" w:eastAsia="Arial" w:hAnsi="Times New Roman" w:cs="Times New Roman"/>
                  <w:color w:val="000000"/>
                  <w:sz w:val="16"/>
                  <w:szCs w:val="16"/>
                </w:rPr>
                <w:t>0.005***</w:t>
              </w:r>
            </w:ins>
            <w:del w:id="842" w:author="Brian William Stacy" w:date="2024-03-13T13:18:00Z">
              <w:r w:rsidRPr="00657054" w:rsidDel="002B664C">
                <w:rPr>
                  <w:rFonts w:ascii="Arial" w:eastAsia="Arial" w:hAnsi="Arial" w:cs="Arial"/>
                  <w:color w:val="000000"/>
                  <w:sz w:val="16"/>
                  <w:szCs w:val="16"/>
                </w:rPr>
                <w:delText>0.005***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951D5" w14:textId="337EA08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43" w:author="Brian William Stacy" w:date="2024-03-13T13:18:00Z">
              <w:r w:rsidRPr="000E4456">
                <w:rPr>
                  <w:rFonts w:ascii="Times New Roman" w:eastAsia="Arial" w:hAnsi="Times New Roman" w:cs="Times New Roman"/>
                  <w:color w:val="000000"/>
                  <w:sz w:val="16"/>
                  <w:szCs w:val="16"/>
                </w:rPr>
                <w:t>0.003***</w:t>
              </w:r>
            </w:ins>
            <w:del w:id="844" w:author="Brian William Stacy" w:date="2024-03-13T13:18:00Z">
              <w:r w:rsidRPr="00657054" w:rsidDel="002B664C">
                <w:rPr>
                  <w:rFonts w:ascii="Arial" w:eastAsia="Arial" w:hAnsi="Arial" w:cs="Arial"/>
                  <w:color w:val="000000"/>
                  <w:sz w:val="16"/>
                  <w:szCs w:val="16"/>
                </w:rPr>
                <w:delText>0.003***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51A1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6C9AA" w14:textId="10B7F3A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45" w:author="Brian William Stacy" w:date="2024-03-13T13:18:00Z">
              <w:r w:rsidRPr="000E4456">
                <w:rPr>
                  <w:rFonts w:ascii="Times New Roman" w:eastAsia="Arial" w:hAnsi="Times New Roman" w:cs="Times New Roman"/>
                  <w:color w:val="000000"/>
                  <w:sz w:val="16"/>
                  <w:szCs w:val="16"/>
                </w:rPr>
                <w:t>0.005**</w:t>
              </w:r>
            </w:ins>
            <w:del w:id="846" w:author="Brian William Stacy" w:date="2024-03-13T13:18:00Z">
              <w:r w:rsidRPr="00657054" w:rsidDel="002B664C">
                <w:rPr>
                  <w:rFonts w:ascii="Arial" w:eastAsia="Arial" w:hAnsi="Arial" w:cs="Arial"/>
                  <w:color w:val="000000"/>
                  <w:sz w:val="16"/>
                  <w:szCs w:val="16"/>
                </w:rPr>
                <w:delText>0.005**</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3220D" w14:textId="539870A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47" w:author="Brian William Stacy" w:date="2024-03-13T13:18:00Z">
              <w:r w:rsidRPr="000E4456">
                <w:rPr>
                  <w:rFonts w:ascii="Times New Roman" w:eastAsia="Arial" w:hAnsi="Times New Roman" w:cs="Times New Roman"/>
                  <w:color w:val="000000"/>
                  <w:sz w:val="16"/>
                  <w:szCs w:val="16"/>
                </w:rPr>
                <w:t>0.003</w:t>
              </w:r>
            </w:ins>
            <w:del w:id="848" w:author="Brian William Stacy" w:date="2024-03-13T13:18:00Z">
              <w:r w:rsidRPr="00657054" w:rsidDel="002B664C">
                <w:rPr>
                  <w:rFonts w:ascii="Arial" w:eastAsia="Arial" w:hAnsi="Arial" w:cs="Arial"/>
                  <w:color w:val="000000"/>
                  <w:sz w:val="16"/>
                  <w:szCs w:val="16"/>
                </w:rPr>
                <w:delText>0.003</w:delText>
              </w:r>
            </w:del>
          </w:p>
        </w:tc>
      </w:tr>
      <w:tr w:rsidR="0015494B" w:rsidRPr="00D0466F" w14:paraId="00618510"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7FD1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5A72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AAC22" w14:textId="5A1FDC3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49" w:author="Brian William Stacy" w:date="2024-03-13T13:18:00Z">
              <w:r w:rsidRPr="000E4456">
                <w:rPr>
                  <w:rFonts w:ascii="Times New Roman" w:eastAsia="Arial" w:hAnsi="Times New Roman" w:cs="Times New Roman"/>
                  <w:color w:val="000000"/>
                  <w:sz w:val="16"/>
                  <w:szCs w:val="16"/>
                </w:rPr>
                <w:t>(0.00)</w:t>
              </w:r>
            </w:ins>
            <w:del w:id="850"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A5ED4" w14:textId="1E06438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51" w:author="Brian William Stacy" w:date="2024-03-13T13:18:00Z">
              <w:r w:rsidRPr="000E4456">
                <w:rPr>
                  <w:rFonts w:ascii="Times New Roman" w:eastAsia="Arial" w:hAnsi="Times New Roman" w:cs="Times New Roman"/>
                  <w:color w:val="000000"/>
                  <w:sz w:val="16"/>
                  <w:szCs w:val="16"/>
                </w:rPr>
                <w:t>(0.00)</w:t>
              </w:r>
            </w:ins>
            <w:del w:id="852" w:author="Brian William Stacy" w:date="2024-03-13T13:18:00Z">
              <w:r w:rsidRPr="00657054" w:rsidDel="002B664C">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4D9F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B72C3" w14:textId="0745E29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53" w:author="Brian William Stacy" w:date="2024-03-13T13:18:00Z">
              <w:r w:rsidRPr="000E4456">
                <w:rPr>
                  <w:rFonts w:ascii="Times New Roman" w:eastAsia="Arial" w:hAnsi="Times New Roman" w:cs="Times New Roman"/>
                  <w:color w:val="000000"/>
                  <w:sz w:val="16"/>
                  <w:szCs w:val="16"/>
                </w:rPr>
                <w:t>(0.00)</w:t>
              </w:r>
            </w:ins>
            <w:del w:id="854" w:author="Brian William Stacy" w:date="2024-03-13T13:18:00Z">
              <w:r w:rsidRPr="00657054" w:rsidDel="002B664C">
                <w:rPr>
                  <w:rFonts w:ascii="Arial" w:eastAsia="Arial" w:hAnsi="Arial" w:cs="Arial"/>
                  <w:color w:val="000000"/>
                  <w:sz w:val="16"/>
                  <w:szCs w:val="16"/>
                </w:rPr>
                <w:delText>(0.00)</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E70FD" w14:textId="1355A35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55" w:author="Brian William Stacy" w:date="2024-03-13T13:18:00Z">
              <w:r w:rsidRPr="000E4456">
                <w:rPr>
                  <w:rFonts w:ascii="Times New Roman" w:eastAsia="Arial" w:hAnsi="Times New Roman" w:cs="Times New Roman"/>
                  <w:color w:val="000000"/>
                  <w:sz w:val="16"/>
                  <w:szCs w:val="16"/>
                </w:rPr>
                <w:t>(0.00)</w:t>
              </w:r>
            </w:ins>
            <w:del w:id="856" w:author="Brian William Stacy" w:date="2024-03-13T13:18:00Z">
              <w:r w:rsidRPr="00657054" w:rsidDel="002B664C">
                <w:rPr>
                  <w:rFonts w:ascii="Arial" w:eastAsia="Arial" w:hAnsi="Arial" w:cs="Arial"/>
                  <w:color w:val="000000"/>
                  <w:sz w:val="16"/>
                  <w:szCs w:val="16"/>
                </w:rPr>
                <w:delText>(0.00)</w:delText>
              </w:r>
            </w:del>
          </w:p>
        </w:tc>
      </w:tr>
      <w:tr w:rsidR="0015494B" w:rsidRPr="00D0466F" w14:paraId="198A8367"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608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6BB5F" w14:textId="71BA124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57" w:author="Brian William Stacy" w:date="2024-03-13T13:18:00Z">
              <w:r w:rsidRPr="000E4456">
                <w:rPr>
                  <w:rFonts w:ascii="Times New Roman" w:eastAsia="Arial" w:hAnsi="Times New Roman" w:cs="Times New Roman"/>
                  <w:color w:val="000000"/>
                  <w:sz w:val="16"/>
                  <w:szCs w:val="16"/>
                </w:rPr>
                <w:t>0.296***</w:t>
              </w:r>
            </w:ins>
            <w:del w:id="858" w:author="Brian William Stacy" w:date="2024-03-13T13:18:00Z">
              <w:r w:rsidRPr="00657054" w:rsidDel="002B664C">
                <w:rPr>
                  <w:rFonts w:ascii="Arial" w:eastAsia="Arial" w:hAnsi="Arial" w:cs="Arial"/>
                  <w:color w:val="000000"/>
                  <w:sz w:val="16"/>
                  <w:szCs w:val="16"/>
                </w:rPr>
                <w:delText>0.295***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EEB9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04BD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AE826" w14:textId="72AF94A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59" w:author="Brian William Stacy" w:date="2024-03-13T13:18:00Z">
              <w:r w:rsidRPr="000E4456">
                <w:rPr>
                  <w:rFonts w:ascii="Times New Roman" w:eastAsia="Arial" w:hAnsi="Times New Roman" w:cs="Times New Roman"/>
                  <w:color w:val="000000"/>
                  <w:sz w:val="16"/>
                  <w:szCs w:val="16"/>
                </w:rPr>
                <w:t>0.583***</w:t>
              </w:r>
            </w:ins>
            <w:del w:id="860" w:author="Brian William Stacy" w:date="2024-03-13T13:18:00Z">
              <w:r w:rsidRPr="00657054" w:rsidDel="002B664C">
                <w:rPr>
                  <w:rFonts w:ascii="Arial" w:eastAsia="Arial" w:hAnsi="Arial" w:cs="Arial"/>
                  <w:color w:val="000000"/>
                  <w:sz w:val="16"/>
                  <w:szCs w:val="16"/>
                </w:rPr>
                <w:delText>0.581***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E0A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05C1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15494B" w:rsidRPr="00D0466F" w14:paraId="29023A3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FC91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2DD9D" w14:textId="3D1461D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61" w:author="Brian William Stacy" w:date="2024-03-13T13:18:00Z">
              <w:r w:rsidRPr="000E4456">
                <w:rPr>
                  <w:rFonts w:ascii="Times New Roman" w:eastAsia="Arial" w:hAnsi="Times New Roman" w:cs="Times New Roman"/>
                  <w:color w:val="000000"/>
                  <w:sz w:val="16"/>
                  <w:szCs w:val="16"/>
                </w:rPr>
                <w:t>(0.04)</w:t>
              </w:r>
            </w:ins>
            <w:del w:id="862" w:author="Brian William Stacy" w:date="2024-03-13T13:18:00Z">
              <w:r w:rsidRPr="00657054" w:rsidDel="002B664C">
                <w:rPr>
                  <w:rFonts w:ascii="Arial" w:eastAsia="Arial" w:hAnsi="Arial" w:cs="Arial"/>
                  <w:color w:val="000000"/>
                  <w:sz w:val="16"/>
                  <w:szCs w:val="16"/>
                </w:rPr>
                <w:delText>(0.04)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8A8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3E1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76773" w14:textId="16DC7F8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863" w:author="Brian William Stacy" w:date="2024-03-13T13:18:00Z">
              <w:r w:rsidRPr="000E4456">
                <w:rPr>
                  <w:rFonts w:ascii="Times New Roman" w:eastAsia="Arial" w:hAnsi="Times New Roman" w:cs="Times New Roman"/>
                  <w:color w:val="000000"/>
                  <w:sz w:val="16"/>
                  <w:szCs w:val="16"/>
                </w:rPr>
                <w:t>(0.04)</w:t>
              </w:r>
            </w:ins>
            <w:del w:id="864" w:author="Brian William Stacy" w:date="2024-03-13T13:18:00Z">
              <w:r w:rsidRPr="00657054" w:rsidDel="002B664C">
                <w:rPr>
                  <w:rFonts w:ascii="Arial" w:eastAsia="Arial" w:hAnsi="Arial" w:cs="Arial"/>
                  <w:color w:val="000000"/>
                  <w:sz w:val="16"/>
                  <w:szCs w:val="16"/>
                </w:rPr>
                <w:delText>(0.04)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8983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767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0B4D5CB6"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0BDC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FE4F8B"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865" w:author="Brian William Stacy" w:date="2024-03-13T13:18: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E5AD1"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66"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867" w:author="Brian William Stacy" w:date="2024-03-13T13:18:00Z">
                  <w:rPr>
                    <w:rFonts w:ascii="Times New Roman" w:eastAsia="Arial" w:hAnsi="Times New Roman" w:cs="Times New Roman"/>
                    <w:color w:val="000000"/>
                    <w:sz w:val="18"/>
                    <w:szCs w:val="18"/>
                  </w:rPr>
                </w:rPrChange>
              </w:rPr>
              <w:t>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EDD2A"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68" w:author="Brian William Stacy" w:date="2024-03-13T13:18:00Z">
                  <w:rPr>
                    <w:rFonts w:ascii="Times New Roman" w:eastAsia="Arial" w:hAnsi="Times New Roman" w:cs="Times New Roman"/>
                    <w:color w:val="000000"/>
                    <w:sz w:val="18"/>
                    <w:szCs w:val="18"/>
                  </w:rPr>
                </w:rPrChange>
              </w:rPr>
            </w:pPr>
            <w:r w:rsidRPr="0015494B">
              <w:rPr>
                <w:rFonts w:ascii="Times New Roman" w:hAnsi="Times New Roman" w:cs="Times New Roman"/>
                <w:sz w:val="16"/>
                <w:szCs w:val="16"/>
                <w:rPrChange w:id="869" w:author="Brian William Stacy" w:date="2024-03-13T13:18:00Z">
                  <w:rPr>
                    <w:rFonts w:ascii="Times New Roman" w:hAnsi="Times New Roman" w:cs="Times New Roman"/>
                    <w:sz w:val="18"/>
                    <w:szCs w:val="18"/>
                  </w:rPr>
                </w:rPrChange>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77AE8"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870" w:author="Brian William Stacy" w:date="2024-03-13T13:18: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310A3"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71" w:author="Brian William Stacy" w:date="2024-03-13T13:18:00Z">
                  <w:rPr>
                    <w:rFonts w:ascii="Times New Roman" w:eastAsia="Arial" w:hAnsi="Times New Roman" w:cs="Times New Roman"/>
                    <w:color w:val="000000"/>
                    <w:sz w:val="18"/>
                    <w:szCs w:val="18"/>
                  </w:rPr>
                </w:rPrChange>
              </w:rPr>
            </w:pPr>
            <w:r w:rsidRPr="0015494B">
              <w:rPr>
                <w:rFonts w:ascii="Times New Roman" w:hAnsi="Times New Roman" w:cs="Times New Roman"/>
                <w:sz w:val="16"/>
                <w:szCs w:val="16"/>
                <w:rPrChange w:id="872" w:author="Brian William Stacy" w:date="2024-03-13T13:18:00Z">
                  <w:rPr>
                    <w:rFonts w:ascii="Times New Roman" w:hAnsi="Times New Roman" w:cs="Times New Roman"/>
                    <w:sz w:val="18"/>
                    <w:szCs w:val="18"/>
                  </w:rPr>
                </w:rPrChange>
              </w:rPr>
              <w:t>0.07</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22EE2"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73"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874" w:author="Brian William Stacy" w:date="2024-03-13T13:18:00Z">
                  <w:rPr>
                    <w:rFonts w:ascii="Times New Roman" w:eastAsia="Arial" w:hAnsi="Times New Roman" w:cs="Times New Roman"/>
                    <w:color w:val="000000"/>
                    <w:sz w:val="18"/>
                    <w:szCs w:val="18"/>
                  </w:rPr>
                </w:rPrChange>
              </w:rPr>
              <w:t>0.04</w:t>
            </w:r>
          </w:p>
        </w:tc>
      </w:tr>
      <w:tr w:rsidR="008535A7" w:rsidRPr="00D0466F" w14:paraId="661F1BB1"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EA65F8"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6A93F"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875" w:author="Brian William Stacy" w:date="2024-03-13T13:18: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79AAB"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76"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877" w:author="Brian William Stacy" w:date="2024-03-13T13:18:00Z">
                  <w:rPr>
                    <w:rFonts w:ascii="Times New Roman" w:eastAsia="Arial" w:hAnsi="Times New Roman" w:cs="Times New Roman"/>
                    <w:color w:val="000000"/>
                    <w:sz w:val="18"/>
                    <w:szCs w:val="18"/>
                  </w:rPr>
                </w:rPrChange>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E58895"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78" w:author="Brian William Stacy" w:date="2024-03-13T13:18:00Z">
                  <w:rPr>
                    <w:rFonts w:ascii="Times New Roman" w:eastAsia="Arial" w:hAnsi="Times New Roman" w:cs="Times New Roman"/>
                    <w:color w:val="000000"/>
                    <w:sz w:val="18"/>
                    <w:szCs w:val="18"/>
                  </w:rPr>
                </w:rPrChange>
              </w:rPr>
            </w:pPr>
            <w:r w:rsidRPr="0015494B">
              <w:rPr>
                <w:rFonts w:ascii="Times New Roman" w:hAnsi="Times New Roman" w:cs="Times New Roman"/>
                <w:sz w:val="16"/>
                <w:szCs w:val="16"/>
                <w:rPrChange w:id="879" w:author="Brian William Stacy" w:date="2024-03-13T13:18:00Z">
                  <w:rPr>
                    <w:rFonts w:ascii="Times New Roman" w:hAnsi="Times New Roman" w:cs="Times New Roman"/>
                    <w:sz w:val="18"/>
                    <w:szCs w:val="18"/>
                  </w:rPr>
                </w:rPrChange>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B59CB7"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880" w:author="Brian William Stacy" w:date="2024-03-13T13:18: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9D120"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81" w:author="Brian William Stacy" w:date="2024-03-13T13:18:00Z">
                  <w:rPr>
                    <w:rFonts w:ascii="Times New Roman" w:eastAsia="Arial" w:hAnsi="Times New Roman" w:cs="Times New Roman"/>
                    <w:color w:val="000000"/>
                    <w:sz w:val="18"/>
                    <w:szCs w:val="18"/>
                  </w:rPr>
                </w:rPrChange>
              </w:rPr>
            </w:pPr>
            <w:r w:rsidRPr="0015494B">
              <w:rPr>
                <w:rFonts w:ascii="Times New Roman" w:hAnsi="Times New Roman" w:cs="Times New Roman"/>
                <w:sz w:val="16"/>
                <w:szCs w:val="16"/>
                <w:rPrChange w:id="882" w:author="Brian William Stacy" w:date="2024-03-13T13:18:00Z">
                  <w:rPr>
                    <w:rFonts w:ascii="Times New Roman" w:hAnsi="Times New Roman" w:cs="Times New Roman"/>
                    <w:sz w:val="18"/>
                    <w:szCs w:val="18"/>
                  </w:rPr>
                </w:rPrChange>
              </w:rPr>
              <w:t>0.01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E89EC1"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83" w:author="Brian William Stacy" w:date="2024-03-13T13:18:00Z">
                  <w:rPr>
                    <w:rFonts w:ascii="Times New Roman" w:eastAsia="Arial" w:hAnsi="Times New Roman" w:cs="Times New Roman"/>
                    <w:color w:val="000000"/>
                    <w:sz w:val="18"/>
                    <w:szCs w:val="18"/>
                  </w:rPr>
                </w:rPrChange>
              </w:rPr>
            </w:pPr>
            <w:r w:rsidRPr="0015494B">
              <w:rPr>
                <w:rFonts w:ascii="Times New Roman" w:hAnsi="Times New Roman" w:cs="Times New Roman"/>
                <w:sz w:val="16"/>
                <w:szCs w:val="16"/>
                <w:rPrChange w:id="884" w:author="Brian William Stacy" w:date="2024-03-13T13:18:00Z">
                  <w:rPr>
                    <w:rFonts w:ascii="Times New Roman" w:hAnsi="Times New Roman" w:cs="Times New Roman"/>
                    <w:sz w:val="18"/>
                    <w:szCs w:val="18"/>
                  </w:rPr>
                </w:rPrChange>
              </w:rPr>
              <w:t>0.01</w:t>
            </w:r>
          </w:p>
        </w:tc>
      </w:tr>
      <w:tr w:rsidR="00284D8F" w:rsidRPr="00D0466F" w14:paraId="21D07EC0"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63D60" w14:textId="77777777" w:rsidR="00284D8F" w:rsidRPr="00D0466F"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D712E" w14:textId="56073800" w:rsidR="00284D8F" w:rsidRPr="0015494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885" w:author="Brian William Stacy" w:date="2024-03-13T13:18:00Z">
                  <w:rPr>
                    <w:rFonts w:ascii="Times New Roman" w:hAnsi="Times New Roman" w:cs="Times New Roman"/>
                    <w:sz w:val="18"/>
                    <w:szCs w:val="18"/>
                  </w:rPr>
                </w:rPrChange>
              </w:rPr>
            </w:pPr>
            <w:ins w:id="886" w:author="Brian William Stacy" w:date="2024-03-13T13:18:00Z">
              <w:r w:rsidRPr="000E4456">
                <w:rPr>
                  <w:rFonts w:ascii="Times New Roman" w:eastAsia="Arial" w:hAnsi="Times New Roman" w:cs="Times New Roman"/>
                  <w:color w:val="000000"/>
                  <w:sz w:val="16"/>
                  <w:szCs w:val="16"/>
                </w:rPr>
                <w:t>0.515</w:t>
              </w:r>
            </w:ins>
            <w:del w:id="887" w:author="Brian William Stacy" w:date="2024-03-13T13:18:00Z">
              <w:r w:rsidRPr="0015494B" w:rsidDel="004C0357">
                <w:rPr>
                  <w:rFonts w:ascii="Arial" w:eastAsia="Arial" w:hAnsi="Arial" w:cs="Arial"/>
                  <w:color w:val="000000"/>
                  <w:sz w:val="16"/>
                  <w:szCs w:val="16"/>
                </w:rPr>
                <w:delText>0.518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BBB5E" w14:textId="7E252161" w:rsidR="00284D8F" w:rsidRPr="0015494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88" w:author="Brian William Stacy" w:date="2024-03-13T13:18:00Z">
                  <w:rPr>
                    <w:rFonts w:ascii="Times New Roman" w:eastAsia="Arial" w:hAnsi="Times New Roman" w:cs="Times New Roman"/>
                    <w:color w:val="000000"/>
                    <w:sz w:val="18"/>
                    <w:szCs w:val="18"/>
                  </w:rPr>
                </w:rPrChange>
              </w:rPr>
            </w:pPr>
            <w:ins w:id="889" w:author="Brian William Stacy" w:date="2024-03-13T13:18:00Z">
              <w:r w:rsidRPr="000E4456">
                <w:rPr>
                  <w:rFonts w:ascii="Times New Roman" w:eastAsia="Arial" w:hAnsi="Times New Roman" w:cs="Times New Roman"/>
                  <w:color w:val="000000"/>
                  <w:sz w:val="16"/>
                  <w:szCs w:val="16"/>
                </w:rPr>
                <w:t>0.999</w:t>
              </w:r>
            </w:ins>
            <w:del w:id="890" w:author="Brian William Stacy" w:date="2024-03-13T13:18:00Z">
              <w:r w:rsidRPr="0015494B" w:rsidDel="004C0357">
                <w:rPr>
                  <w:rFonts w:ascii="Arial" w:eastAsia="Arial" w:hAnsi="Arial" w:cs="Arial"/>
                  <w:color w:val="000000"/>
                  <w:sz w:val="16"/>
                  <w:szCs w:val="16"/>
                </w:rPr>
                <w:delText>0.999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FCDD4" w14:textId="1CCD7C40" w:rsidR="00284D8F" w:rsidRPr="0015494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91" w:author="Brian William Stacy" w:date="2024-03-13T13:18:00Z">
                  <w:rPr>
                    <w:rFonts w:ascii="Times New Roman" w:eastAsia="Arial" w:hAnsi="Times New Roman" w:cs="Times New Roman"/>
                    <w:color w:val="000000"/>
                    <w:sz w:val="18"/>
                    <w:szCs w:val="18"/>
                  </w:rPr>
                </w:rPrChange>
              </w:rPr>
            </w:pPr>
            <w:ins w:id="892" w:author="Brian William Stacy" w:date="2024-03-13T13:18:00Z">
              <w:r w:rsidRPr="000E4456">
                <w:rPr>
                  <w:rFonts w:ascii="Times New Roman" w:eastAsia="Arial" w:hAnsi="Times New Roman" w:cs="Times New Roman"/>
                  <w:color w:val="000000"/>
                  <w:sz w:val="16"/>
                  <w:szCs w:val="16"/>
                </w:rPr>
                <w:t>0.999</w:t>
              </w:r>
            </w:ins>
            <w:del w:id="893" w:author="Brian William Stacy" w:date="2024-03-13T13:18:00Z">
              <w:r w:rsidRPr="0015494B" w:rsidDel="004C0357">
                <w:rPr>
                  <w:rFonts w:ascii="Arial" w:eastAsia="Arial" w:hAnsi="Arial" w:cs="Arial"/>
                  <w:color w:val="000000"/>
                  <w:sz w:val="16"/>
                  <w:szCs w:val="16"/>
                </w:rPr>
                <w:delText>0.999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81F33" w14:textId="1919D87C" w:rsidR="00284D8F" w:rsidRPr="0015494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894" w:author="Brian William Stacy" w:date="2024-03-13T13:18:00Z">
                  <w:rPr>
                    <w:rFonts w:ascii="Times New Roman" w:hAnsi="Times New Roman" w:cs="Times New Roman"/>
                    <w:sz w:val="18"/>
                    <w:szCs w:val="18"/>
                  </w:rPr>
                </w:rPrChange>
              </w:rPr>
            </w:pPr>
            <w:ins w:id="895" w:author="Brian William Stacy" w:date="2024-03-13T13:18:00Z">
              <w:r w:rsidRPr="000E4456">
                <w:rPr>
                  <w:rFonts w:ascii="Times New Roman" w:eastAsia="Arial" w:hAnsi="Times New Roman" w:cs="Times New Roman"/>
                  <w:color w:val="000000"/>
                  <w:sz w:val="16"/>
                  <w:szCs w:val="16"/>
                </w:rPr>
                <w:t>0.758</w:t>
              </w:r>
            </w:ins>
            <w:del w:id="896" w:author="Brian William Stacy" w:date="2024-03-13T13:18:00Z">
              <w:r w:rsidRPr="0015494B" w:rsidDel="004C0357">
                <w:rPr>
                  <w:rFonts w:ascii="Arial" w:eastAsia="Arial" w:hAnsi="Arial" w:cs="Arial"/>
                  <w:color w:val="000000"/>
                  <w:sz w:val="16"/>
                  <w:szCs w:val="16"/>
                </w:rPr>
                <w:delText>0.757</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1B18E" w14:textId="0C6960EC" w:rsidR="00284D8F" w:rsidRPr="0015494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897" w:author="Brian William Stacy" w:date="2024-03-13T13:18:00Z">
                  <w:rPr>
                    <w:rFonts w:ascii="Times New Roman" w:eastAsia="Arial" w:hAnsi="Times New Roman" w:cs="Times New Roman"/>
                    <w:color w:val="000000"/>
                    <w:sz w:val="18"/>
                    <w:szCs w:val="18"/>
                  </w:rPr>
                </w:rPrChange>
              </w:rPr>
            </w:pPr>
            <w:ins w:id="898" w:author="Brian William Stacy" w:date="2024-03-13T13:18:00Z">
              <w:r w:rsidRPr="000E4456">
                <w:rPr>
                  <w:rFonts w:ascii="Times New Roman" w:eastAsia="Arial" w:hAnsi="Times New Roman" w:cs="Times New Roman"/>
                  <w:color w:val="000000"/>
                  <w:sz w:val="16"/>
                  <w:szCs w:val="16"/>
                </w:rPr>
                <w:t>0.999</w:t>
              </w:r>
            </w:ins>
            <w:del w:id="899" w:author="Brian William Stacy" w:date="2024-03-13T13:18:00Z">
              <w:r w:rsidRPr="0015494B" w:rsidDel="004C0357">
                <w:rPr>
                  <w:rFonts w:ascii="Arial" w:eastAsia="Arial" w:hAnsi="Arial" w:cs="Arial"/>
                  <w:color w:val="000000"/>
                  <w:sz w:val="16"/>
                  <w:szCs w:val="16"/>
                </w:rPr>
                <w:delText>0.999</w:delText>
              </w:r>
            </w:del>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5801C" w14:textId="4B6AD6BC" w:rsidR="00284D8F" w:rsidRPr="0015494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00" w:author="Brian William Stacy" w:date="2024-03-13T13:18:00Z">
                  <w:rPr>
                    <w:rFonts w:ascii="Times New Roman" w:eastAsia="Arial" w:hAnsi="Times New Roman" w:cs="Times New Roman"/>
                    <w:color w:val="000000"/>
                    <w:sz w:val="18"/>
                    <w:szCs w:val="18"/>
                  </w:rPr>
                </w:rPrChange>
              </w:rPr>
            </w:pPr>
            <w:ins w:id="901" w:author="Brian William Stacy" w:date="2024-03-13T13:18:00Z">
              <w:r w:rsidRPr="000E4456">
                <w:rPr>
                  <w:rFonts w:ascii="Times New Roman" w:eastAsia="Arial" w:hAnsi="Times New Roman" w:cs="Times New Roman"/>
                  <w:color w:val="000000"/>
                  <w:sz w:val="16"/>
                  <w:szCs w:val="16"/>
                </w:rPr>
                <w:t>0.999</w:t>
              </w:r>
            </w:ins>
            <w:del w:id="902" w:author="Brian William Stacy" w:date="2024-03-13T13:18:00Z">
              <w:r w:rsidRPr="0015494B" w:rsidDel="004C0357">
                <w:rPr>
                  <w:rFonts w:ascii="Arial" w:eastAsia="Arial" w:hAnsi="Arial" w:cs="Arial"/>
                  <w:color w:val="000000"/>
                  <w:sz w:val="16"/>
                  <w:szCs w:val="16"/>
                </w:rPr>
                <w:delText>0.999</w:delText>
              </w:r>
            </w:del>
          </w:p>
        </w:tc>
      </w:tr>
      <w:tr w:rsidR="008535A7" w:rsidRPr="00D0466F" w14:paraId="5A25782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B57A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E7B96"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03" w:author="Brian William Stacy" w:date="2024-03-13T13:18:00Z">
                  <w:rPr>
                    <w:rFonts w:ascii="Times New Roman" w:eastAsia="Arial" w:hAnsi="Times New Roman" w:cs="Times New Roman"/>
                    <w:color w:val="000000"/>
                    <w:sz w:val="18"/>
                    <w:szCs w:val="18"/>
                  </w:rPr>
                </w:rPrChange>
              </w:rPr>
            </w:pPr>
            <w:r w:rsidRPr="0015494B">
              <w:rPr>
                <w:rFonts w:ascii="Times New Roman" w:hAnsi="Times New Roman" w:cs="Times New Roman"/>
                <w:sz w:val="16"/>
                <w:szCs w:val="16"/>
                <w:rPrChange w:id="904" w:author="Brian William Stacy" w:date="2024-03-13T13:18:00Z">
                  <w:rPr>
                    <w:rFonts w:ascii="Times New Roman" w:hAnsi="Times New Roman" w:cs="Times New Roman"/>
                    <w:sz w:val="18"/>
                    <w:szCs w:val="18"/>
                  </w:rPr>
                </w:rPrChange>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7DBC5"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05"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06" w:author="Brian William Stacy" w:date="2024-03-13T13:18:00Z">
                  <w:rPr>
                    <w:rFonts w:ascii="Times New Roman" w:eastAsia="Arial" w:hAnsi="Times New Roman" w:cs="Times New Roman"/>
                    <w:color w:val="000000"/>
                    <w:sz w:val="18"/>
                    <w:szCs w:val="18"/>
                  </w:rPr>
                </w:rPrChange>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6E9D5"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07"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08" w:author="Brian William Stacy" w:date="2024-03-13T13:18:00Z">
                  <w:rPr>
                    <w:rFonts w:ascii="Times New Roman" w:eastAsia="Arial" w:hAnsi="Times New Roman" w:cs="Times New Roman"/>
                    <w:color w:val="000000"/>
                    <w:sz w:val="18"/>
                    <w:szCs w:val="18"/>
                  </w:rPr>
                </w:rPrChange>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58558"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09" w:author="Brian William Stacy" w:date="2024-03-13T13:18:00Z">
                  <w:rPr>
                    <w:rFonts w:ascii="Times New Roman" w:eastAsia="Arial" w:hAnsi="Times New Roman" w:cs="Times New Roman"/>
                    <w:color w:val="000000"/>
                    <w:sz w:val="18"/>
                    <w:szCs w:val="18"/>
                  </w:rPr>
                </w:rPrChange>
              </w:rPr>
            </w:pPr>
            <w:r w:rsidRPr="0015494B">
              <w:rPr>
                <w:rFonts w:ascii="Times New Roman" w:hAnsi="Times New Roman" w:cs="Times New Roman"/>
                <w:sz w:val="16"/>
                <w:szCs w:val="16"/>
                <w:rPrChange w:id="910" w:author="Brian William Stacy" w:date="2024-03-13T13:18:00Z">
                  <w:rPr>
                    <w:rFonts w:ascii="Times New Roman" w:hAnsi="Times New Roman" w:cs="Times New Roman"/>
                    <w:sz w:val="18"/>
                    <w:szCs w:val="18"/>
                  </w:rPr>
                </w:rPrChange>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94932"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11"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12" w:author="Brian William Stacy" w:date="2024-03-13T13:18:00Z">
                  <w:rPr>
                    <w:rFonts w:ascii="Times New Roman" w:eastAsia="Arial" w:hAnsi="Times New Roman" w:cs="Times New Roman"/>
                    <w:color w:val="000000"/>
                    <w:sz w:val="18"/>
                    <w:szCs w:val="18"/>
                  </w:rPr>
                </w:rPrChange>
              </w:rPr>
              <w:t>Yes</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A0744" w14:textId="77777777"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13"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14" w:author="Brian William Stacy" w:date="2024-03-13T13:18:00Z">
                  <w:rPr>
                    <w:rFonts w:ascii="Times New Roman" w:eastAsia="Arial" w:hAnsi="Times New Roman" w:cs="Times New Roman"/>
                    <w:color w:val="000000"/>
                    <w:sz w:val="18"/>
                    <w:szCs w:val="18"/>
                  </w:rPr>
                </w:rPrChange>
              </w:rPr>
              <w:t>Yes</w:t>
            </w:r>
          </w:p>
        </w:tc>
      </w:tr>
      <w:tr w:rsidR="008535A7" w:rsidRPr="00D0466F" w14:paraId="59F117F7" w14:textId="77777777" w:rsidTr="0015494B">
        <w:trPr>
          <w:trHeight w:val="333"/>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FF9DD"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170DF" w14:textId="246679FD" w:rsidR="008535A7" w:rsidRPr="0015494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15"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16" w:author="Brian William Stacy" w:date="2024-03-13T13:18:00Z">
                  <w:rPr>
                    <w:rFonts w:ascii="Times New Roman" w:eastAsia="Arial" w:hAnsi="Times New Roman" w:cs="Times New Roman"/>
                    <w:color w:val="000000"/>
                    <w:sz w:val="18"/>
                    <w:szCs w:val="18"/>
                  </w:rPr>
                </w:rPrChange>
              </w:rPr>
              <w:t>16</w:t>
            </w:r>
            <w:r w:rsidR="00362ECC" w:rsidRPr="0015494B">
              <w:rPr>
                <w:rFonts w:ascii="Times New Roman" w:eastAsia="Arial" w:hAnsi="Times New Roman" w:cs="Times New Roman"/>
                <w:color w:val="000000"/>
                <w:sz w:val="16"/>
                <w:szCs w:val="16"/>
                <w:rPrChange w:id="917" w:author="Brian William Stacy" w:date="2024-03-13T13:18:00Z">
                  <w:rPr>
                    <w:rFonts w:ascii="Times New Roman" w:eastAsia="Arial" w:hAnsi="Times New Roman" w:cs="Times New Roman"/>
                    <w:color w:val="000000"/>
                    <w:sz w:val="18"/>
                    <w:szCs w:val="18"/>
                  </w:rPr>
                </w:rPrChange>
              </w:rPr>
              <w:t>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3EFD5" w14:textId="0A62B1DC" w:rsidR="008535A7" w:rsidRPr="0015494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18"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19" w:author="Brian William Stacy" w:date="2024-03-13T13:18:00Z">
                  <w:rPr>
                    <w:rFonts w:ascii="Times New Roman" w:eastAsia="Arial" w:hAnsi="Times New Roman" w:cs="Times New Roman"/>
                    <w:color w:val="000000"/>
                    <w:sz w:val="18"/>
                    <w:szCs w:val="18"/>
                  </w:rPr>
                </w:rPrChange>
              </w:rPr>
              <w:t>160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48989" w14:textId="074DFB53" w:rsidR="008535A7" w:rsidRPr="0015494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20"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21" w:author="Brian William Stacy" w:date="2024-03-13T13:18:00Z">
                  <w:rPr>
                    <w:rFonts w:ascii="Times New Roman" w:eastAsia="Arial" w:hAnsi="Times New Roman" w:cs="Times New Roman"/>
                    <w:color w:val="000000"/>
                    <w:sz w:val="18"/>
                    <w:szCs w:val="18"/>
                  </w:rPr>
                </w:rPrChange>
              </w:rPr>
              <w:t>160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D075C" w14:textId="55AF4DAF" w:rsidR="008535A7" w:rsidRPr="0015494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22"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23" w:author="Brian William Stacy" w:date="2024-03-13T13:18:00Z">
                  <w:rPr>
                    <w:rFonts w:ascii="Times New Roman" w:eastAsia="Arial" w:hAnsi="Times New Roman" w:cs="Times New Roman"/>
                    <w:color w:val="000000"/>
                    <w:sz w:val="18"/>
                    <w:szCs w:val="18"/>
                  </w:rPr>
                </w:rPrChange>
              </w:rPr>
              <w:t>160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5647" w14:textId="414404B2" w:rsidR="008535A7" w:rsidRPr="0015494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24"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25" w:author="Brian William Stacy" w:date="2024-03-13T13:18:00Z">
                  <w:rPr>
                    <w:rFonts w:ascii="Times New Roman" w:eastAsia="Arial" w:hAnsi="Times New Roman" w:cs="Times New Roman"/>
                    <w:color w:val="000000"/>
                    <w:sz w:val="18"/>
                    <w:szCs w:val="18"/>
                  </w:rPr>
                </w:rPrChange>
              </w:rPr>
              <w:t>160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A8D06" w14:textId="6974FD7F" w:rsidR="008535A7" w:rsidRPr="0015494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926" w:author="Brian William Stacy" w:date="2024-03-13T13:18:00Z">
                  <w:rPr>
                    <w:rFonts w:ascii="Times New Roman" w:eastAsia="Arial" w:hAnsi="Times New Roman" w:cs="Times New Roman"/>
                    <w:color w:val="000000"/>
                    <w:sz w:val="18"/>
                    <w:szCs w:val="18"/>
                  </w:rPr>
                </w:rPrChange>
              </w:rPr>
            </w:pPr>
            <w:r w:rsidRPr="0015494B">
              <w:rPr>
                <w:rFonts w:ascii="Times New Roman" w:eastAsia="Arial" w:hAnsi="Times New Roman" w:cs="Times New Roman"/>
                <w:color w:val="000000"/>
                <w:sz w:val="16"/>
                <w:szCs w:val="16"/>
                <w:rPrChange w:id="927" w:author="Brian William Stacy" w:date="2024-03-13T13:18:00Z">
                  <w:rPr>
                    <w:rFonts w:ascii="Times New Roman" w:eastAsia="Arial" w:hAnsi="Times New Roman" w:cs="Times New Roman"/>
                    <w:color w:val="000000"/>
                    <w:sz w:val="18"/>
                    <w:szCs w:val="18"/>
                  </w:rPr>
                </w:rPrChange>
              </w:rPr>
              <w:t>160</w:t>
            </w:r>
          </w:p>
        </w:tc>
      </w:tr>
      <w:tr w:rsidR="00DC4026" w:rsidRPr="00D0466F" w14:paraId="7A55F9A2" w14:textId="77777777" w:rsidTr="0015494B">
        <w:trPr>
          <w:jc w:val="center"/>
        </w:trPr>
        <w:tc>
          <w:tcPr>
            <w:tcW w:w="39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13C9E" w14:textId="77777777" w:rsidR="00DC4026" w:rsidRPr="00D0466F"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EF43BB" w14:textId="14EF8279" w:rsidR="00DC4026" w:rsidRPr="0015494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928" w:author="Brian William Stacy" w:date="2024-03-13T13:18:00Z">
                  <w:rPr>
                    <w:rFonts w:ascii="Times New Roman" w:hAnsi="Times New Roman" w:cs="Times New Roman"/>
                    <w:sz w:val="18"/>
                    <w:szCs w:val="18"/>
                  </w:rPr>
                </w:rPrChange>
              </w:rPr>
            </w:pPr>
            <w:ins w:id="929" w:author="Brian William Stacy" w:date="2024-03-13T13:18:00Z">
              <w:r w:rsidRPr="000E4456">
                <w:rPr>
                  <w:rFonts w:ascii="Times New Roman" w:eastAsia="Arial" w:hAnsi="Times New Roman" w:cs="Times New Roman"/>
                  <w:color w:val="000000"/>
                  <w:sz w:val="16"/>
                  <w:szCs w:val="16"/>
                </w:rPr>
                <w:t>1099</w:t>
              </w:r>
            </w:ins>
            <w:del w:id="930" w:author="Brian William Stacy" w:date="2024-03-13T13:18:00Z">
              <w:r w:rsidRPr="0015494B" w:rsidDel="00A97A87">
                <w:rPr>
                  <w:rFonts w:ascii="Arial" w:eastAsia="Arial" w:hAnsi="Arial" w:cs="Arial"/>
                  <w:color w:val="000000"/>
                  <w:sz w:val="16"/>
                  <w:szCs w:val="16"/>
                </w:rPr>
                <w:delText>1114</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061799" w14:textId="49520E5E" w:rsidR="00DC4026" w:rsidRPr="0015494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931" w:author="Brian William Stacy" w:date="2024-03-13T13:18:00Z">
                  <w:rPr>
                    <w:rFonts w:ascii="Times New Roman" w:hAnsi="Times New Roman" w:cs="Times New Roman"/>
                    <w:sz w:val="18"/>
                    <w:szCs w:val="18"/>
                  </w:rPr>
                </w:rPrChange>
              </w:rPr>
            </w:pPr>
            <w:ins w:id="932" w:author="Brian William Stacy" w:date="2024-03-13T13:18:00Z">
              <w:r w:rsidRPr="000E4456">
                <w:rPr>
                  <w:rFonts w:ascii="Times New Roman" w:eastAsia="Arial" w:hAnsi="Times New Roman" w:cs="Times New Roman"/>
                  <w:color w:val="000000"/>
                  <w:sz w:val="16"/>
                  <w:szCs w:val="16"/>
                </w:rPr>
                <w:t>1099</w:t>
              </w:r>
            </w:ins>
            <w:del w:id="933" w:author="Brian William Stacy" w:date="2024-03-13T13:18:00Z">
              <w:r w:rsidRPr="0015494B" w:rsidDel="00A97A87">
                <w:rPr>
                  <w:rFonts w:ascii="Arial" w:eastAsia="Arial" w:hAnsi="Arial" w:cs="Arial"/>
                  <w:color w:val="000000"/>
                  <w:sz w:val="16"/>
                  <w:szCs w:val="16"/>
                </w:rPr>
                <w:delText>1114</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C45167" w14:textId="0BDC6537" w:rsidR="00DC4026" w:rsidRPr="0015494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934" w:author="Brian William Stacy" w:date="2024-03-13T13:18:00Z">
                  <w:rPr>
                    <w:rFonts w:ascii="Times New Roman" w:hAnsi="Times New Roman" w:cs="Times New Roman"/>
                    <w:sz w:val="18"/>
                    <w:szCs w:val="18"/>
                  </w:rPr>
                </w:rPrChange>
              </w:rPr>
            </w:pPr>
            <w:ins w:id="935" w:author="Brian William Stacy" w:date="2024-03-13T13:18:00Z">
              <w:r w:rsidRPr="000E4456">
                <w:rPr>
                  <w:rFonts w:ascii="Times New Roman" w:eastAsia="Arial" w:hAnsi="Times New Roman" w:cs="Times New Roman"/>
                  <w:color w:val="000000"/>
                  <w:sz w:val="16"/>
                  <w:szCs w:val="16"/>
                </w:rPr>
                <w:t>1099</w:t>
              </w:r>
            </w:ins>
            <w:del w:id="936" w:author="Brian William Stacy" w:date="2024-03-13T13:18:00Z">
              <w:r w:rsidRPr="0015494B" w:rsidDel="00A97A87">
                <w:rPr>
                  <w:rFonts w:ascii="Arial" w:eastAsia="Arial" w:hAnsi="Arial" w:cs="Arial"/>
                  <w:color w:val="000000"/>
                  <w:sz w:val="16"/>
                  <w:szCs w:val="16"/>
                </w:rPr>
                <w:delText>1114</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3A9F7" w14:textId="6E58BCF8" w:rsidR="00DC4026" w:rsidRPr="0015494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937" w:author="Brian William Stacy" w:date="2024-03-13T13:18:00Z">
                  <w:rPr>
                    <w:rFonts w:ascii="Times New Roman" w:hAnsi="Times New Roman" w:cs="Times New Roman"/>
                    <w:sz w:val="18"/>
                    <w:szCs w:val="18"/>
                  </w:rPr>
                </w:rPrChange>
              </w:rPr>
            </w:pPr>
            <w:ins w:id="938" w:author="Brian William Stacy" w:date="2024-03-13T13:18:00Z">
              <w:r w:rsidRPr="000E4456">
                <w:rPr>
                  <w:rFonts w:ascii="Times New Roman" w:eastAsia="Arial" w:hAnsi="Times New Roman" w:cs="Times New Roman"/>
                  <w:color w:val="000000"/>
                  <w:sz w:val="16"/>
                  <w:szCs w:val="16"/>
                </w:rPr>
                <w:t>1099</w:t>
              </w:r>
            </w:ins>
            <w:del w:id="939" w:author="Brian William Stacy" w:date="2024-03-13T13:18:00Z">
              <w:r w:rsidRPr="0015494B" w:rsidDel="00A97A87">
                <w:rPr>
                  <w:rFonts w:ascii="Arial" w:eastAsia="Arial" w:hAnsi="Arial" w:cs="Arial"/>
                  <w:color w:val="000000"/>
                  <w:sz w:val="16"/>
                  <w:szCs w:val="16"/>
                </w:rPr>
                <w:delText>1114</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4C68DC" w14:textId="54F4822C" w:rsidR="00DC4026" w:rsidRPr="0015494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940" w:author="Brian William Stacy" w:date="2024-03-13T13:18:00Z">
                  <w:rPr>
                    <w:rFonts w:ascii="Times New Roman" w:hAnsi="Times New Roman" w:cs="Times New Roman"/>
                    <w:sz w:val="18"/>
                    <w:szCs w:val="18"/>
                  </w:rPr>
                </w:rPrChange>
              </w:rPr>
            </w:pPr>
            <w:ins w:id="941" w:author="Brian William Stacy" w:date="2024-03-13T13:18:00Z">
              <w:r w:rsidRPr="000E4456">
                <w:rPr>
                  <w:rFonts w:ascii="Times New Roman" w:eastAsia="Arial" w:hAnsi="Times New Roman" w:cs="Times New Roman"/>
                  <w:color w:val="000000"/>
                  <w:sz w:val="16"/>
                  <w:szCs w:val="16"/>
                </w:rPr>
                <w:t>1099</w:t>
              </w:r>
            </w:ins>
            <w:del w:id="942" w:author="Brian William Stacy" w:date="2024-03-13T13:18:00Z">
              <w:r w:rsidRPr="0015494B" w:rsidDel="00A97A87">
                <w:rPr>
                  <w:rFonts w:ascii="Arial" w:eastAsia="Arial" w:hAnsi="Arial" w:cs="Arial"/>
                  <w:color w:val="000000"/>
                  <w:sz w:val="16"/>
                  <w:szCs w:val="16"/>
                </w:rPr>
                <w:delText>1114</w:delText>
              </w:r>
            </w:del>
          </w:p>
        </w:tc>
        <w:tc>
          <w:tcPr>
            <w:tcW w:w="9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5F8AA0" w14:textId="0A49EB94" w:rsidR="00DC4026" w:rsidRPr="0015494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943" w:author="Brian William Stacy" w:date="2024-03-13T13:18:00Z">
                  <w:rPr>
                    <w:rFonts w:ascii="Times New Roman" w:hAnsi="Times New Roman" w:cs="Times New Roman"/>
                    <w:sz w:val="18"/>
                    <w:szCs w:val="18"/>
                  </w:rPr>
                </w:rPrChange>
              </w:rPr>
            </w:pPr>
            <w:ins w:id="944" w:author="Brian William Stacy" w:date="2024-03-13T13:18:00Z">
              <w:r w:rsidRPr="000E4456">
                <w:rPr>
                  <w:rFonts w:ascii="Times New Roman" w:eastAsia="Arial" w:hAnsi="Times New Roman" w:cs="Times New Roman"/>
                  <w:color w:val="000000"/>
                  <w:sz w:val="16"/>
                  <w:szCs w:val="16"/>
                </w:rPr>
                <w:t>1099</w:t>
              </w:r>
            </w:ins>
            <w:del w:id="945" w:author="Brian William Stacy" w:date="2024-03-13T13:18:00Z">
              <w:r w:rsidRPr="0015494B" w:rsidDel="00A97A87">
                <w:rPr>
                  <w:rFonts w:ascii="Arial" w:eastAsia="Arial" w:hAnsi="Arial" w:cs="Arial"/>
                  <w:color w:val="000000"/>
                  <w:sz w:val="16"/>
                  <w:szCs w:val="16"/>
                </w:rPr>
                <w:delText>1114</w:delText>
              </w:r>
            </w:del>
          </w:p>
        </w:tc>
      </w:tr>
      <w:tr w:rsidR="008535A7" w:rsidRPr="00D0466F" w14:paraId="4BAD4B86" w14:textId="77777777" w:rsidTr="0015494B">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F56B011"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52373B3B" w14:textId="77777777" w:rsidR="008535A7" w:rsidRDefault="008535A7" w:rsidP="008535A7">
      <w:pPr>
        <w:pStyle w:val="BodyText"/>
      </w:pPr>
    </w:p>
    <w:p w14:paraId="2BE82153" w14:textId="77777777" w:rsidR="008535A7" w:rsidRDefault="008535A7" w:rsidP="008535A7">
      <w:pPr>
        <w:pStyle w:val="Heading2"/>
        <w:rPr>
          <w:sz w:val="18"/>
          <w:szCs w:val="18"/>
        </w:rPr>
      </w:pPr>
      <w:bookmarkStart w:id="946" w:name="Xfb5eda766c8e2c00e9ede15331ee47888a93e2d"/>
      <w:bookmarkEnd w:id="648"/>
      <w:r>
        <w:rPr>
          <w:sz w:val="18"/>
          <w:szCs w:val="18"/>
        </w:rPr>
        <w:br w:type="page"/>
      </w:r>
    </w:p>
    <w:p w14:paraId="06A6B246" w14:textId="06A8FE9D" w:rsidR="008535A7" w:rsidRPr="00270551" w:rsidRDefault="00EF59A2" w:rsidP="008535A7">
      <w:pPr>
        <w:pStyle w:val="Heading2"/>
      </w:pPr>
      <w:bookmarkStart w:id="947" w:name="Xacc0ae6af55e36c8d9d21568b399b32b0b627aa"/>
      <w:bookmarkEnd w:id="946"/>
      <w:r w:rsidRPr="00982FEC">
        <w:t>Table S</w:t>
      </w:r>
      <w:r w:rsidR="008535A7" w:rsidRPr="00982FEC">
        <w:t>1</w:t>
      </w:r>
      <w:r w:rsidR="00D95302" w:rsidRPr="00982FEC">
        <w:t>4</w:t>
      </w:r>
      <w:r w:rsidR="008535A7" w:rsidRPr="00982FEC">
        <w:t>. Relationship between the WB Human Capital Index and SPI scores, 2016-2022</w:t>
      </w:r>
    </w:p>
    <w:tbl>
      <w:tblPr>
        <w:tblStyle w:val="Table"/>
        <w:tblW w:w="9809" w:type="dxa"/>
        <w:jc w:val="center"/>
        <w:tblLayout w:type="fixed"/>
        <w:tblLook w:val="0420" w:firstRow="1" w:lastRow="0" w:firstColumn="0" w:lastColumn="0" w:noHBand="0" w:noVBand="1"/>
      </w:tblPr>
      <w:tblGrid>
        <w:gridCol w:w="3989"/>
        <w:gridCol w:w="967"/>
        <w:gridCol w:w="967"/>
        <w:gridCol w:w="967"/>
        <w:gridCol w:w="967"/>
        <w:gridCol w:w="967"/>
        <w:gridCol w:w="985"/>
      </w:tblGrid>
      <w:tr w:rsidR="008535A7" w:rsidRPr="00D0466F" w14:paraId="7806AA4C" w14:textId="77777777" w:rsidTr="004A4172">
        <w:trPr>
          <w:tblHeader/>
          <w:jc w:val="center"/>
        </w:trPr>
        <w:tc>
          <w:tcPr>
            <w:tcW w:w="39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11EDC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DC275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EF17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2B54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523EF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46441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AF601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AE4627" w:rsidRPr="00D0466F" w14:paraId="33B48DF9" w14:textId="77777777" w:rsidTr="004A4172">
        <w:trPr>
          <w:jc w:val="center"/>
        </w:trPr>
        <w:tc>
          <w:tcPr>
            <w:tcW w:w="39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122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65032" w14:textId="1D294C8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48" w:author="Brian William Stacy" w:date="2024-03-13T13:19:00Z">
              <w:r w:rsidRPr="000E4456">
                <w:rPr>
                  <w:rFonts w:ascii="Times New Roman" w:eastAsia="Arial" w:hAnsi="Times New Roman" w:cs="Times New Roman"/>
                  <w:color w:val="000000"/>
                  <w:sz w:val="16"/>
                  <w:szCs w:val="16"/>
                </w:rPr>
                <w:t>0.007***</w:t>
              </w:r>
            </w:ins>
            <w:del w:id="949" w:author="Brian William Stacy" w:date="2024-03-13T13:19:00Z">
              <w:r w:rsidRPr="00657054" w:rsidDel="006467ED">
                <w:rPr>
                  <w:rFonts w:ascii="Arial" w:eastAsia="Arial" w:hAnsi="Arial" w:cs="Arial"/>
                  <w:color w:val="000000"/>
                  <w:sz w:val="16"/>
                  <w:szCs w:val="16"/>
                </w:rPr>
                <w:delText>0.007***</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4DB3" w14:textId="6A09062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50" w:author="Brian William Stacy" w:date="2024-03-13T13:19:00Z">
              <w:r w:rsidRPr="000E4456">
                <w:rPr>
                  <w:rFonts w:ascii="Times New Roman" w:eastAsia="Arial" w:hAnsi="Times New Roman" w:cs="Times New Roman"/>
                  <w:color w:val="000000"/>
                  <w:sz w:val="16"/>
                  <w:szCs w:val="16"/>
                </w:rPr>
                <w:t>0.001***</w:t>
              </w:r>
            </w:ins>
            <w:del w:id="951" w:author="Brian William Stacy" w:date="2024-03-13T13:19:00Z">
              <w:r w:rsidRPr="00657054" w:rsidDel="006467ED">
                <w:rPr>
                  <w:rFonts w:ascii="Arial" w:eastAsia="Arial" w:hAnsi="Arial" w:cs="Arial"/>
                  <w:color w:val="000000"/>
                  <w:sz w:val="16"/>
                  <w:szCs w:val="16"/>
                </w:rPr>
                <w:delText>0.001***</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4CD6D" w14:textId="0DFABD5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52" w:author="Brian William Stacy" w:date="2024-03-13T13:19:00Z">
              <w:r w:rsidRPr="000E4456">
                <w:rPr>
                  <w:rFonts w:ascii="Times New Roman" w:eastAsia="Arial" w:hAnsi="Times New Roman" w:cs="Times New Roman"/>
                  <w:color w:val="000000"/>
                  <w:sz w:val="16"/>
                  <w:szCs w:val="16"/>
                </w:rPr>
                <w:t>0.001***</w:t>
              </w:r>
            </w:ins>
            <w:del w:id="953" w:author="Brian William Stacy" w:date="2024-03-13T13:19:00Z">
              <w:r w:rsidRPr="00657054" w:rsidDel="006467ED">
                <w:rPr>
                  <w:rFonts w:ascii="Arial" w:eastAsia="Arial" w:hAnsi="Arial" w:cs="Arial"/>
                  <w:color w:val="000000"/>
                  <w:sz w:val="16"/>
                  <w:szCs w:val="16"/>
                </w:rPr>
                <w:delText>0.001***</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9C31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EF45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FBDE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AE4627" w:rsidRPr="00D0466F" w14:paraId="3927907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7618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42F64" w14:textId="65B0024F"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54" w:author="Brian William Stacy" w:date="2024-03-13T13:19:00Z">
              <w:r w:rsidRPr="000E4456">
                <w:rPr>
                  <w:rFonts w:ascii="Times New Roman" w:eastAsia="Arial" w:hAnsi="Times New Roman" w:cs="Times New Roman"/>
                  <w:color w:val="000000"/>
                  <w:sz w:val="16"/>
                  <w:szCs w:val="16"/>
                </w:rPr>
                <w:t>(0.00)</w:t>
              </w:r>
            </w:ins>
            <w:del w:id="955"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AB22C" w14:textId="65DEEB0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56" w:author="Brian William Stacy" w:date="2024-03-13T13:19:00Z">
              <w:r w:rsidRPr="000E4456">
                <w:rPr>
                  <w:rFonts w:ascii="Times New Roman" w:eastAsia="Arial" w:hAnsi="Times New Roman" w:cs="Times New Roman"/>
                  <w:color w:val="000000"/>
                  <w:sz w:val="16"/>
                  <w:szCs w:val="16"/>
                </w:rPr>
                <w:t>(0.00)</w:t>
              </w:r>
            </w:ins>
            <w:del w:id="957"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0738" w14:textId="7B4943F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58" w:author="Brian William Stacy" w:date="2024-03-13T13:19:00Z">
              <w:r w:rsidRPr="000E4456">
                <w:rPr>
                  <w:rFonts w:ascii="Times New Roman" w:eastAsia="Arial" w:hAnsi="Times New Roman" w:cs="Times New Roman"/>
                  <w:color w:val="000000"/>
                  <w:sz w:val="16"/>
                  <w:szCs w:val="16"/>
                </w:rPr>
                <w:t>(0.00)</w:t>
              </w:r>
            </w:ins>
            <w:del w:id="959"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BC2E4"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06C9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376F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AE4627" w:rsidRPr="00D0466F" w14:paraId="1164C57F"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ECC1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7C56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D0D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871B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F8BF7" w14:textId="5CC6EE5F"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60" w:author="Brian William Stacy" w:date="2024-03-13T13:19:00Z">
              <w:r w:rsidRPr="000E4456">
                <w:rPr>
                  <w:rFonts w:ascii="Times New Roman" w:eastAsia="Arial" w:hAnsi="Times New Roman" w:cs="Times New Roman"/>
                  <w:color w:val="000000"/>
                  <w:sz w:val="16"/>
                  <w:szCs w:val="16"/>
                </w:rPr>
                <w:t>0.000</w:t>
              </w:r>
            </w:ins>
            <w:del w:id="961" w:author="Brian William Stacy" w:date="2024-03-13T13:19:00Z">
              <w:r w:rsidRPr="00657054" w:rsidDel="006467ED">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960B0" w14:textId="40DFCD1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62" w:author="Brian William Stacy" w:date="2024-03-13T13:19:00Z">
              <w:r w:rsidRPr="000E4456">
                <w:rPr>
                  <w:rFonts w:ascii="Times New Roman" w:eastAsia="Arial" w:hAnsi="Times New Roman" w:cs="Times New Roman"/>
                  <w:color w:val="000000"/>
                  <w:sz w:val="16"/>
                  <w:szCs w:val="16"/>
                </w:rPr>
                <w:t>0.000</w:t>
              </w:r>
            </w:ins>
            <w:del w:id="963" w:author="Brian William Stacy" w:date="2024-03-13T13:19:00Z">
              <w:r w:rsidRPr="00657054" w:rsidDel="006467ED">
                <w:rPr>
                  <w:rFonts w:ascii="Arial" w:eastAsia="Arial" w:hAnsi="Arial" w:cs="Arial"/>
                  <w:color w:val="000000"/>
                  <w:sz w:val="16"/>
                  <w:szCs w:val="16"/>
                </w:rPr>
                <w:delText>0.000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F3799" w14:textId="6E40B51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64" w:author="Brian William Stacy" w:date="2024-03-13T13:19:00Z">
              <w:r w:rsidRPr="000E4456">
                <w:rPr>
                  <w:rFonts w:ascii="Times New Roman" w:eastAsia="Arial" w:hAnsi="Times New Roman" w:cs="Times New Roman"/>
                  <w:color w:val="000000"/>
                  <w:sz w:val="16"/>
                  <w:szCs w:val="16"/>
                </w:rPr>
                <w:t>0.000</w:t>
              </w:r>
            </w:ins>
            <w:del w:id="965" w:author="Brian William Stacy" w:date="2024-03-13T13:19:00Z">
              <w:r w:rsidRPr="00657054" w:rsidDel="006467ED">
                <w:rPr>
                  <w:rFonts w:ascii="Arial" w:eastAsia="Arial" w:hAnsi="Arial" w:cs="Arial"/>
                  <w:color w:val="000000"/>
                  <w:sz w:val="16"/>
                  <w:szCs w:val="16"/>
                </w:rPr>
                <w:delText>0.000</w:delText>
              </w:r>
            </w:del>
          </w:p>
        </w:tc>
      </w:tr>
      <w:tr w:rsidR="00AE4627" w:rsidRPr="00D0466F" w14:paraId="74E0F80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559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5E53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6400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2FB0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3FA28" w14:textId="4B6F7F7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66" w:author="Brian William Stacy" w:date="2024-03-13T13:19:00Z">
              <w:r w:rsidRPr="000E4456">
                <w:rPr>
                  <w:rFonts w:ascii="Times New Roman" w:eastAsia="Arial" w:hAnsi="Times New Roman" w:cs="Times New Roman"/>
                  <w:color w:val="000000"/>
                  <w:sz w:val="16"/>
                  <w:szCs w:val="16"/>
                </w:rPr>
                <w:t>(0.00)</w:t>
              </w:r>
            </w:ins>
            <w:del w:id="967"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08B21" w14:textId="2A3E1B3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68" w:author="Brian William Stacy" w:date="2024-03-13T13:19:00Z">
              <w:r w:rsidRPr="000E4456">
                <w:rPr>
                  <w:rFonts w:ascii="Times New Roman" w:eastAsia="Arial" w:hAnsi="Times New Roman" w:cs="Times New Roman"/>
                  <w:color w:val="000000"/>
                  <w:sz w:val="16"/>
                  <w:szCs w:val="16"/>
                </w:rPr>
                <w:t>(0.00)</w:t>
              </w:r>
            </w:ins>
            <w:del w:id="969"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6261C" w14:textId="10B7356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70" w:author="Brian William Stacy" w:date="2024-03-13T13:19:00Z">
              <w:r w:rsidRPr="000E4456">
                <w:rPr>
                  <w:rFonts w:ascii="Times New Roman" w:eastAsia="Arial" w:hAnsi="Times New Roman" w:cs="Times New Roman"/>
                  <w:color w:val="000000"/>
                  <w:sz w:val="16"/>
                  <w:szCs w:val="16"/>
                </w:rPr>
                <w:t>(0.00)</w:t>
              </w:r>
            </w:ins>
            <w:del w:id="971" w:author="Brian William Stacy" w:date="2024-03-13T13:19:00Z">
              <w:r w:rsidRPr="00657054" w:rsidDel="006467ED">
                <w:rPr>
                  <w:rFonts w:ascii="Arial" w:eastAsia="Arial" w:hAnsi="Arial" w:cs="Arial"/>
                  <w:color w:val="000000"/>
                  <w:sz w:val="16"/>
                  <w:szCs w:val="16"/>
                </w:rPr>
                <w:delText>(0.00)</w:delText>
              </w:r>
            </w:del>
          </w:p>
        </w:tc>
      </w:tr>
      <w:tr w:rsidR="00AE4627" w:rsidRPr="00D0466F" w14:paraId="3C70604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922E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CCE7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56E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824E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B855B" w14:textId="6CA3BF0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72" w:author="Brian William Stacy" w:date="2024-03-13T13:19:00Z">
              <w:r w:rsidRPr="000E4456">
                <w:rPr>
                  <w:rFonts w:ascii="Times New Roman" w:eastAsia="Arial" w:hAnsi="Times New Roman" w:cs="Times New Roman"/>
                  <w:color w:val="000000"/>
                  <w:sz w:val="16"/>
                  <w:szCs w:val="16"/>
                </w:rPr>
                <w:t>0.000</w:t>
              </w:r>
            </w:ins>
            <w:del w:id="973" w:author="Brian William Stacy" w:date="2024-03-13T13:19:00Z">
              <w:r w:rsidRPr="00657054" w:rsidDel="006467ED">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7E80C" w14:textId="0FA664F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74" w:author="Brian William Stacy" w:date="2024-03-13T13:19:00Z">
              <w:r w:rsidRPr="000E4456">
                <w:rPr>
                  <w:rFonts w:ascii="Times New Roman" w:eastAsia="Arial" w:hAnsi="Times New Roman" w:cs="Times New Roman"/>
                  <w:color w:val="000000"/>
                  <w:sz w:val="16"/>
                  <w:szCs w:val="16"/>
                </w:rPr>
                <w:t>0.000</w:t>
              </w:r>
            </w:ins>
            <w:del w:id="975" w:author="Brian William Stacy" w:date="2024-03-13T13:19:00Z">
              <w:r w:rsidRPr="00657054" w:rsidDel="006467ED">
                <w:rPr>
                  <w:rFonts w:ascii="Arial" w:eastAsia="Arial" w:hAnsi="Arial" w:cs="Arial"/>
                  <w:color w:val="000000"/>
                  <w:sz w:val="16"/>
                  <w:szCs w:val="16"/>
                </w:rPr>
                <w:delText>0.000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DF518" w14:textId="08AA328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76" w:author="Brian William Stacy" w:date="2024-03-13T13:19:00Z">
              <w:r w:rsidRPr="000E4456">
                <w:rPr>
                  <w:rFonts w:ascii="Times New Roman" w:eastAsia="Arial" w:hAnsi="Times New Roman" w:cs="Times New Roman"/>
                  <w:color w:val="000000"/>
                  <w:sz w:val="16"/>
                  <w:szCs w:val="16"/>
                </w:rPr>
                <w:t>0.000</w:t>
              </w:r>
            </w:ins>
            <w:del w:id="977" w:author="Brian William Stacy" w:date="2024-03-13T13:19:00Z">
              <w:r w:rsidRPr="00657054" w:rsidDel="006467ED">
                <w:rPr>
                  <w:rFonts w:ascii="Arial" w:eastAsia="Arial" w:hAnsi="Arial" w:cs="Arial"/>
                  <w:color w:val="000000"/>
                  <w:sz w:val="16"/>
                  <w:szCs w:val="16"/>
                </w:rPr>
                <w:delText>0.000</w:delText>
              </w:r>
            </w:del>
          </w:p>
        </w:tc>
      </w:tr>
      <w:tr w:rsidR="00AE4627" w:rsidRPr="00D0466F" w14:paraId="192963C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B47D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08D4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7B14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8F99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CC971" w14:textId="2337647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78" w:author="Brian William Stacy" w:date="2024-03-13T13:19:00Z">
              <w:r w:rsidRPr="000E4456">
                <w:rPr>
                  <w:rFonts w:ascii="Times New Roman" w:eastAsia="Arial" w:hAnsi="Times New Roman" w:cs="Times New Roman"/>
                  <w:color w:val="000000"/>
                  <w:sz w:val="16"/>
                  <w:szCs w:val="16"/>
                </w:rPr>
                <w:t>(0.00)</w:t>
              </w:r>
            </w:ins>
            <w:del w:id="979"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8B084" w14:textId="0B6C013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80" w:author="Brian William Stacy" w:date="2024-03-13T13:19:00Z">
              <w:r w:rsidRPr="000E4456">
                <w:rPr>
                  <w:rFonts w:ascii="Times New Roman" w:eastAsia="Arial" w:hAnsi="Times New Roman" w:cs="Times New Roman"/>
                  <w:color w:val="000000"/>
                  <w:sz w:val="16"/>
                  <w:szCs w:val="16"/>
                </w:rPr>
                <w:t>(0.00)</w:t>
              </w:r>
            </w:ins>
            <w:del w:id="981"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8A832" w14:textId="5AB429B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82" w:author="Brian William Stacy" w:date="2024-03-13T13:19:00Z">
              <w:r w:rsidRPr="000E4456">
                <w:rPr>
                  <w:rFonts w:ascii="Times New Roman" w:eastAsia="Arial" w:hAnsi="Times New Roman" w:cs="Times New Roman"/>
                  <w:color w:val="000000"/>
                  <w:sz w:val="16"/>
                  <w:szCs w:val="16"/>
                </w:rPr>
                <w:t>(0.00)</w:t>
              </w:r>
            </w:ins>
            <w:del w:id="983" w:author="Brian William Stacy" w:date="2024-03-13T13:19:00Z">
              <w:r w:rsidRPr="00657054" w:rsidDel="006467ED">
                <w:rPr>
                  <w:rFonts w:ascii="Arial" w:eastAsia="Arial" w:hAnsi="Arial" w:cs="Arial"/>
                  <w:color w:val="000000"/>
                  <w:sz w:val="16"/>
                  <w:szCs w:val="16"/>
                </w:rPr>
                <w:delText>(0.00)</w:delText>
              </w:r>
            </w:del>
          </w:p>
        </w:tc>
      </w:tr>
      <w:tr w:rsidR="00AE4627" w:rsidRPr="00D0466F" w14:paraId="6EDB2F3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919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1593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78DC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626F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1A354" w14:textId="258697A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84" w:author="Brian William Stacy" w:date="2024-03-13T13:19:00Z">
              <w:r w:rsidRPr="000E4456">
                <w:rPr>
                  <w:rFonts w:ascii="Times New Roman" w:eastAsia="Arial" w:hAnsi="Times New Roman" w:cs="Times New Roman"/>
                  <w:color w:val="000000"/>
                  <w:sz w:val="16"/>
                  <w:szCs w:val="16"/>
                </w:rPr>
                <w:t>-0.003***</w:t>
              </w:r>
            </w:ins>
            <w:del w:id="985" w:author="Brian William Stacy" w:date="2024-03-13T13:19:00Z">
              <w:r w:rsidRPr="00657054" w:rsidDel="006467ED">
                <w:rPr>
                  <w:rFonts w:ascii="Arial" w:eastAsia="Arial" w:hAnsi="Arial" w:cs="Arial"/>
                  <w:color w:val="000000"/>
                  <w:sz w:val="16"/>
                  <w:szCs w:val="16"/>
                </w:rPr>
                <w:delText>-0.003***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39FEF" w14:textId="033340B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86" w:author="Brian William Stacy" w:date="2024-03-13T13:19:00Z">
              <w:r w:rsidRPr="000E4456">
                <w:rPr>
                  <w:rFonts w:ascii="Times New Roman" w:eastAsia="Arial" w:hAnsi="Times New Roman" w:cs="Times New Roman"/>
                  <w:color w:val="000000"/>
                  <w:sz w:val="16"/>
                  <w:szCs w:val="16"/>
                </w:rPr>
                <w:t>0.000**</w:t>
              </w:r>
            </w:ins>
            <w:del w:id="987" w:author="Brian William Stacy" w:date="2024-03-13T13:19:00Z">
              <w:r w:rsidRPr="00657054" w:rsidDel="006467ED">
                <w:rPr>
                  <w:rFonts w:ascii="Arial" w:eastAsia="Arial" w:hAnsi="Arial" w:cs="Arial"/>
                  <w:color w:val="000000"/>
                  <w:sz w:val="16"/>
                  <w:szCs w:val="16"/>
                </w:rPr>
                <w:delText>0.000**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B8C88" w14:textId="2663A08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88" w:author="Brian William Stacy" w:date="2024-03-13T13:19:00Z">
              <w:r w:rsidRPr="000E4456">
                <w:rPr>
                  <w:rFonts w:ascii="Times New Roman" w:eastAsia="Arial" w:hAnsi="Times New Roman" w:cs="Times New Roman"/>
                  <w:color w:val="000000"/>
                  <w:sz w:val="16"/>
                  <w:szCs w:val="16"/>
                </w:rPr>
                <w:t>0.000**</w:t>
              </w:r>
            </w:ins>
            <w:del w:id="989" w:author="Brian William Stacy" w:date="2024-03-13T13:19:00Z">
              <w:r w:rsidRPr="00657054" w:rsidDel="006467ED">
                <w:rPr>
                  <w:rFonts w:ascii="Arial" w:eastAsia="Arial" w:hAnsi="Arial" w:cs="Arial"/>
                  <w:color w:val="000000"/>
                  <w:sz w:val="16"/>
                  <w:szCs w:val="16"/>
                </w:rPr>
                <w:delText>0.000**</w:delText>
              </w:r>
            </w:del>
          </w:p>
        </w:tc>
      </w:tr>
      <w:tr w:rsidR="00AE4627" w:rsidRPr="00D0466F" w14:paraId="719C379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F743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B8D4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8727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C924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587F6" w14:textId="75F5B50C"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90" w:author="Brian William Stacy" w:date="2024-03-13T13:19:00Z">
              <w:r w:rsidRPr="000E4456">
                <w:rPr>
                  <w:rFonts w:ascii="Times New Roman" w:eastAsia="Arial" w:hAnsi="Times New Roman" w:cs="Times New Roman"/>
                  <w:color w:val="000000"/>
                  <w:sz w:val="16"/>
                  <w:szCs w:val="16"/>
                </w:rPr>
                <w:t>(0.00)</w:t>
              </w:r>
            </w:ins>
            <w:del w:id="991"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DC919" w14:textId="30B2C68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92" w:author="Brian William Stacy" w:date="2024-03-13T13:19:00Z">
              <w:r w:rsidRPr="000E4456">
                <w:rPr>
                  <w:rFonts w:ascii="Times New Roman" w:eastAsia="Arial" w:hAnsi="Times New Roman" w:cs="Times New Roman"/>
                  <w:color w:val="000000"/>
                  <w:sz w:val="16"/>
                  <w:szCs w:val="16"/>
                </w:rPr>
                <w:t>(0.00)</w:t>
              </w:r>
            </w:ins>
            <w:del w:id="993"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8B107" w14:textId="31F5578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94" w:author="Brian William Stacy" w:date="2024-03-13T13:19:00Z">
              <w:r w:rsidRPr="000E4456">
                <w:rPr>
                  <w:rFonts w:ascii="Times New Roman" w:eastAsia="Arial" w:hAnsi="Times New Roman" w:cs="Times New Roman"/>
                  <w:color w:val="000000"/>
                  <w:sz w:val="16"/>
                  <w:szCs w:val="16"/>
                </w:rPr>
                <w:t>(0.00)</w:t>
              </w:r>
            </w:ins>
            <w:del w:id="995" w:author="Brian William Stacy" w:date="2024-03-13T13:19:00Z">
              <w:r w:rsidRPr="00657054" w:rsidDel="006467ED">
                <w:rPr>
                  <w:rFonts w:ascii="Arial" w:eastAsia="Arial" w:hAnsi="Arial" w:cs="Arial"/>
                  <w:color w:val="000000"/>
                  <w:sz w:val="16"/>
                  <w:szCs w:val="16"/>
                </w:rPr>
                <w:delText>(0.00)</w:delText>
              </w:r>
            </w:del>
          </w:p>
        </w:tc>
      </w:tr>
      <w:tr w:rsidR="00AE4627" w:rsidRPr="00D0466F" w14:paraId="323269F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D010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D68D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C179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2A02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6C1E5" w14:textId="0500DC9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96" w:author="Brian William Stacy" w:date="2024-03-13T13:19:00Z">
              <w:r w:rsidRPr="000E4456">
                <w:rPr>
                  <w:rFonts w:ascii="Times New Roman" w:eastAsia="Arial" w:hAnsi="Times New Roman" w:cs="Times New Roman"/>
                  <w:color w:val="000000"/>
                  <w:sz w:val="16"/>
                  <w:szCs w:val="16"/>
                </w:rPr>
                <w:t>0.004***</w:t>
              </w:r>
            </w:ins>
            <w:del w:id="997" w:author="Brian William Stacy" w:date="2024-03-13T13:19:00Z">
              <w:r w:rsidRPr="00657054" w:rsidDel="006467ED">
                <w:rPr>
                  <w:rFonts w:ascii="Arial" w:eastAsia="Arial" w:hAnsi="Arial" w:cs="Arial"/>
                  <w:color w:val="000000"/>
                  <w:sz w:val="16"/>
                  <w:szCs w:val="16"/>
                </w:rPr>
                <w:delText>0.004***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96433" w14:textId="70987CD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998" w:author="Brian William Stacy" w:date="2024-03-13T13:19:00Z">
              <w:r w:rsidRPr="000E4456">
                <w:rPr>
                  <w:rFonts w:ascii="Times New Roman" w:eastAsia="Arial" w:hAnsi="Times New Roman" w:cs="Times New Roman"/>
                  <w:color w:val="000000"/>
                  <w:sz w:val="16"/>
                  <w:szCs w:val="16"/>
                </w:rPr>
                <w:t>0.000</w:t>
              </w:r>
            </w:ins>
            <w:del w:id="999" w:author="Brian William Stacy" w:date="2024-03-13T13:19:00Z">
              <w:r w:rsidRPr="00657054" w:rsidDel="006467ED">
                <w:rPr>
                  <w:rFonts w:ascii="Arial" w:eastAsia="Arial" w:hAnsi="Arial" w:cs="Arial"/>
                  <w:color w:val="000000"/>
                  <w:sz w:val="16"/>
                  <w:szCs w:val="16"/>
                </w:rPr>
                <w:delText>0.000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5FC07" w14:textId="086CE57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00" w:author="Brian William Stacy" w:date="2024-03-13T13:19:00Z">
              <w:r w:rsidRPr="000E4456">
                <w:rPr>
                  <w:rFonts w:ascii="Times New Roman" w:eastAsia="Arial" w:hAnsi="Times New Roman" w:cs="Times New Roman"/>
                  <w:color w:val="000000"/>
                  <w:sz w:val="16"/>
                  <w:szCs w:val="16"/>
                </w:rPr>
                <w:t>0.000</w:t>
              </w:r>
            </w:ins>
            <w:del w:id="1001" w:author="Brian William Stacy" w:date="2024-03-13T13:19:00Z">
              <w:r w:rsidRPr="00657054" w:rsidDel="006467ED">
                <w:rPr>
                  <w:rFonts w:ascii="Arial" w:eastAsia="Arial" w:hAnsi="Arial" w:cs="Arial"/>
                  <w:color w:val="000000"/>
                  <w:sz w:val="16"/>
                  <w:szCs w:val="16"/>
                </w:rPr>
                <w:delText>0.000</w:delText>
              </w:r>
            </w:del>
          </w:p>
        </w:tc>
      </w:tr>
      <w:tr w:rsidR="00AE4627" w:rsidRPr="00D0466F" w14:paraId="02F101A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8F9C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2621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8F0C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E56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E9A98" w14:textId="7C56867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02" w:author="Brian William Stacy" w:date="2024-03-13T13:19:00Z">
              <w:r w:rsidRPr="000E4456">
                <w:rPr>
                  <w:rFonts w:ascii="Times New Roman" w:eastAsia="Arial" w:hAnsi="Times New Roman" w:cs="Times New Roman"/>
                  <w:color w:val="000000"/>
                  <w:sz w:val="16"/>
                  <w:szCs w:val="16"/>
                </w:rPr>
                <w:t>(0.00)</w:t>
              </w:r>
            </w:ins>
            <w:del w:id="1003"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DA9B0" w14:textId="72DA6E4C"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04" w:author="Brian William Stacy" w:date="2024-03-13T13:19:00Z">
              <w:r w:rsidRPr="000E4456">
                <w:rPr>
                  <w:rFonts w:ascii="Times New Roman" w:eastAsia="Arial" w:hAnsi="Times New Roman" w:cs="Times New Roman"/>
                  <w:color w:val="000000"/>
                  <w:sz w:val="16"/>
                  <w:szCs w:val="16"/>
                </w:rPr>
                <w:t>(0.00)</w:t>
              </w:r>
            </w:ins>
            <w:del w:id="1005"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9110" w14:textId="114896B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06" w:author="Brian William Stacy" w:date="2024-03-13T13:19:00Z">
              <w:r w:rsidRPr="000E4456">
                <w:rPr>
                  <w:rFonts w:ascii="Times New Roman" w:eastAsia="Arial" w:hAnsi="Times New Roman" w:cs="Times New Roman"/>
                  <w:color w:val="000000"/>
                  <w:sz w:val="16"/>
                  <w:szCs w:val="16"/>
                </w:rPr>
                <w:t>(0.00)</w:t>
              </w:r>
            </w:ins>
            <w:del w:id="1007" w:author="Brian William Stacy" w:date="2024-03-13T13:19:00Z">
              <w:r w:rsidRPr="00657054" w:rsidDel="006467ED">
                <w:rPr>
                  <w:rFonts w:ascii="Arial" w:eastAsia="Arial" w:hAnsi="Arial" w:cs="Arial"/>
                  <w:color w:val="000000"/>
                  <w:sz w:val="16"/>
                  <w:szCs w:val="16"/>
                </w:rPr>
                <w:delText>(0.00)</w:delText>
              </w:r>
            </w:del>
          </w:p>
        </w:tc>
      </w:tr>
      <w:tr w:rsidR="00AE4627" w:rsidRPr="00D0466F" w14:paraId="0D29EC7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702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2786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122A4"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ABBB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0B9B8" w14:textId="1470477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08" w:author="Brian William Stacy" w:date="2024-03-13T13:19:00Z">
              <w:r w:rsidRPr="000E4456">
                <w:rPr>
                  <w:rFonts w:ascii="Times New Roman" w:eastAsia="Arial" w:hAnsi="Times New Roman" w:cs="Times New Roman"/>
                  <w:color w:val="000000"/>
                  <w:sz w:val="16"/>
                  <w:szCs w:val="16"/>
                </w:rPr>
                <w:t>0.003***</w:t>
              </w:r>
            </w:ins>
            <w:del w:id="1009" w:author="Brian William Stacy" w:date="2024-03-13T13:19:00Z">
              <w:r w:rsidRPr="00657054" w:rsidDel="006467ED">
                <w:rPr>
                  <w:rFonts w:ascii="Arial" w:eastAsia="Arial" w:hAnsi="Arial" w:cs="Arial"/>
                  <w:color w:val="000000"/>
                  <w:sz w:val="16"/>
                  <w:szCs w:val="16"/>
                </w:rPr>
                <w:delText>0.003***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197F1" w14:textId="6F54189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10" w:author="Brian William Stacy" w:date="2024-03-13T13:19:00Z">
              <w:r w:rsidRPr="000E4456">
                <w:rPr>
                  <w:rFonts w:ascii="Times New Roman" w:eastAsia="Arial" w:hAnsi="Times New Roman" w:cs="Times New Roman"/>
                  <w:color w:val="000000"/>
                  <w:sz w:val="16"/>
                  <w:szCs w:val="16"/>
                </w:rPr>
                <w:t>0.000***</w:t>
              </w:r>
            </w:ins>
            <w:del w:id="1011" w:author="Brian William Stacy" w:date="2024-03-13T13:19:00Z">
              <w:r w:rsidRPr="00657054" w:rsidDel="006467ED">
                <w:rPr>
                  <w:rFonts w:ascii="Arial" w:eastAsia="Arial" w:hAnsi="Arial" w:cs="Arial"/>
                  <w:color w:val="000000"/>
                  <w:sz w:val="16"/>
                  <w:szCs w:val="16"/>
                </w:rPr>
                <w:delText>0.000***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ED910" w14:textId="29E16C8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12" w:author="Brian William Stacy" w:date="2024-03-13T13:19:00Z">
              <w:r w:rsidRPr="000E4456">
                <w:rPr>
                  <w:rFonts w:ascii="Times New Roman" w:eastAsia="Arial" w:hAnsi="Times New Roman" w:cs="Times New Roman"/>
                  <w:color w:val="000000"/>
                  <w:sz w:val="16"/>
                  <w:szCs w:val="16"/>
                </w:rPr>
                <w:t>0.000***</w:t>
              </w:r>
            </w:ins>
            <w:del w:id="1013" w:author="Brian William Stacy" w:date="2024-03-13T13:19:00Z">
              <w:r w:rsidRPr="00657054" w:rsidDel="006467ED">
                <w:rPr>
                  <w:rFonts w:ascii="Arial" w:eastAsia="Arial" w:hAnsi="Arial" w:cs="Arial"/>
                  <w:color w:val="000000"/>
                  <w:sz w:val="16"/>
                  <w:szCs w:val="16"/>
                </w:rPr>
                <w:delText>0.000***</w:delText>
              </w:r>
            </w:del>
          </w:p>
        </w:tc>
      </w:tr>
      <w:tr w:rsidR="00AE4627" w:rsidRPr="00D0466F" w14:paraId="7809599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261A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9599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F2E2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B6E4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1A1C2" w14:textId="4D3EDD0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14" w:author="Brian William Stacy" w:date="2024-03-13T13:19:00Z">
              <w:r w:rsidRPr="000E4456">
                <w:rPr>
                  <w:rFonts w:ascii="Times New Roman" w:eastAsia="Arial" w:hAnsi="Times New Roman" w:cs="Times New Roman"/>
                  <w:color w:val="000000"/>
                  <w:sz w:val="16"/>
                  <w:szCs w:val="16"/>
                </w:rPr>
                <w:t>(0.00)</w:t>
              </w:r>
            </w:ins>
            <w:del w:id="1015"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769EA" w14:textId="6E471D0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16" w:author="Brian William Stacy" w:date="2024-03-13T13:19:00Z">
              <w:r w:rsidRPr="000E4456">
                <w:rPr>
                  <w:rFonts w:ascii="Times New Roman" w:eastAsia="Arial" w:hAnsi="Times New Roman" w:cs="Times New Roman"/>
                  <w:color w:val="000000"/>
                  <w:sz w:val="16"/>
                  <w:szCs w:val="16"/>
                </w:rPr>
                <w:t>(0.00)</w:t>
              </w:r>
            </w:ins>
            <w:del w:id="1017"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1910" w14:textId="208EE89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18" w:author="Brian William Stacy" w:date="2024-03-13T13:19:00Z">
              <w:r w:rsidRPr="000E4456">
                <w:rPr>
                  <w:rFonts w:ascii="Times New Roman" w:eastAsia="Arial" w:hAnsi="Times New Roman" w:cs="Times New Roman"/>
                  <w:color w:val="000000"/>
                  <w:sz w:val="16"/>
                  <w:szCs w:val="16"/>
                </w:rPr>
                <w:t>(0.00)</w:t>
              </w:r>
            </w:ins>
            <w:del w:id="1019" w:author="Brian William Stacy" w:date="2024-03-13T13:19:00Z">
              <w:r w:rsidRPr="00657054" w:rsidDel="006467ED">
                <w:rPr>
                  <w:rFonts w:ascii="Arial" w:eastAsia="Arial" w:hAnsi="Arial" w:cs="Arial"/>
                  <w:color w:val="000000"/>
                  <w:sz w:val="16"/>
                  <w:szCs w:val="16"/>
                </w:rPr>
                <w:delText>(0.00)</w:delText>
              </w:r>
            </w:del>
          </w:p>
        </w:tc>
      </w:tr>
      <w:tr w:rsidR="00AE4627" w:rsidRPr="00D0466F" w14:paraId="3DA4785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F13C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79BC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0083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92265" w14:textId="6278314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20" w:author="Brian William Stacy" w:date="2024-03-13T13:19:00Z">
              <w:r w:rsidRPr="000E4456">
                <w:rPr>
                  <w:rFonts w:ascii="Times New Roman" w:eastAsia="Arial" w:hAnsi="Times New Roman" w:cs="Times New Roman"/>
                  <w:color w:val="000000"/>
                  <w:sz w:val="16"/>
                  <w:szCs w:val="16"/>
                </w:rPr>
                <w:t>-0.017</w:t>
              </w:r>
            </w:ins>
            <w:del w:id="1021" w:author="Brian William Stacy" w:date="2024-03-13T13:19:00Z">
              <w:r w:rsidRPr="00657054" w:rsidDel="006467ED">
                <w:rPr>
                  <w:rFonts w:ascii="Arial" w:eastAsia="Arial" w:hAnsi="Arial" w:cs="Arial"/>
                  <w:color w:val="000000"/>
                  <w:sz w:val="16"/>
                  <w:szCs w:val="16"/>
                </w:rPr>
                <w:delText>-0.015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9378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3669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4A6EB" w14:textId="25EAA1F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22" w:author="Brian William Stacy" w:date="2024-03-13T13:19:00Z">
              <w:r w:rsidRPr="000E4456">
                <w:rPr>
                  <w:rFonts w:ascii="Times New Roman" w:eastAsia="Arial" w:hAnsi="Times New Roman" w:cs="Times New Roman"/>
                  <w:color w:val="000000"/>
                  <w:sz w:val="16"/>
                  <w:szCs w:val="16"/>
                </w:rPr>
                <w:t>-0.016</w:t>
              </w:r>
            </w:ins>
            <w:del w:id="1023" w:author="Brian William Stacy" w:date="2024-03-13T13:19:00Z">
              <w:r w:rsidRPr="00657054" w:rsidDel="006467ED">
                <w:rPr>
                  <w:rFonts w:ascii="Arial" w:eastAsia="Arial" w:hAnsi="Arial" w:cs="Arial"/>
                  <w:color w:val="000000"/>
                  <w:sz w:val="16"/>
                  <w:szCs w:val="16"/>
                </w:rPr>
                <w:delText>-0.015</w:delText>
              </w:r>
            </w:del>
          </w:p>
        </w:tc>
      </w:tr>
      <w:tr w:rsidR="00AE4627" w:rsidRPr="00D0466F" w14:paraId="04D71CE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611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27D6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10F5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738E0" w14:textId="5FA77AD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24" w:author="Brian William Stacy" w:date="2024-03-13T13:19:00Z">
              <w:r w:rsidRPr="000E4456">
                <w:rPr>
                  <w:rFonts w:ascii="Times New Roman" w:eastAsia="Arial" w:hAnsi="Times New Roman" w:cs="Times New Roman"/>
                  <w:color w:val="000000"/>
                  <w:sz w:val="16"/>
                  <w:szCs w:val="16"/>
                </w:rPr>
                <w:t>(0.01)</w:t>
              </w:r>
            </w:ins>
            <w:del w:id="1025" w:author="Brian William Stacy" w:date="2024-03-13T13:19:00Z">
              <w:r w:rsidRPr="00657054" w:rsidDel="006467ED">
                <w:rPr>
                  <w:rFonts w:ascii="Arial" w:eastAsia="Arial" w:hAnsi="Arial" w:cs="Arial"/>
                  <w:color w:val="000000"/>
                  <w:sz w:val="16"/>
                  <w:szCs w:val="16"/>
                </w:rPr>
                <w:delText>(0.01)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DDE4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497F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6C097" w14:textId="0084B5D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26" w:author="Brian William Stacy" w:date="2024-03-13T13:19:00Z">
              <w:r w:rsidRPr="000E4456">
                <w:rPr>
                  <w:rFonts w:ascii="Times New Roman" w:eastAsia="Arial" w:hAnsi="Times New Roman" w:cs="Times New Roman"/>
                  <w:color w:val="000000"/>
                  <w:sz w:val="16"/>
                  <w:szCs w:val="16"/>
                </w:rPr>
                <w:t>(0.01)</w:t>
              </w:r>
            </w:ins>
            <w:del w:id="1027" w:author="Brian William Stacy" w:date="2024-03-13T13:19:00Z">
              <w:r w:rsidRPr="00657054" w:rsidDel="006467ED">
                <w:rPr>
                  <w:rFonts w:ascii="Arial" w:eastAsia="Arial" w:hAnsi="Arial" w:cs="Arial"/>
                  <w:color w:val="000000"/>
                  <w:sz w:val="16"/>
                  <w:szCs w:val="16"/>
                </w:rPr>
                <w:delText>(0.01)</w:delText>
              </w:r>
            </w:del>
          </w:p>
        </w:tc>
      </w:tr>
      <w:tr w:rsidR="00AE4627" w:rsidRPr="00D0466F" w14:paraId="28647AB5"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B83C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C6C25"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DC06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A0329" w14:textId="2490EDD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28" w:author="Brian William Stacy" w:date="2024-03-13T13:19:00Z">
              <w:r w:rsidRPr="000E4456">
                <w:rPr>
                  <w:rFonts w:ascii="Times New Roman" w:eastAsia="Arial" w:hAnsi="Times New Roman" w:cs="Times New Roman"/>
                  <w:color w:val="000000"/>
                  <w:sz w:val="16"/>
                  <w:szCs w:val="16"/>
                </w:rPr>
                <w:t>0.000</w:t>
              </w:r>
            </w:ins>
            <w:del w:id="1029" w:author="Brian William Stacy" w:date="2024-03-13T13:19:00Z">
              <w:r w:rsidRPr="00657054" w:rsidDel="006467ED">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FF0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FA62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614B0" w14:textId="2E670AC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30" w:author="Brian William Stacy" w:date="2024-03-13T13:19:00Z">
              <w:r w:rsidRPr="000E4456">
                <w:rPr>
                  <w:rFonts w:ascii="Times New Roman" w:eastAsia="Arial" w:hAnsi="Times New Roman" w:cs="Times New Roman"/>
                  <w:color w:val="000000"/>
                  <w:sz w:val="16"/>
                  <w:szCs w:val="16"/>
                </w:rPr>
                <w:t>0.000</w:t>
              </w:r>
            </w:ins>
            <w:del w:id="1031" w:author="Brian William Stacy" w:date="2024-03-13T13:19:00Z">
              <w:r w:rsidRPr="00657054" w:rsidDel="006467ED">
                <w:rPr>
                  <w:rFonts w:ascii="Arial" w:eastAsia="Arial" w:hAnsi="Arial" w:cs="Arial"/>
                  <w:color w:val="000000"/>
                  <w:sz w:val="16"/>
                  <w:szCs w:val="16"/>
                </w:rPr>
                <w:delText>0.000</w:delText>
              </w:r>
            </w:del>
          </w:p>
        </w:tc>
      </w:tr>
      <w:tr w:rsidR="00AE4627" w:rsidRPr="00D0466F" w14:paraId="267B4E89"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43DB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10FD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8997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800F" w14:textId="662A120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32" w:author="Brian William Stacy" w:date="2024-03-13T13:19:00Z">
              <w:r w:rsidRPr="000E4456">
                <w:rPr>
                  <w:rFonts w:ascii="Times New Roman" w:eastAsia="Arial" w:hAnsi="Times New Roman" w:cs="Times New Roman"/>
                  <w:color w:val="000000"/>
                  <w:sz w:val="16"/>
                  <w:szCs w:val="16"/>
                </w:rPr>
                <w:t>(0.00)</w:t>
              </w:r>
            </w:ins>
            <w:del w:id="1033"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8A8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34E0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85CF" w14:textId="3946F01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34" w:author="Brian William Stacy" w:date="2024-03-13T13:19:00Z">
              <w:r w:rsidRPr="000E4456">
                <w:rPr>
                  <w:rFonts w:ascii="Times New Roman" w:eastAsia="Arial" w:hAnsi="Times New Roman" w:cs="Times New Roman"/>
                  <w:color w:val="000000"/>
                  <w:sz w:val="16"/>
                  <w:szCs w:val="16"/>
                </w:rPr>
                <w:t>(0.00)</w:t>
              </w:r>
            </w:ins>
            <w:del w:id="1035" w:author="Brian William Stacy" w:date="2024-03-13T13:19:00Z">
              <w:r w:rsidRPr="00657054" w:rsidDel="006467ED">
                <w:rPr>
                  <w:rFonts w:ascii="Arial" w:eastAsia="Arial" w:hAnsi="Arial" w:cs="Arial"/>
                  <w:color w:val="000000"/>
                  <w:sz w:val="16"/>
                  <w:szCs w:val="16"/>
                </w:rPr>
                <w:delText>(0.00)</w:delText>
              </w:r>
            </w:del>
          </w:p>
        </w:tc>
      </w:tr>
      <w:tr w:rsidR="00AE4627" w:rsidRPr="00D0466F" w14:paraId="4D571C4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0ACD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2BFF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B521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99473" w14:textId="480FA37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36" w:author="Brian William Stacy" w:date="2024-03-13T13:19:00Z">
              <w:r w:rsidRPr="000E4456">
                <w:rPr>
                  <w:rFonts w:ascii="Times New Roman" w:eastAsia="Arial" w:hAnsi="Times New Roman" w:cs="Times New Roman"/>
                  <w:color w:val="000000"/>
                  <w:sz w:val="16"/>
                  <w:szCs w:val="16"/>
                </w:rPr>
                <w:t>-0.001</w:t>
              </w:r>
            </w:ins>
            <w:del w:id="1037" w:author="Brian William Stacy" w:date="2024-03-13T13:19:00Z">
              <w:r w:rsidRPr="00657054" w:rsidDel="006467ED">
                <w:rPr>
                  <w:rFonts w:ascii="Arial" w:eastAsia="Arial" w:hAnsi="Arial" w:cs="Arial"/>
                  <w:color w:val="000000"/>
                  <w:sz w:val="16"/>
                  <w:szCs w:val="16"/>
                </w:rPr>
                <w:delText>-0.001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0D3E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DDE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3A03C" w14:textId="29B410B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38" w:author="Brian William Stacy" w:date="2024-03-13T13:19:00Z">
              <w:r w:rsidRPr="000E4456">
                <w:rPr>
                  <w:rFonts w:ascii="Times New Roman" w:eastAsia="Arial" w:hAnsi="Times New Roman" w:cs="Times New Roman"/>
                  <w:color w:val="000000"/>
                  <w:sz w:val="16"/>
                  <w:szCs w:val="16"/>
                </w:rPr>
                <w:t>-0.001</w:t>
              </w:r>
            </w:ins>
            <w:del w:id="1039" w:author="Brian William Stacy" w:date="2024-03-13T13:19:00Z">
              <w:r w:rsidRPr="00657054" w:rsidDel="006467ED">
                <w:rPr>
                  <w:rFonts w:ascii="Arial" w:eastAsia="Arial" w:hAnsi="Arial" w:cs="Arial"/>
                  <w:color w:val="000000"/>
                  <w:sz w:val="16"/>
                  <w:szCs w:val="16"/>
                </w:rPr>
                <w:delText>-0.001</w:delText>
              </w:r>
            </w:del>
          </w:p>
        </w:tc>
      </w:tr>
      <w:tr w:rsidR="00AE4627" w:rsidRPr="00D0466F" w14:paraId="3F1266F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49AA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976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59CE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27335" w14:textId="1F133AE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40" w:author="Brian William Stacy" w:date="2024-03-13T13:19:00Z">
              <w:r w:rsidRPr="000E4456">
                <w:rPr>
                  <w:rFonts w:ascii="Times New Roman" w:eastAsia="Arial" w:hAnsi="Times New Roman" w:cs="Times New Roman"/>
                  <w:color w:val="000000"/>
                  <w:sz w:val="16"/>
                  <w:szCs w:val="16"/>
                </w:rPr>
                <w:t>(0.00)</w:t>
              </w:r>
            </w:ins>
            <w:del w:id="1041"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AB82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7B2C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1FA0B" w14:textId="6C65D3C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42" w:author="Brian William Stacy" w:date="2024-03-13T13:19:00Z">
              <w:r w:rsidRPr="000E4456">
                <w:rPr>
                  <w:rFonts w:ascii="Times New Roman" w:eastAsia="Arial" w:hAnsi="Times New Roman" w:cs="Times New Roman"/>
                  <w:color w:val="000000"/>
                  <w:sz w:val="16"/>
                  <w:szCs w:val="16"/>
                </w:rPr>
                <w:t>(0.00)</w:t>
              </w:r>
            </w:ins>
            <w:del w:id="1043" w:author="Brian William Stacy" w:date="2024-03-13T13:19:00Z">
              <w:r w:rsidRPr="00657054" w:rsidDel="006467ED">
                <w:rPr>
                  <w:rFonts w:ascii="Arial" w:eastAsia="Arial" w:hAnsi="Arial" w:cs="Arial"/>
                  <w:color w:val="000000"/>
                  <w:sz w:val="16"/>
                  <w:szCs w:val="16"/>
                </w:rPr>
                <w:delText>(0.00)</w:delText>
              </w:r>
            </w:del>
          </w:p>
        </w:tc>
      </w:tr>
      <w:tr w:rsidR="00AE4627" w:rsidRPr="00D0466F" w14:paraId="46CC265F"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4EBF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C711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A5DF5"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37678" w14:textId="1C57424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44" w:author="Brian William Stacy" w:date="2024-03-13T13:19:00Z">
              <w:r w:rsidRPr="000E4456">
                <w:rPr>
                  <w:rFonts w:ascii="Times New Roman" w:eastAsia="Arial" w:hAnsi="Times New Roman" w:cs="Times New Roman"/>
                  <w:color w:val="000000"/>
                  <w:sz w:val="16"/>
                  <w:szCs w:val="16"/>
                </w:rPr>
                <w:t>0.000</w:t>
              </w:r>
            </w:ins>
            <w:del w:id="1045" w:author="Brian William Stacy" w:date="2024-03-13T13:19:00Z">
              <w:r w:rsidRPr="00657054" w:rsidDel="006467ED">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93D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7719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CE28D" w14:textId="6C07DDBF"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46" w:author="Brian William Stacy" w:date="2024-03-13T13:19:00Z">
              <w:r w:rsidRPr="000E4456">
                <w:rPr>
                  <w:rFonts w:ascii="Times New Roman" w:eastAsia="Arial" w:hAnsi="Times New Roman" w:cs="Times New Roman"/>
                  <w:color w:val="000000"/>
                  <w:sz w:val="16"/>
                  <w:szCs w:val="16"/>
                </w:rPr>
                <w:t>-0.001</w:t>
              </w:r>
            </w:ins>
            <w:del w:id="1047" w:author="Brian William Stacy" w:date="2024-03-13T13:19:00Z">
              <w:r w:rsidRPr="00657054" w:rsidDel="006467ED">
                <w:rPr>
                  <w:rFonts w:ascii="Arial" w:eastAsia="Arial" w:hAnsi="Arial" w:cs="Arial"/>
                  <w:color w:val="000000"/>
                  <w:sz w:val="16"/>
                  <w:szCs w:val="16"/>
                </w:rPr>
                <w:delText>0.000</w:delText>
              </w:r>
            </w:del>
          </w:p>
        </w:tc>
      </w:tr>
      <w:tr w:rsidR="00AE4627" w:rsidRPr="00D0466F" w14:paraId="7AAC38A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8DAC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32E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7578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5E768" w14:textId="26DC011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48" w:author="Brian William Stacy" w:date="2024-03-13T13:19:00Z">
              <w:r w:rsidRPr="000E4456">
                <w:rPr>
                  <w:rFonts w:ascii="Times New Roman" w:eastAsia="Arial" w:hAnsi="Times New Roman" w:cs="Times New Roman"/>
                  <w:color w:val="000000"/>
                  <w:sz w:val="16"/>
                  <w:szCs w:val="16"/>
                </w:rPr>
                <w:t>(0.00)</w:t>
              </w:r>
            </w:ins>
            <w:del w:id="1049"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B42F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4004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C6143" w14:textId="057A861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50" w:author="Brian William Stacy" w:date="2024-03-13T13:19:00Z">
              <w:r w:rsidRPr="000E4456">
                <w:rPr>
                  <w:rFonts w:ascii="Times New Roman" w:eastAsia="Arial" w:hAnsi="Times New Roman" w:cs="Times New Roman"/>
                  <w:color w:val="000000"/>
                  <w:sz w:val="16"/>
                  <w:szCs w:val="16"/>
                </w:rPr>
                <w:t>(0.00)</w:t>
              </w:r>
            </w:ins>
            <w:del w:id="1051" w:author="Brian William Stacy" w:date="2024-03-13T13:19:00Z">
              <w:r w:rsidRPr="00657054" w:rsidDel="006467ED">
                <w:rPr>
                  <w:rFonts w:ascii="Arial" w:eastAsia="Arial" w:hAnsi="Arial" w:cs="Arial"/>
                  <w:color w:val="000000"/>
                  <w:sz w:val="16"/>
                  <w:szCs w:val="16"/>
                </w:rPr>
                <w:delText>(0.00)</w:delText>
              </w:r>
            </w:del>
          </w:p>
        </w:tc>
      </w:tr>
      <w:tr w:rsidR="00AE4627" w:rsidRPr="00D0466F" w14:paraId="2FF2293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6AE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307D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0C0D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2A3A4" w14:textId="33AC3C5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52" w:author="Brian William Stacy" w:date="2024-03-13T13:19:00Z">
              <w:r w:rsidRPr="000E4456">
                <w:rPr>
                  <w:rFonts w:ascii="Times New Roman" w:eastAsia="Arial" w:hAnsi="Times New Roman" w:cs="Times New Roman"/>
                  <w:color w:val="000000"/>
                  <w:sz w:val="16"/>
                  <w:szCs w:val="16"/>
                </w:rPr>
                <w:t>0.000</w:t>
              </w:r>
            </w:ins>
            <w:del w:id="1053" w:author="Brian William Stacy" w:date="2024-03-13T13:19:00Z">
              <w:r w:rsidRPr="00657054" w:rsidDel="006467ED">
                <w:rPr>
                  <w:rFonts w:ascii="Arial" w:eastAsia="Arial" w:hAnsi="Arial" w:cs="Arial"/>
                  <w:color w:val="000000"/>
                  <w:sz w:val="16"/>
                  <w:szCs w:val="16"/>
                </w:rPr>
                <w:delText>0.000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C928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D6D7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C805" w14:textId="307DBCF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54" w:author="Brian William Stacy" w:date="2024-03-13T13:19:00Z">
              <w:r w:rsidRPr="000E4456">
                <w:rPr>
                  <w:rFonts w:ascii="Times New Roman" w:eastAsia="Arial" w:hAnsi="Times New Roman" w:cs="Times New Roman"/>
                  <w:color w:val="000000"/>
                  <w:sz w:val="16"/>
                  <w:szCs w:val="16"/>
                </w:rPr>
                <w:t>0.000</w:t>
              </w:r>
            </w:ins>
            <w:del w:id="1055" w:author="Brian William Stacy" w:date="2024-03-13T13:19:00Z">
              <w:r w:rsidRPr="00657054" w:rsidDel="006467ED">
                <w:rPr>
                  <w:rFonts w:ascii="Arial" w:eastAsia="Arial" w:hAnsi="Arial" w:cs="Arial"/>
                  <w:color w:val="000000"/>
                  <w:sz w:val="16"/>
                  <w:szCs w:val="16"/>
                </w:rPr>
                <w:delText>0.000</w:delText>
              </w:r>
            </w:del>
          </w:p>
        </w:tc>
      </w:tr>
      <w:tr w:rsidR="00AE4627" w:rsidRPr="00D0466F" w14:paraId="6A4D6FF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485D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96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DA1D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71E6F" w14:textId="68AD00AC"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56" w:author="Brian William Stacy" w:date="2024-03-13T13:19:00Z">
              <w:r w:rsidRPr="000E4456">
                <w:rPr>
                  <w:rFonts w:ascii="Times New Roman" w:eastAsia="Arial" w:hAnsi="Times New Roman" w:cs="Times New Roman"/>
                  <w:color w:val="000000"/>
                  <w:sz w:val="16"/>
                  <w:szCs w:val="16"/>
                </w:rPr>
                <w:t>(0.00)</w:t>
              </w:r>
            </w:ins>
            <w:del w:id="1057"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53E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B8F8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D0AA0" w14:textId="2253A12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58" w:author="Brian William Stacy" w:date="2024-03-13T13:19:00Z">
              <w:r w:rsidRPr="000E4456">
                <w:rPr>
                  <w:rFonts w:ascii="Times New Roman" w:eastAsia="Arial" w:hAnsi="Times New Roman" w:cs="Times New Roman"/>
                  <w:color w:val="000000"/>
                  <w:sz w:val="16"/>
                  <w:szCs w:val="16"/>
                </w:rPr>
                <w:t>(0.00)</w:t>
              </w:r>
            </w:ins>
            <w:del w:id="1059" w:author="Brian William Stacy" w:date="2024-03-13T13:19:00Z">
              <w:r w:rsidRPr="00657054" w:rsidDel="006467ED">
                <w:rPr>
                  <w:rFonts w:ascii="Arial" w:eastAsia="Arial" w:hAnsi="Arial" w:cs="Arial"/>
                  <w:color w:val="000000"/>
                  <w:sz w:val="16"/>
                  <w:szCs w:val="16"/>
                </w:rPr>
                <w:delText>(0.00)</w:delText>
              </w:r>
            </w:del>
          </w:p>
        </w:tc>
      </w:tr>
      <w:tr w:rsidR="00AE4627" w:rsidRPr="00D0466F" w14:paraId="73246CC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D60C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56F8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57134" w14:textId="14E1DA9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60" w:author="Brian William Stacy" w:date="2024-03-13T13:19:00Z">
              <w:r w:rsidRPr="000E4456">
                <w:rPr>
                  <w:rFonts w:ascii="Times New Roman" w:eastAsia="Arial" w:hAnsi="Times New Roman" w:cs="Times New Roman"/>
                  <w:color w:val="000000"/>
                  <w:sz w:val="16"/>
                  <w:szCs w:val="16"/>
                </w:rPr>
                <w:t>0.019***</w:t>
              </w:r>
            </w:ins>
            <w:del w:id="1061" w:author="Brian William Stacy" w:date="2024-03-13T13:19:00Z">
              <w:r w:rsidRPr="00657054" w:rsidDel="006467ED">
                <w:rPr>
                  <w:rFonts w:ascii="Arial" w:eastAsia="Arial" w:hAnsi="Arial" w:cs="Arial"/>
                  <w:color w:val="000000"/>
                  <w:sz w:val="16"/>
                  <w:szCs w:val="16"/>
                </w:rPr>
                <w:delText>0.019***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4B0D4" w14:textId="19E5031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62" w:author="Brian William Stacy" w:date="2024-03-13T13:19:00Z">
              <w:r w:rsidRPr="000E4456">
                <w:rPr>
                  <w:rFonts w:ascii="Times New Roman" w:eastAsia="Arial" w:hAnsi="Times New Roman" w:cs="Times New Roman"/>
                  <w:color w:val="000000"/>
                  <w:sz w:val="16"/>
                  <w:szCs w:val="16"/>
                </w:rPr>
                <w:t>0.019***</w:t>
              </w:r>
            </w:ins>
            <w:del w:id="1063" w:author="Brian William Stacy" w:date="2024-03-13T13:19:00Z">
              <w:r w:rsidRPr="00657054" w:rsidDel="006467ED">
                <w:rPr>
                  <w:rFonts w:ascii="Arial" w:eastAsia="Arial" w:hAnsi="Arial" w:cs="Arial"/>
                  <w:color w:val="000000"/>
                  <w:sz w:val="16"/>
                  <w:szCs w:val="16"/>
                </w:rPr>
                <w:delText>0.019***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0A62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33103" w14:textId="5B7FAEC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64" w:author="Brian William Stacy" w:date="2024-03-13T13:19:00Z">
              <w:r w:rsidRPr="000E4456">
                <w:rPr>
                  <w:rFonts w:ascii="Times New Roman" w:eastAsia="Arial" w:hAnsi="Times New Roman" w:cs="Times New Roman"/>
                  <w:color w:val="000000"/>
                  <w:sz w:val="16"/>
                  <w:szCs w:val="16"/>
                </w:rPr>
                <w:t>0.018***</w:t>
              </w:r>
            </w:ins>
            <w:del w:id="1065" w:author="Brian William Stacy" w:date="2024-03-13T13:19:00Z">
              <w:r w:rsidRPr="00657054" w:rsidDel="006467ED">
                <w:rPr>
                  <w:rFonts w:ascii="Arial" w:eastAsia="Arial" w:hAnsi="Arial" w:cs="Arial"/>
                  <w:color w:val="000000"/>
                  <w:sz w:val="16"/>
                  <w:szCs w:val="16"/>
                </w:rPr>
                <w:delText>0.018***</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09E6" w14:textId="2B3D59E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66" w:author="Brian William Stacy" w:date="2024-03-13T13:19:00Z">
              <w:r w:rsidRPr="000E4456">
                <w:rPr>
                  <w:rFonts w:ascii="Times New Roman" w:eastAsia="Arial" w:hAnsi="Times New Roman" w:cs="Times New Roman"/>
                  <w:color w:val="000000"/>
                  <w:sz w:val="16"/>
                  <w:szCs w:val="16"/>
                </w:rPr>
                <w:t>0.018***</w:t>
              </w:r>
            </w:ins>
            <w:del w:id="1067" w:author="Brian William Stacy" w:date="2024-03-13T13:19:00Z">
              <w:r w:rsidRPr="00657054" w:rsidDel="006467ED">
                <w:rPr>
                  <w:rFonts w:ascii="Arial" w:eastAsia="Arial" w:hAnsi="Arial" w:cs="Arial"/>
                  <w:color w:val="000000"/>
                  <w:sz w:val="16"/>
                  <w:szCs w:val="16"/>
                </w:rPr>
                <w:delText>0.018***</w:delText>
              </w:r>
            </w:del>
          </w:p>
        </w:tc>
      </w:tr>
      <w:tr w:rsidR="00AE4627" w:rsidRPr="00D0466F" w14:paraId="64BE207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F1A2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AA1E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12E9" w14:textId="3934C76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68" w:author="Brian William Stacy" w:date="2024-03-13T13:19:00Z">
              <w:r w:rsidRPr="000E4456">
                <w:rPr>
                  <w:rFonts w:ascii="Times New Roman" w:eastAsia="Arial" w:hAnsi="Times New Roman" w:cs="Times New Roman"/>
                  <w:color w:val="000000"/>
                  <w:sz w:val="16"/>
                  <w:szCs w:val="16"/>
                </w:rPr>
                <w:t>(0.00)</w:t>
              </w:r>
            </w:ins>
            <w:del w:id="1069"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93A40" w14:textId="1385AAB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70" w:author="Brian William Stacy" w:date="2024-03-13T13:19:00Z">
              <w:r w:rsidRPr="000E4456">
                <w:rPr>
                  <w:rFonts w:ascii="Times New Roman" w:eastAsia="Arial" w:hAnsi="Times New Roman" w:cs="Times New Roman"/>
                  <w:color w:val="000000"/>
                  <w:sz w:val="16"/>
                  <w:szCs w:val="16"/>
                </w:rPr>
                <w:t>(0.00)</w:t>
              </w:r>
            </w:ins>
            <w:del w:id="1071"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C9FA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09C0" w14:textId="5D78F55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72" w:author="Brian William Stacy" w:date="2024-03-13T13:19:00Z">
              <w:r w:rsidRPr="000E4456">
                <w:rPr>
                  <w:rFonts w:ascii="Times New Roman" w:eastAsia="Arial" w:hAnsi="Times New Roman" w:cs="Times New Roman"/>
                  <w:color w:val="000000"/>
                  <w:sz w:val="16"/>
                  <w:szCs w:val="16"/>
                </w:rPr>
                <w:t>(0.00)</w:t>
              </w:r>
            </w:ins>
            <w:del w:id="1073"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40D47" w14:textId="232DD86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74" w:author="Brian William Stacy" w:date="2024-03-13T13:19:00Z">
              <w:r w:rsidRPr="000E4456">
                <w:rPr>
                  <w:rFonts w:ascii="Times New Roman" w:eastAsia="Arial" w:hAnsi="Times New Roman" w:cs="Times New Roman"/>
                  <w:color w:val="000000"/>
                  <w:sz w:val="16"/>
                  <w:szCs w:val="16"/>
                </w:rPr>
                <w:t>(0.00)</w:t>
              </w:r>
            </w:ins>
            <w:del w:id="1075" w:author="Brian William Stacy" w:date="2024-03-13T13:19:00Z">
              <w:r w:rsidRPr="00657054" w:rsidDel="006467ED">
                <w:rPr>
                  <w:rFonts w:ascii="Arial" w:eastAsia="Arial" w:hAnsi="Arial" w:cs="Arial"/>
                  <w:color w:val="000000"/>
                  <w:sz w:val="16"/>
                  <w:szCs w:val="16"/>
                </w:rPr>
                <w:delText>(0.00)</w:delText>
              </w:r>
            </w:del>
          </w:p>
        </w:tc>
      </w:tr>
      <w:tr w:rsidR="00AE4627" w:rsidRPr="00D0466F" w14:paraId="528E8B9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FDCC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B37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990B" w14:textId="53EF79C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76" w:author="Brian William Stacy" w:date="2024-03-13T13:19:00Z">
              <w:r w:rsidRPr="000E4456">
                <w:rPr>
                  <w:rFonts w:ascii="Times New Roman" w:eastAsia="Arial" w:hAnsi="Times New Roman" w:cs="Times New Roman"/>
                  <w:color w:val="000000"/>
                  <w:sz w:val="16"/>
                  <w:szCs w:val="16"/>
                </w:rPr>
                <w:t>0.018***</w:t>
              </w:r>
            </w:ins>
            <w:del w:id="1077" w:author="Brian William Stacy" w:date="2024-03-13T13:19:00Z">
              <w:r w:rsidRPr="00657054" w:rsidDel="006467ED">
                <w:rPr>
                  <w:rFonts w:ascii="Arial" w:eastAsia="Arial" w:hAnsi="Arial" w:cs="Arial"/>
                  <w:color w:val="000000"/>
                  <w:sz w:val="16"/>
                  <w:szCs w:val="16"/>
                </w:rPr>
                <w:delText>0.018***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20E2A" w14:textId="550BE18F"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78" w:author="Brian William Stacy" w:date="2024-03-13T13:19:00Z">
              <w:r w:rsidRPr="000E4456">
                <w:rPr>
                  <w:rFonts w:ascii="Times New Roman" w:eastAsia="Arial" w:hAnsi="Times New Roman" w:cs="Times New Roman"/>
                  <w:color w:val="000000"/>
                  <w:sz w:val="16"/>
                  <w:szCs w:val="16"/>
                </w:rPr>
                <w:t>0.019***</w:t>
              </w:r>
            </w:ins>
            <w:del w:id="1079" w:author="Brian William Stacy" w:date="2024-03-13T13:19:00Z">
              <w:r w:rsidRPr="00657054" w:rsidDel="006467ED">
                <w:rPr>
                  <w:rFonts w:ascii="Arial" w:eastAsia="Arial" w:hAnsi="Arial" w:cs="Arial"/>
                  <w:color w:val="000000"/>
                  <w:sz w:val="16"/>
                  <w:szCs w:val="16"/>
                </w:rPr>
                <w:delText>0.018***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652E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816A1" w14:textId="7857428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80" w:author="Brian William Stacy" w:date="2024-03-13T13:19:00Z">
              <w:r w:rsidRPr="000E4456">
                <w:rPr>
                  <w:rFonts w:ascii="Times New Roman" w:eastAsia="Arial" w:hAnsi="Times New Roman" w:cs="Times New Roman"/>
                  <w:color w:val="000000"/>
                  <w:sz w:val="16"/>
                  <w:szCs w:val="16"/>
                </w:rPr>
                <w:t>0.019***</w:t>
              </w:r>
            </w:ins>
            <w:del w:id="1081" w:author="Brian William Stacy" w:date="2024-03-13T13:19:00Z">
              <w:r w:rsidRPr="00657054" w:rsidDel="006467ED">
                <w:rPr>
                  <w:rFonts w:ascii="Arial" w:eastAsia="Arial" w:hAnsi="Arial" w:cs="Arial"/>
                  <w:color w:val="000000"/>
                  <w:sz w:val="16"/>
                  <w:szCs w:val="16"/>
                </w:rPr>
                <w:delText>0.019***</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F1BC" w14:textId="7952D10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82" w:author="Brian William Stacy" w:date="2024-03-13T13:19:00Z">
              <w:r w:rsidRPr="000E4456">
                <w:rPr>
                  <w:rFonts w:ascii="Times New Roman" w:eastAsia="Arial" w:hAnsi="Times New Roman" w:cs="Times New Roman"/>
                  <w:color w:val="000000"/>
                  <w:sz w:val="16"/>
                  <w:szCs w:val="16"/>
                </w:rPr>
                <w:t>0.019***</w:t>
              </w:r>
            </w:ins>
            <w:del w:id="1083" w:author="Brian William Stacy" w:date="2024-03-13T13:19:00Z">
              <w:r w:rsidRPr="00657054" w:rsidDel="006467ED">
                <w:rPr>
                  <w:rFonts w:ascii="Arial" w:eastAsia="Arial" w:hAnsi="Arial" w:cs="Arial"/>
                  <w:color w:val="000000"/>
                  <w:sz w:val="16"/>
                  <w:szCs w:val="16"/>
                </w:rPr>
                <w:delText>0.019***</w:delText>
              </w:r>
            </w:del>
          </w:p>
        </w:tc>
      </w:tr>
      <w:tr w:rsidR="00AE4627" w:rsidRPr="00D0466F" w14:paraId="73F7CC4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D247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C2365"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6CECD" w14:textId="30B965E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84" w:author="Brian William Stacy" w:date="2024-03-13T13:19:00Z">
              <w:r w:rsidRPr="000E4456">
                <w:rPr>
                  <w:rFonts w:ascii="Times New Roman" w:eastAsia="Arial" w:hAnsi="Times New Roman" w:cs="Times New Roman"/>
                  <w:color w:val="000000"/>
                  <w:sz w:val="16"/>
                  <w:szCs w:val="16"/>
                </w:rPr>
                <w:t>(0.00)</w:t>
              </w:r>
            </w:ins>
            <w:del w:id="1085"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88B02" w14:textId="5F7307EC"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86" w:author="Brian William Stacy" w:date="2024-03-13T13:19:00Z">
              <w:r w:rsidRPr="000E4456">
                <w:rPr>
                  <w:rFonts w:ascii="Times New Roman" w:eastAsia="Arial" w:hAnsi="Times New Roman" w:cs="Times New Roman"/>
                  <w:color w:val="000000"/>
                  <w:sz w:val="16"/>
                  <w:szCs w:val="16"/>
                </w:rPr>
                <w:t>(0.00)</w:t>
              </w:r>
            </w:ins>
            <w:del w:id="1087"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97B0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0C6CE" w14:textId="3A6911C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88" w:author="Brian William Stacy" w:date="2024-03-13T13:19:00Z">
              <w:r w:rsidRPr="000E4456">
                <w:rPr>
                  <w:rFonts w:ascii="Times New Roman" w:eastAsia="Arial" w:hAnsi="Times New Roman" w:cs="Times New Roman"/>
                  <w:color w:val="000000"/>
                  <w:sz w:val="16"/>
                  <w:szCs w:val="16"/>
                </w:rPr>
                <w:t>(0.00)</w:t>
              </w:r>
            </w:ins>
            <w:del w:id="1089"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7A6D4" w14:textId="7167027F"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90" w:author="Brian William Stacy" w:date="2024-03-13T13:19:00Z">
              <w:r w:rsidRPr="000E4456">
                <w:rPr>
                  <w:rFonts w:ascii="Times New Roman" w:eastAsia="Arial" w:hAnsi="Times New Roman" w:cs="Times New Roman"/>
                  <w:color w:val="000000"/>
                  <w:sz w:val="16"/>
                  <w:szCs w:val="16"/>
                </w:rPr>
                <w:t>(0.00)</w:t>
              </w:r>
            </w:ins>
            <w:del w:id="1091" w:author="Brian William Stacy" w:date="2024-03-13T13:19:00Z">
              <w:r w:rsidRPr="00657054" w:rsidDel="006467ED">
                <w:rPr>
                  <w:rFonts w:ascii="Arial" w:eastAsia="Arial" w:hAnsi="Arial" w:cs="Arial"/>
                  <w:color w:val="000000"/>
                  <w:sz w:val="16"/>
                  <w:szCs w:val="16"/>
                </w:rPr>
                <w:delText>(0.00)</w:delText>
              </w:r>
            </w:del>
          </w:p>
        </w:tc>
      </w:tr>
      <w:tr w:rsidR="00AE4627" w:rsidRPr="00D0466F" w14:paraId="7F2CC84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3F77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A457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78B8C" w14:textId="49A967F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92" w:author="Brian William Stacy" w:date="2024-03-13T13:19:00Z">
              <w:r w:rsidRPr="000E4456">
                <w:rPr>
                  <w:rFonts w:ascii="Times New Roman" w:eastAsia="Arial" w:hAnsi="Times New Roman" w:cs="Times New Roman"/>
                  <w:color w:val="000000"/>
                  <w:sz w:val="16"/>
                  <w:szCs w:val="16"/>
                </w:rPr>
                <w:t>0.018***</w:t>
              </w:r>
            </w:ins>
            <w:del w:id="1093" w:author="Brian William Stacy" w:date="2024-03-13T13:19:00Z">
              <w:r w:rsidRPr="00657054" w:rsidDel="006467ED">
                <w:rPr>
                  <w:rFonts w:ascii="Arial" w:eastAsia="Arial" w:hAnsi="Arial" w:cs="Arial"/>
                  <w:color w:val="000000"/>
                  <w:sz w:val="16"/>
                  <w:szCs w:val="16"/>
                </w:rPr>
                <w:delText>0.018***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13EDE" w14:textId="32464BF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94" w:author="Brian William Stacy" w:date="2024-03-13T13:19:00Z">
              <w:r w:rsidRPr="000E4456">
                <w:rPr>
                  <w:rFonts w:ascii="Times New Roman" w:eastAsia="Arial" w:hAnsi="Times New Roman" w:cs="Times New Roman"/>
                  <w:color w:val="000000"/>
                  <w:sz w:val="16"/>
                  <w:szCs w:val="16"/>
                </w:rPr>
                <w:t>0.018***</w:t>
              </w:r>
            </w:ins>
            <w:del w:id="1095" w:author="Brian William Stacy" w:date="2024-03-13T13:19:00Z">
              <w:r w:rsidRPr="00657054" w:rsidDel="006467ED">
                <w:rPr>
                  <w:rFonts w:ascii="Arial" w:eastAsia="Arial" w:hAnsi="Arial" w:cs="Arial"/>
                  <w:color w:val="000000"/>
                  <w:sz w:val="16"/>
                  <w:szCs w:val="16"/>
                </w:rPr>
                <w:delText>0.018***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AFA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06DD0" w14:textId="5E100F6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96" w:author="Brian William Stacy" w:date="2024-03-13T13:19:00Z">
              <w:r w:rsidRPr="000E4456">
                <w:rPr>
                  <w:rFonts w:ascii="Times New Roman" w:eastAsia="Arial" w:hAnsi="Times New Roman" w:cs="Times New Roman"/>
                  <w:color w:val="000000"/>
                  <w:sz w:val="16"/>
                  <w:szCs w:val="16"/>
                </w:rPr>
                <w:t>0.018***</w:t>
              </w:r>
            </w:ins>
            <w:del w:id="1097" w:author="Brian William Stacy" w:date="2024-03-13T13:19:00Z">
              <w:r w:rsidRPr="00657054" w:rsidDel="006467ED">
                <w:rPr>
                  <w:rFonts w:ascii="Arial" w:eastAsia="Arial" w:hAnsi="Arial" w:cs="Arial"/>
                  <w:color w:val="000000"/>
                  <w:sz w:val="16"/>
                  <w:szCs w:val="16"/>
                </w:rPr>
                <w:delText>0.018***</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19DBB" w14:textId="7ED06F3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098" w:author="Brian William Stacy" w:date="2024-03-13T13:19:00Z">
              <w:r w:rsidRPr="000E4456">
                <w:rPr>
                  <w:rFonts w:ascii="Times New Roman" w:eastAsia="Arial" w:hAnsi="Times New Roman" w:cs="Times New Roman"/>
                  <w:color w:val="000000"/>
                  <w:sz w:val="16"/>
                  <w:szCs w:val="16"/>
                </w:rPr>
                <w:t>0.019***</w:t>
              </w:r>
            </w:ins>
            <w:del w:id="1099" w:author="Brian William Stacy" w:date="2024-03-13T13:19:00Z">
              <w:r w:rsidRPr="00657054" w:rsidDel="006467ED">
                <w:rPr>
                  <w:rFonts w:ascii="Arial" w:eastAsia="Arial" w:hAnsi="Arial" w:cs="Arial"/>
                  <w:color w:val="000000"/>
                  <w:sz w:val="16"/>
                  <w:szCs w:val="16"/>
                </w:rPr>
                <w:delText>0.019***</w:delText>
              </w:r>
            </w:del>
          </w:p>
        </w:tc>
      </w:tr>
      <w:tr w:rsidR="00AE4627" w:rsidRPr="00D0466F" w14:paraId="395C0F2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B3DB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BF9C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A7F8A" w14:textId="477508D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00" w:author="Brian William Stacy" w:date="2024-03-13T13:19:00Z">
              <w:r w:rsidRPr="000E4456">
                <w:rPr>
                  <w:rFonts w:ascii="Times New Roman" w:eastAsia="Arial" w:hAnsi="Times New Roman" w:cs="Times New Roman"/>
                  <w:color w:val="000000"/>
                  <w:sz w:val="16"/>
                  <w:szCs w:val="16"/>
                </w:rPr>
                <w:t>(0.00)</w:t>
              </w:r>
            </w:ins>
            <w:del w:id="1101"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BC426" w14:textId="3629638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02" w:author="Brian William Stacy" w:date="2024-03-13T13:19:00Z">
              <w:r w:rsidRPr="000E4456">
                <w:rPr>
                  <w:rFonts w:ascii="Times New Roman" w:eastAsia="Arial" w:hAnsi="Times New Roman" w:cs="Times New Roman"/>
                  <w:color w:val="000000"/>
                  <w:sz w:val="16"/>
                  <w:szCs w:val="16"/>
                </w:rPr>
                <w:t>(0.00)</w:t>
              </w:r>
            </w:ins>
            <w:del w:id="1103"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0B8C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7A84" w14:textId="7716354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04" w:author="Brian William Stacy" w:date="2024-03-13T13:19:00Z">
              <w:r w:rsidRPr="000E4456">
                <w:rPr>
                  <w:rFonts w:ascii="Times New Roman" w:eastAsia="Arial" w:hAnsi="Times New Roman" w:cs="Times New Roman"/>
                  <w:color w:val="000000"/>
                  <w:sz w:val="16"/>
                  <w:szCs w:val="16"/>
                </w:rPr>
                <w:t>(0.00)</w:t>
              </w:r>
            </w:ins>
            <w:del w:id="1105"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4C87B" w14:textId="3EBD9B5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06" w:author="Brian William Stacy" w:date="2024-03-13T13:19:00Z">
              <w:r w:rsidRPr="000E4456">
                <w:rPr>
                  <w:rFonts w:ascii="Times New Roman" w:eastAsia="Arial" w:hAnsi="Times New Roman" w:cs="Times New Roman"/>
                  <w:color w:val="000000"/>
                  <w:sz w:val="16"/>
                  <w:szCs w:val="16"/>
                </w:rPr>
                <w:t>(0.00)</w:t>
              </w:r>
            </w:ins>
            <w:del w:id="1107" w:author="Brian William Stacy" w:date="2024-03-13T13:19:00Z">
              <w:r w:rsidRPr="00657054" w:rsidDel="006467ED">
                <w:rPr>
                  <w:rFonts w:ascii="Arial" w:eastAsia="Arial" w:hAnsi="Arial" w:cs="Arial"/>
                  <w:color w:val="000000"/>
                  <w:sz w:val="16"/>
                  <w:szCs w:val="16"/>
                </w:rPr>
                <w:delText>(0.00)</w:delText>
              </w:r>
            </w:del>
          </w:p>
        </w:tc>
      </w:tr>
      <w:tr w:rsidR="00AE4627" w:rsidRPr="00D0466F" w14:paraId="12DE8E4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EC17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0815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FC127" w14:textId="256F99B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08" w:author="Brian William Stacy" w:date="2024-03-13T13:19:00Z">
              <w:r w:rsidRPr="000E4456">
                <w:rPr>
                  <w:rFonts w:ascii="Times New Roman" w:eastAsia="Arial" w:hAnsi="Times New Roman" w:cs="Times New Roman"/>
                  <w:color w:val="000000"/>
                  <w:sz w:val="16"/>
                  <w:szCs w:val="16"/>
                </w:rPr>
                <w:t>0.012***</w:t>
              </w:r>
            </w:ins>
            <w:del w:id="1109" w:author="Brian William Stacy" w:date="2024-03-13T13:19:00Z">
              <w:r w:rsidRPr="00657054" w:rsidDel="006467ED">
                <w:rPr>
                  <w:rFonts w:ascii="Arial" w:eastAsia="Arial" w:hAnsi="Arial" w:cs="Arial"/>
                  <w:color w:val="000000"/>
                  <w:sz w:val="16"/>
                  <w:szCs w:val="16"/>
                </w:rPr>
                <w:delText>0.013***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1AC04" w14:textId="5C54D3C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10" w:author="Brian William Stacy" w:date="2024-03-13T13:19:00Z">
              <w:r w:rsidRPr="000E4456">
                <w:rPr>
                  <w:rFonts w:ascii="Times New Roman" w:eastAsia="Arial" w:hAnsi="Times New Roman" w:cs="Times New Roman"/>
                  <w:color w:val="000000"/>
                  <w:sz w:val="16"/>
                  <w:szCs w:val="16"/>
                </w:rPr>
                <w:t>0.012***</w:t>
              </w:r>
            </w:ins>
            <w:del w:id="1111" w:author="Brian William Stacy" w:date="2024-03-13T13:19:00Z">
              <w:r w:rsidRPr="00657054" w:rsidDel="006467ED">
                <w:rPr>
                  <w:rFonts w:ascii="Arial" w:eastAsia="Arial" w:hAnsi="Arial" w:cs="Arial"/>
                  <w:color w:val="000000"/>
                  <w:sz w:val="16"/>
                  <w:szCs w:val="16"/>
                </w:rPr>
                <w:delText>0.013***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0FB7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B4511" w14:textId="6B21F13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12" w:author="Brian William Stacy" w:date="2024-03-13T13:19:00Z">
              <w:r w:rsidRPr="000E4456">
                <w:rPr>
                  <w:rFonts w:ascii="Times New Roman" w:eastAsia="Arial" w:hAnsi="Times New Roman" w:cs="Times New Roman"/>
                  <w:color w:val="000000"/>
                  <w:sz w:val="16"/>
                  <w:szCs w:val="16"/>
                </w:rPr>
                <w:t>0.011***</w:t>
              </w:r>
            </w:ins>
            <w:del w:id="1113" w:author="Brian William Stacy" w:date="2024-03-13T13:19:00Z">
              <w:r w:rsidRPr="00657054" w:rsidDel="006467ED">
                <w:rPr>
                  <w:rFonts w:ascii="Arial" w:eastAsia="Arial" w:hAnsi="Arial" w:cs="Arial"/>
                  <w:color w:val="000000"/>
                  <w:sz w:val="16"/>
                  <w:szCs w:val="16"/>
                </w:rPr>
                <w:delText>0.011***</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5724C" w14:textId="29BD07F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14" w:author="Brian William Stacy" w:date="2024-03-13T13:19:00Z">
              <w:r w:rsidRPr="000E4456">
                <w:rPr>
                  <w:rFonts w:ascii="Times New Roman" w:eastAsia="Arial" w:hAnsi="Times New Roman" w:cs="Times New Roman"/>
                  <w:color w:val="000000"/>
                  <w:sz w:val="16"/>
                  <w:szCs w:val="16"/>
                </w:rPr>
                <w:t>0.011***</w:t>
              </w:r>
            </w:ins>
            <w:del w:id="1115" w:author="Brian William Stacy" w:date="2024-03-13T13:19:00Z">
              <w:r w:rsidRPr="00657054" w:rsidDel="006467ED">
                <w:rPr>
                  <w:rFonts w:ascii="Arial" w:eastAsia="Arial" w:hAnsi="Arial" w:cs="Arial"/>
                  <w:color w:val="000000"/>
                  <w:sz w:val="16"/>
                  <w:szCs w:val="16"/>
                </w:rPr>
                <w:delText>0.011***</w:delText>
              </w:r>
            </w:del>
          </w:p>
        </w:tc>
      </w:tr>
      <w:tr w:rsidR="00AE4627" w:rsidRPr="00D0466F" w14:paraId="226F9A1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4E3E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7F1E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814CB" w14:textId="728079B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16" w:author="Brian William Stacy" w:date="2024-03-13T13:19:00Z">
              <w:r w:rsidRPr="000E4456">
                <w:rPr>
                  <w:rFonts w:ascii="Times New Roman" w:eastAsia="Arial" w:hAnsi="Times New Roman" w:cs="Times New Roman"/>
                  <w:color w:val="000000"/>
                  <w:sz w:val="16"/>
                  <w:szCs w:val="16"/>
                </w:rPr>
                <w:t>(0.00)</w:t>
              </w:r>
            </w:ins>
            <w:del w:id="1117"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27C8C" w14:textId="14BE3A2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18" w:author="Brian William Stacy" w:date="2024-03-13T13:19:00Z">
              <w:r w:rsidRPr="000E4456">
                <w:rPr>
                  <w:rFonts w:ascii="Times New Roman" w:eastAsia="Arial" w:hAnsi="Times New Roman" w:cs="Times New Roman"/>
                  <w:color w:val="000000"/>
                  <w:sz w:val="16"/>
                  <w:szCs w:val="16"/>
                </w:rPr>
                <w:t>(0.00)</w:t>
              </w:r>
            </w:ins>
            <w:del w:id="1119"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0E7A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458AB" w14:textId="3E7BA15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20" w:author="Brian William Stacy" w:date="2024-03-13T13:19:00Z">
              <w:r w:rsidRPr="000E4456">
                <w:rPr>
                  <w:rFonts w:ascii="Times New Roman" w:eastAsia="Arial" w:hAnsi="Times New Roman" w:cs="Times New Roman"/>
                  <w:color w:val="000000"/>
                  <w:sz w:val="16"/>
                  <w:szCs w:val="16"/>
                </w:rPr>
                <w:t>(0.00)</w:t>
              </w:r>
            </w:ins>
            <w:del w:id="1121"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A9840" w14:textId="14CE0EC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22" w:author="Brian William Stacy" w:date="2024-03-13T13:19:00Z">
              <w:r w:rsidRPr="000E4456">
                <w:rPr>
                  <w:rFonts w:ascii="Times New Roman" w:eastAsia="Arial" w:hAnsi="Times New Roman" w:cs="Times New Roman"/>
                  <w:color w:val="000000"/>
                  <w:sz w:val="16"/>
                  <w:szCs w:val="16"/>
                </w:rPr>
                <w:t>(0.00)</w:t>
              </w:r>
            </w:ins>
            <w:del w:id="1123" w:author="Brian William Stacy" w:date="2024-03-13T13:19:00Z">
              <w:r w:rsidRPr="00657054" w:rsidDel="006467ED">
                <w:rPr>
                  <w:rFonts w:ascii="Arial" w:eastAsia="Arial" w:hAnsi="Arial" w:cs="Arial"/>
                  <w:color w:val="000000"/>
                  <w:sz w:val="16"/>
                  <w:szCs w:val="16"/>
                </w:rPr>
                <w:delText>(0.00)</w:delText>
              </w:r>
            </w:del>
          </w:p>
        </w:tc>
      </w:tr>
      <w:tr w:rsidR="00AE4627" w:rsidRPr="00D0466F" w14:paraId="565DDC3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7C2E5"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C90C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BD880" w14:textId="31E9C13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24" w:author="Brian William Stacy" w:date="2024-03-13T13:19:00Z">
              <w:r w:rsidRPr="000E4456">
                <w:rPr>
                  <w:rFonts w:ascii="Times New Roman" w:eastAsia="Arial" w:hAnsi="Times New Roman" w:cs="Times New Roman"/>
                  <w:color w:val="000000"/>
                  <w:sz w:val="16"/>
                  <w:szCs w:val="16"/>
                </w:rPr>
                <w:t>0.009***</w:t>
              </w:r>
            </w:ins>
            <w:del w:id="1125" w:author="Brian William Stacy" w:date="2024-03-13T13:19:00Z">
              <w:r w:rsidRPr="00657054" w:rsidDel="006467ED">
                <w:rPr>
                  <w:rFonts w:ascii="Arial" w:eastAsia="Arial" w:hAnsi="Arial" w:cs="Arial"/>
                  <w:color w:val="000000"/>
                  <w:sz w:val="16"/>
                  <w:szCs w:val="16"/>
                </w:rPr>
                <w:delText>0.010***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D59AD" w14:textId="385E665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26" w:author="Brian William Stacy" w:date="2024-03-13T13:19:00Z">
              <w:r w:rsidRPr="000E4456">
                <w:rPr>
                  <w:rFonts w:ascii="Times New Roman" w:eastAsia="Arial" w:hAnsi="Times New Roman" w:cs="Times New Roman"/>
                  <w:color w:val="000000"/>
                  <w:sz w:val="16"/>
                  <w:szCs w:val="16"/>
                </w:rPr>
                <w:t>0.010***</w:t>
              </w:r>
            </w:ins>
            <w:del w:id="1127" w:author="Brian William Stacy" w:date="2024-03-13T13:19:00Z">
              <w:r w:rsidRPr="00657054" w:rsidDel="006467ED">
                <w:rPr>
                  <w:rFonts w:ascii="Arial" w:eastAsia="Arial" w:hAnsi="Arial" w:cs="Arial"/>
                  <w:color w:val="000000"/>
                  <w:sz w:val="16"/>
                  <w:szCs w:val="16"/>
                </w:rPr>
                <w:delText>0.010***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61E0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A1C9A" w14:textId="6FF2E79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28" w:author="Brian William Stacy" w:date="2024-03-13T13:19:00Z">
              <w:r w:rsidRPr="000E4456">
                <w:rPr>
                  <w:rFonts w:ascii="Times New Roman" w:eastAsia="Arial" w:hAnsi="Times New Roman" w:cs="Times New Roman"/>
                  <w:color w:val="000000"/>
                  <w:sz w:val="16"/>
                  <w:szCs w:val="16"/>
                </w:rPr>
                <w:t>0.004</w:t>
              </w:r>
            </w:ins>
            <w:del w:id="1129" w:author="Brian William Stacy" w:date="2024-03-13T13:19:00Z">
              <w:r w:rsidRPr="00657054" w:rsidDel="006467ED">
                <w:rPr>
                  <w:rFonts w:ascii="Arial" w:eastAsia="Arial" w:hAnsi="Arial" w:cs="Arial"/>
                  <w:color w:val="000000"/>
                  <w:sz w:val="16"/>
                  <w:szCs w:val="16"/>
                </w:rPr>
                <w:delText>0.004</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80CBF" w14:textId="654B67D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30" w:author="Brian William Stacy" w:date="2024-03-13T13:19:00Z">
              <w:r w:rsidRPr="000E4456">
                <w:rPr>
                  <w:rFonts w:ascii="Times New Roman" w:eastAsia="Arial" w:hAnsi="Times New Roman" w:cs="Times New Roman"/>
                  <w:color w:val="000000"/>
                  <w:sz w:val="16"/>
                  <w:szCs w:val="16"/>
                </w:rPr>
                <w:t>0.004</w:t>
              </w:r>
            </w:ins>
            <w:del w:id="1131" w:author="Brian William Stacy" w:date="2024-03-13T13:19:00Z">
              <w:r w:rsidRPr="00657054" w:rsidDel="006467ED">
                <w:rPr>
                  <w:rFonts w:ascii="Arial" w:eastAsia="Arial" w:hAnsi="Arial" w:cs="Arial"/>
                  <w:color w:val="000000"/>
                  <w:sz w:val="16"/>
                  <w:szCs w:val="16"/>
                </w:rPr>
                <w:delText>0.004</w:delText>
              </w:r>
            </w:del>
          </w:p>
        </w:tc>
      </w:tr>
      <w:tr w:rsidR="00AE4627" w:rsidRPr="00D0466F" w14:paraId="6E08304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537B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7413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D896" w14:textId="3E7C2F3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32" w:author="Brian William Stacy" w:date="2024-03-13T13:19:00Z">
              <w:r w:rsidRPr="000E4456">
                <w:rPr>
                  <w:rFonts w:ascii="Times New Roman" w:eastAsia="Arial" w:hAnsi="Times New Roman" w:cs="Times New Roman"/>
                  <w:color w:val="000000"/>
                  <w:sz w:val="16"/>
                  <w:szCs w:val="16"/>
                </w:rPr>
                <w:t>(0.00)</w:t>
              </w:r>
            </w:ins>
            <w:del w:id="1133"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F65F" w14:textId="546D4D7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34" w:author="Brian William Stacy" w:date="2024-03-13T13:19:00Z">
              <w:r w:rsidRPr="000E4456">
                <w:rPr>
                  <w:rFonts w:ascii="Times New Roman" w:eastAsia="Arial" w:hAnsi="Times New Roman" w:cs="Times New Roman"/>
                  <w:color w:val="000000"/>
                  <w:sz w:val="16"/>
                  <w:szCs w:val="16"/>
                </w:rPr>
                <w:t>(0.00)</w:t>
              </w:r>
            </w:ins>
            <w:del w:id="1135"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3420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7C947" w14:textId="1540D47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36" w:author="Brian William Stacy" w:date="2024-03-13T13:19:00Z">
              <w:r w:rsidRPr="000E4456">
                <w:rPr>
                  <w:rFonts w:ascii="Times New Roman" w:eastAsia="Arial" w:hAnsi="Times New Roman" w:cs="Times New Roman"/>
                  <w:color w:val="000000"/>
                  <w:sz w:val="16"/>
                  <w:szCs w:val="16"/>
                </w:rPr>
                <w:t>(0.00)</w:t>
              </w:r>
            </w:ins>
            <w:del w:id="1137"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17167" w14:textId="208171A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38" w:author="Brian William Stacy" w:date="2024-03-13T13:19:00Z">
              <w:r w:rsidRPr="000E4456">
                <w:rPr>
                  <w:rFonts w:ascii="Times New Roman" w:eastAsia="Arial" w:hAnsi="Times New Roman" w:cs="Times New Roman"/>
                  <w:color w:val="000000"/>
                  <w:sz w:val="16"/>
                  <w:szCs w:val="16"/>
                </w:rPr>
                <w:t>(0.00)</w:t>
              </w:r>
            </w:ins>
            <w:del w:id="1139" w:author="Brian William Stacy" w:date="2024-03-13T13:19:00Z">
              <w:r w:rsidRPr="00657054" w:rsidDel="006467ED">
                <w:rPr>
                  <w:rFonts w:ascii="Arial" w:eastAsia="Arial" w:hAnsi="Arial" w:cs="Arial"/>
                  <w:color w:val="000000"/>
                  <w:sz w:val="16"/>
                  <w:szCs w:val="16"/>
                </w:rPr>
                <w:delText>(0.00)</w:delText>
              </w:r>
            </w:del>
          </w:p>
        </w:tc>
      </w:tr>
      <w:tr w:rsidR="00AE4627" w:rsidRPr="00D0466F" w14:paraId="601C589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0953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94A34"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083F6" w14:textId="6C8A5A2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40" w:author="Brian William Stacy" w:date="2024-03-13T13:19:00Z">
              <w:r w:rsidRPr="000E4456">
                <w:rPr>
                  <w:rFonts w:ascii="Times New Roman" w:eastAsia="Arial" w:hAnsi="Times New Roman" w:cs="Times New Roman"/>
                  <w:color w:val="000000"/>
                  <w:sz w:val="16"/>
                  <w:szCs w:val="16"/>
                </w:rPr>
                <w:t>0.009***</w:t>
              </w:r>
            </w:ins>
            <w:del w:id="1141" w:author="Brian William Stacy" w:date="2024-03-13T13:19:00Z">
              <w:r w:rsidRPr="00657054" w:rsidDel="006467ED">
                <w:rPr>
                  <w:rFonts w:ascii="Arial" w:eastAsia="Arial" w:hAnsi="Arial" w:cs="Arial"/>
                  <w:color w:val="000000"/>
                  <w:sz w:val="16"/>
                  <w:szCs w:val="16"/>
                </w:rPr>
                <w:delText>0.010***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32A64" w14:textId="610DB48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42" w:author="Brian William Stacy" w:date="2024-03-13T13:19:00Z">
              <w:r w:rsidRPr="000E4456">
                <w:rPr>
                  <w:rFonts w:ascii="Times New Roman" w:eastAsia="Arial" w:hAnsi="Times New Roman" w:cs="Times New Roman"/>
                  <w:color w:val="000000"/>
                  <w:sz w:val="16"/>
                  <w:szCs w:val="16"/>
                </w:rPr>
                <w:t>0.011***</w:t>
              </w:r>
            </w:ins>
            <w:del w:id="1143" w:author="Brian William Stacy" w:date="2024-03-13T13:19:00Z">
              <w:r w:rsidRPr="00657054" w:rsidDel="006467ED">
                <w:rPr>
                  <w:rFonts w:ascii="Arial" w:eastAsia="Arial" w:hAnsi="Arial" w:cs="Arial"/>
                  <w:color w:val="000000"/>
                  <w:sz w:val="16"/>
                  <w:szCs w:val="16"/>
                </w:rPr>
                <w:delText>0.011***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E16B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5DC0" w14:textId="298A64AC"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44" w:author="Brian William Stacy" w:date="2024-03-13T13:19:00Z">
              <w:r w:rsidRPr="000E4456">
                <w:rPr>
                  <w:rFonts w:ascii="Times New Roman" w:eastAsia="Arial" w:hAnsi="Times New Roman" w:cs="Times New Roman"/>
                  <w:color w:val="000000"/>
                  <w:sz w:val="16"/>
                  <w:szCs w:val="16"/>
                </w:rPr>
                <w:t>0.003</w:t>
              </w:r>
            </w:ins>
            <w:del w:id="1145" w:author="Brian William Stacy" w:date="2024-03-13T13:19:00Z">
              <w:r w:rsidRPr="00657054" w:rsidDel="006467ED">
                <w:rPr>
                  <w:rFonts w:ascii="Arial" w:eastAsia="Arial" w:hAnsi="Arial" w:cs="Arial"/>
                  <w:color w:val="000000"/>
                  <w:sz w:val="16"/>
                  <w:szCs w:val="16"/>
                </w:rPr>
                <w:delText>0.004</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869B6" w14:textId="1458FFA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46" w:author="Brian William Stacy" w:date="2024-03-13T13:19:00Z">
              <w:r w:rsidRPr="000E4456">
                <w:rPr>
                  <w:rFonts w:ascii="Times New Roman" w:eastAsia="Arial" w:hAnsi="Times New Roman" w:cs="Times New Roman"/>
                  <w:color w:val="000000"/>
                  <w:sz w:val="16"/>
                  <w:szCs w:val="16"/>
                </w:rPr>
                <w:t>0.003</w:t>
              </w:r>
            </w:ins>
            <w:del w:id="1147" w:author="Brian William Stacy" w:date="2024-03-13T13:19:00Z">
              <w:r w:rsidRPr="00657054" w:rsidDel="006467ED">
                <w:rPr>
                  <w:rFonts w:ascii="Arial" w:eastAsia="Arial" w:hAnsi="Arial" w:cs="Arial"/>
                  <w:color w:val="000000"/>
                  <w:sz w:val="16"/>
                  <w:szCs w:val="16"/>
                </w:rPr>
                <w:delText>0.004</w:delText>
              </w:r>
            </w:del>
          </w:p>
        </w:tc>
      </w:tr>
      <w:tr w:rsidR="00AE4627" w:rsidRPr="00D0466F" w14:paraId="508D59B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F5AC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AF19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31182" w14:textId="698FCE9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48" w:author="Brian William Stacy" w:date="2024-03-13T13:19:00Z">
              <w:r w:rsidRPr="000E4456">
                <w:rPr>
                  <w:rFonts w:ascii="Times New Roman" w:eastAsia="Arial" w:hAnsi="Times New Roman" w:cs="Times New Roman"/>
                  <w:color w:val="000000"/>
                  <w:sz w:val="16"/>
                  <w:szCs w:val="16"/>
                </w:rPr>
                <w:t>(0.00)</w:t>
              </w:r>
            </w:ins>
            <w:del w:id="1149"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9865" w14:textId="727A46A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50" w:author="Brian William Stacy" w:date="2024-03-13T13:19:00Z">
              <w:r w:rsidRPr="000E4456">
                <w:rPr>
                  <w:rFonts w:ascii="Times New Roman" w:eastAsia="Arial" w:hAnsi="Times New Roman" w:cs="Times New Roman"/>
                  <w:color w:val="000000"/>
                  <w:sz w:val="16"/>
                  <w:szCs w:val="16"/>
                </w:rPr>
                <w:t>(0.00)</w:t>
              </w:r>
            </w:ins>
            <w:del w:id="1151" w:author="Brian William Stacy" w:date="2024-03-13T13:19:00Z">
              <w:r w:rsidRPr="00657054" w:rsidDel="006467ED">
                <w:rPr>
                  <w:rFonts w:ascii="Arial" w:eastAsia="Arial" w:hAnsi="Arial" w:cs="Arial"/>
                  <w:color w:val="000000"/>
                  <w:sz w:val="16"/>
                  <w:szCs w:val="16"/>
                </w:rPr>
                <w:delText>(0.00)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A316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55C83" w14:textId="0C1EE4B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52" w:author="Brian William Stacy" w:date="2024-03-13T13:19:00Z">
              <w:r w:rsidRPr="000E4456">
                <w:rPr>
                  <w:rFonts w:ascii="Times New Roman" w:eastAsia="Arial" w:hAnsi="Times New Roman" w:cs="Times New Roman"/>
                  <w:color w:val="000000"/>
                  <w:sz w:val="16"/>
                  <w:szCs w:val="16"/>
                </w:rPr>
                <w:t>(0.00)</w:t>
              </w:r>
            </w:ins>
            <w:del w:id="1153" w:author="Brian William Stacy" w:date="2024-03-13T13:19:00Z">
              <w:r w:rsidRPr="00657054" w:rsidDel="006467ED">
                <w:rPr>
                  <w:rFonts w:ascii="Arial" w:eastAsia="Arial" w:hAnsi="Arial" w:cs="Arial"/>
                  <w:color w:val="000000"/>
                  <w:sz w:val="16"/>
                  <w:szCs w:val="16"/>
                </w:rPr>
                <w:delText>(0.00)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AD43F" w14:textId="026EB47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54" w:author="Brian William Stacy" w:date="2024-03-13T13:19:00Z">
              <w:r w:rsidRPr="000E4456">
                <w:rPr>
                  <w:rFonts w:ascii="Times New Roman" w:eastAsia="Arial" w:hAnsi="Times New Roman" w:cs="Times New Roman"/>
                  <w:color w:val="000000"/>
                  <w:sz w:val="16"/>
                  <w:szCs w:val="16"/>
                </w:rPr>
                <w:t>(0.00)</w:t>
              </w:r>
            </w:ins>
            <w:del w:id="1155" w:author="Brian William Stacy" w:date="2024-03-13T13:19:00Z">
              <w:r w:rsidRPr="00657054" w:rsidDel="006467ED">
                <w:rPr>
                  <w:rFonts w:ascii="Arial" w:eastAsia="Arial" w:hAnsi="Arial" w:cs="Arial"/>
                  <w:color w:val="000000"/>
                  <w:sz w:val="16"/>
                  <w:szCs w:val="16"/>
                </w:rPr>
                <w:delText>(0.00)</w:delText>
              </w:r>
            </w:del>
          </w:p>
        </w:tc>
      </w:tr>
      <w:tr w:rsidR="00AE4627" w:rsidRPr="00D0466F" w14:paraId="4977858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8946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13C96" w14:textId="03660E4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56" w:author="Brian William Stacy" w:date="2024-03-13T13:19:00Z">
              <w:r w:rsidRPr="000E4456">
                <w:rPr>
                  <w:rFonts w:ascii="Times New Roman" w:eastAsia="Arial" w:hAnsi="Times New Roman" w:cs="Times New Roman"/>
                  <w:color w:val="000000"/>
                  <w:sz w:val="16"/>
                  <w:szCs w:val="16"/>
                </w:rPr>
                <w:t>0.127***</w:t>
              </w:r>
            </w:ins>
            <w:del w:id="1157" w:author="Brian William Stacy" w:date="2024-03-13T13:19:00Z">
              <w:r w:rsidRPr="00657054" w:rsidDel="006467ED">
                <w:rPr>
                  <w:rFonts w:ascii="Arial" w:eastAsia="Arial" w:hAnsi="Arial" w:cs="Arial"/>
                  <w:color w:val="000000"/>
                  <w:sz w:val="16"/>
                  <w:szCs w:val="16"/>
                </w:rPr>
                <w:delText>0.127***</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DF6D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B63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48930" w14:textId="5727DB7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58" w:author="Brian William Stacy" w:date="2024-03-13T13:19:00Z">
              <w:r w:rsidRPr="000E4456">
                <w:rPr>
                  <w:rFonts w:ascii="Times New Roman" w:eastAsia="Arial" w:hAnsi="Times New Roman" w:cs="Times New Roman"/>
                  <w:color w:val="000000"/>
                  <w:sz w:val="16"/>
                  <w:szCs w:val="16"/>
                </w:rPr>
                <w:t>0.411***</w:t>
              </w:r>
            </w:ins>
            <w:del w:id="1159" w:author="Brian William Stacy" w:date="2024-03-13T13:19:00Z">
              <w:r w:rsidRPr="00657054" w:rsidDel="006467ED">
                <w:rPr>
                  <w:rFonts w:ascii="Arial" w:eastAsia="Arial" w:hAnsi="Arial" w:cs="Arial"/>
                  <w:color w:val="000000"/>
                  <w:sz w:val="16"/>
                  <w:szCs w:val="16"/>
                </w:rPr>
                <w:delText>0.411***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FB4E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CD4A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AE4627" w:rsidRPr="00D0466F" w14:paraId="25A535C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6AF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6D7FC" w14:textId="68C0D93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60" w:author="Brian William Stacy" w:date="2024-03-13T13:19:00Z">
              <w:r w:rsidRPr="000E4456">
                <w:rPr>
                  <w:rFonts w:ascii="Times New Roman" w:eastAsia="Arial" w:hAnsi="Times New Roman" w:cs="Times New Roman"/>
                  <w:color w:val="000000"/>
                  <w:sz w:val="16"/>
                  <w:szCs w:val="16"/>
                </w:rPr>
                <w:t>(0.03)</w:t>
              </w:r>
            </w:ins>
            <w:del w:id="1161" w:author="Brian William Stacy" w:date="2024-03-13T13:19:00Z">
              <w:r w:rsidRPr="00657054" w:rsidDel="006467ED">
                <w:rPr>
                  <w:rFonts w:ascii="Arial" w:eastAsia="Arial" w:hAnsi="Arial" w:cs="Arial"/>
                  <w:color w:val="000000"/>
                  <w:sz w:val="16"/>
                  <w:szCs w:val="16"/>
                </w:rPr>
                <w:delText>(0.03)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885E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516C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89F4C" w14:textId="2D1268D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162" w:author="Brian William Stacy" w:date="2024-03-13T13:19:00Z">
              <w:r w:rsidRPr="000E4456">
                <w:rPr>
                  <w:rFonts w:ascii="Times New Roman" w:eastAsia="Arial" w:hAnsi="Times New Roman" w:cs="Times New Roman"/>
                  <w:color w:val="000000"/>
                  <w:sz w:val="16"/>
                  <w:szCs w:val="16"/>
                </w:rPr>
                <w:t>(0.03)</w:t>
              </w:r>
            </w:ins>
            <w:del w:id="1163" w:author="Brian William Stacy" w:date="2024-03-13T13:19:00Z">
              <w:r w:rsidRPr="00657054" w:rsidDel="006467ED">
                <w:rPr>
                  <w:rFonts w:ascii="Arial" w:eastAsia="Arial" w:hAnsi="Arial" w:cs="Arial"/>
                  <w:color w:val="000000"/>
                  <w:sz w:val="16"/>
                  <w:szCs w:val="16"/>
                </w:rPr>
                <w:delText>(0.03)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404D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BA5D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7DC0BAE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D71A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EFE3E"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164" w:author="Brian William Stacy" w:date="2024-03-13T13:19: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C8F27"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65"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166" w:author="Brian William Stacy" w:date="2024-03-13T13:19:00Z">
                  <w:rPr>
                    <w:rFonts w:ascii="Times New Roman" w:eastAsia="Arial" w:hAnsi="Times New Roman" w:cs="Times New Roman"/>
                    <w:color w:val="000000"/>
                    <w:sz w:val="18"/>
                    <w:szCs w:val="18"/>
                  </w:rPr>
                </w:rPrChange>
              </w:rPr>
              <w:t>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CA41C"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67" w:author="Brian William Stacy" w:date="2024-03-13T13:19:00Z">
                  <w:rPr>
                    <w:rFonts w:ascii="Times New Roman" w:eastAsia="Arial" w:hAnsi="Times New Roman" w:cs="Times New Roman"/>
                    <w:color w:val="000000"/>
                    <w:sz w:val="18"/>
                    <w:szCs w:val="18"/>
                  </w:rPr>
                </w:rPrChange>
              </w:rPr>
            </w:pPr>
            <w:r w:rsidRPr="00AE4627">
              <w:rPr>
                <w:rFonts w:ascii="Times New Roman" w:hAnsi="Times New Roman" w:cs="Times New Roman"/>
                <w:sz w:val="16"/>
                <w:szCs w:val="16"/>
                <w:rPrChange w:id="1168" w:author="Brian William Stacy" w:date="2024-03-13T13:19:00Z">
                  <w:rPr>
                    <w:rFonts w:ascii="Times New Roman" w:hAnsi="Times New Roman" w:cs="Times New Roman"/>
                    <w:sz w:val="18"/>
                    <w:szCs w:val="18"/>
                  </w:rPr>
                </w:rPrChange>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090F3"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169" w:author="Brian William Stacy" w:date="2024-03-13T13:19: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59EC2" w14:textId="71D2ECC0"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70" w:author="Brian William Stacy" w:date="2024-03-13T13:19:00Z">
                  <w:rPr>
                    <w:rFonts w:ascii="Times New Roman" w:eastAsia="Arial" w:hAnsi="Times New Roman" w:cs="Times New Roman"/>
                    <w:color w:val="000000"/>
                    <w:sz w:val="18"/>
                    <w:szCs w:val="18"/>
                  </w:rPr>
                </w:rPrChange>
              </w:rPr>
            </w:pPr>
            <w:r w:rsidRPr="00AE4627">
              <w:rPr>
                <w:rFonts w:ascii="Times New Roman" w:hAnsi="Times New Roman" w:cs="Times New Roman"/>
                <w:sz w:val="16"/>
                <w:szCs w:val="16"/>
                <w:rPrChange w:id="1171" w:author="Brian William Stacy" w:date="2024-03-13T13:19:00Z">
                  <w:rPr>
                    <w:rFonts w:ascii="Times New Roman" w:hAnsi="Times New Roman" w:cs="Times New Roman"/>
                    <w:sz w:val="18"/>
                    <w:szCs w:val="18"/>
                  </w:rPr>
                </w:rPrChange>
              </w:rPr>
              <w:t>0.0</w:t>
            </w:r>
            <w:r w:rsidR="00423A28" w:rsidRPr="00AE4627">
              <w:rPr>
                <w:rFonts w:ascii="Times New Roman" w:hAnsi="Times New Roman" w:cs="Times New Roman"/>
                <w:sz w:val="16"/>
                <w:szCs w:val="16"/>
                <w:rPrChange w:id="1172" w:author="Brian William Stacy" w:date="2024-03-13T13:19:00Z">
                  <w:rPr>
                    <w:rFonts w:ascii="Times New Roman" w:hAnsi="Times New Roman" w:cs="Times New Roman"/>
                    <w:sz w:val="18"/>
                    <w:szCs w:val="18"/>
                  </w:rPr>
                </w:rPrChange>
              </w:rPr>
              <w:t>6</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684235"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73"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174" w:author="Brian William Stacy" w:date="2024-03-13T13:19:00Z">
                  <w:rPr>
                    <w:rFonts w:ascii="Times New Roman" w:eastAsia="Arial" w:hAnsi="Times New Roman" w:cs="Times New Roman"/>
                    <w:color w:val="000000"/>
                    <w:sz w:val="18"/>
                    <w:szCs w:val="18"/>
                  </w:rPr>
                </w:rPrChange>
              </w:rPr>
              <w:t>0.05</w:t>
            </w:r>
          </w:p>
        </w:tc>
      </w:tr>
      <w:tr w:rsidR="008535A7" w:rsidRPr="00D0466F" w14:paraId="1CBD443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CF0CF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31C3BD"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175" w:author="Brian William Stacy" w:date="2024-03-13T13:19: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EF93C"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76"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177" w:author="Brian William Stacy" w:date="2024-03-13T13:19:00Z">
                  <w:rPr>
                    <w:rFonts w:ascii="Times New Roman" w:eastAsia="Arial" w:hAnsi="Times New Roman" w:cs="Times New Roman"/>
                    <w:color w:val="000000"/>
                    <w:sz w:val="18"/>
                    <w:szCs w:val="18"/>
                  </w:rPr>
                </w:rPrChange>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1C48E4"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78" w:author="Brian William Stacy" w:date="2024-03-13T13:19:00Z">
                  <w:rPr>
                    <w:rFonts w:ascii="Times New Roman" w:eastAsia="Arial" w:hAnsi="Times New Roman" w:cs="Times New Roman"/>
                    <w:color w:val="000000"/>
                    <w:sz w:val="18"/>
                    <w:szCs w:val="18"/>
                  </w:rPr>
                </w:rPrChange>
              </w:rPr>
            </w:pPr>
            <w:r w:rsidRPr="00AE4627">
              <w:rPr>
                <w:rFonts w:ascii="Times New Roman" w:hAnsi="Times New Roman" w:cs="Times New Roman"/>
                <w:sz w:val="16"/>
                <w:szCs w:val="16"/>
                <w:rPrChange w:id="1179" w:author="Brian William Stacy" w:date="2024-03-13T13:19:00Z">
                  <w:rPr>
                    <w:rFonts w:ascii="Times New Roman" w:hAnsi="Times New Roman" w:cs="Times New Roman"/>
                    <w:sz w:val="18"/>
                    <w:szCs w:val="18"/>
                  </w:rPr>
                </w:rPrChange>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5215A"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180" w:author="Brian William Stacy" w:date="2024-03-13T13:19: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7D6152"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81" w:author="Brian William Stacy" w:date="2024-03-13T13:19:00Z">
                  <w:rPr>
                    <w:rFonts w:ascii="Times New Roman" w:eastAsia="Arial" w:hAnsi="Times New Roman" w:cs="Times New Roman"/>
                    <w:color w:val="000000"/>
                    <w:sz w:val="18"/>
                    <w:szCs w:val="18"/>
                  </w:rPr>
                </w:rPrChange>
              </w:rPr>
            </w:pPr>
            <w:r w:rsidRPr="00AE4627">
              <w:rPr>
                <w:rFonts w:ascii="Times New Roman" w:hAnsi="Times New Roman" w:cs="Times New Roman"/>
                <w:sz w:val="16"/>
                <w:szCs w:val="16"/>
                <w:rPrChange w:id="1182" w:author="Brian William Stacy" w:date="2024-03-13T13:19:00Z">
                  <w:rPr>
                    <w:rFonts w:ascii="Times New Roman" w:hAnsi="Times New Roman" w:cs="Times New Roman"/>
                    <w:sz w:val="18"/>
                    <w:szCs w:val="18"/>
                  </w:rPr>
                </w:rPrChange>
              </w:rPr>
              <w:t>0.02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B68B9"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83" w:author="Brian William Stacy" w:date="2024-03-13T13:19:00Z">
                  <w:rPr>
                    <w:rFonts w:ascii="Times New Roman" w:eastAsia="Arial" w:hAnsi="Times New Roman" w:cs="Times New Roman"/>
                    <w:color w:val="000000"/>
                    <w:sz w:val="18"/>
                    <w:szCs w:val="18"/>
                  </w:rPr>
                </w:rPrChange>
              </w:rPr>
            </w:pPr>
            <w:r w:rsidRPr="00AE4627">
              <w:rPr>
                <w:rFonts w:ascii="Times New Roman" w:hAnsi="Times New Roman" w:cs="Times New Roman"/>
                <w:sz w:val="16"/>
                <w:szCs w:val="16"/>
                <w:rPrChange w:id="1184" w:author="Brian William Stacy" w:date="2024-03-13T13:19:00Z">
                  <w:rPr>
                    <w:rFonts w:ascii="Times New Roman" w:hAnsi="Times New Roman" w:cs="Times New Roman"/>
                    <w:sz w:val="18"/>
                    <w:szCs w:val="18"/>
                  </w:rPr>
                </w:rPrChange>
              </w:rPr>
              <w:t>0.02</w:t>
            </w:r>
          </w:p>
        </w:tc>
      </w:tr>
      <w:tr w:rsidR="0032210A" w:rsidRPr="00D0466F" w14:paraId="1F83328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DF47A" w14:textId="77777777" w:rsidR="0032210A" w:rsidRPr="00D0466F"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8BCA4" w14:textId="4A6D6653" w:rsidR="0032210A" w:rsidRPr="00AE4627"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185" w:author="Brian William Stacy" w:date="2024-03-13T13:19:00Z">
                  <w:rPr>
                    <w:rFonts w:ascii="Times New Roman" w:hAnsi="Times New Roman" w:cs="Times New Roman"/>
                    <w:sz w:val="18"/>
                    <w:szCs w:val="18"/>
                  </w:rPr>
                </w:rPrChange>
              </w:rPr>
            </w:pPr>
            <w:ins w:id="1186" w:author="Brian William Stacy" w:date="2024-03-13T13:20:00Z">
              <w:r w:rsidRPr="000E4456">
                <w:rPr>
                  <w:rFonts w:ascii="Times New Roman" w:eastAsia="Arial" w:hAnsi="Times New Roman" w:cs="Times New Roman"/>
                  <w:color w:val="000000"/>
                  <w:sz w:val="16"/>
                  <w:szCs w:val="16"/>
                </w:rPr>
                <w:t>0.563</w:t>
              </w:r>
            </w:ins>
            <w:del w:id="1187" w:author="Brian William Stacy" w:date="2024-03-13T13:20:00Z">
              <w:r w:rsidRPr="00AE4627" w:rsidDel="0049626F">
                <w:rPr>
                  <w:rFonts w:ascii="Arial" w:eastAsia="Arial" w:hAnsi="Arial" w:cs="Arial"/>
                  <w:color w:val="000000"/>
                  <w:sz w:val="16"/>
                  <w:szCs w:val="16"/>
                </w:rPr>
                <w:delText>0.562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9D4FF" w14:textId="02D8B809" w:rsidR="0032210A" w:rsidRPr="00AE4627"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88" w:author="Brian William Stacy" w:date="2024-03-13T13:19:00Z">
                  <w:rPr>
                    <w:rFonts w:ascii="Times New Roman" w:eastAsia="Arial" w:hAnsi="Times New Roman" w:cs="Times New Roman"/>
                    <w:color w:val="000000"/>
                    <w:sz w:val="18"/>
                    <w:szCs w:val="18"/>
                  </w:rPr>
                </w:rPrChange>
              </w:rPr>
            </w:pPr>
            <w:ins w:id="1189" w:author="Brian William Stacy" w:date="2024-03-13T13:20:00Z">
              <w:r w:rsidRPr="000E4456">
                <w:rPr>
                  <w:rFonts w:ascii="Times New Roman" w:eastAsia="Arial" w:hAnsi="Times New Roman" w:cs="Times New Roman"/>
                  <w:color w:val="000000"/>
                  <w:sz w:val="16"/>
                  <w:szCs w:val="16"/>
                </w:rPr>
                <w:t>0.991</w:t>
              </w:r>
            </w:ins>
            <w:del w:id="1190" w:author="Brian William Stacy" w:date="2024-03-13T13:20:00Z">
              <w:r w:rsidRPr="00AE4627" w:rsidDel="0049626F">
                <w:rPr>
                  <w:rFonts w:ascii="Arial" w:eastAsia="Arial" w:hAnsi="Arial" w:cs="Arial"/>
                  <w:color w:val="000000"/>
                  <w:sz w:val="16"/>
                  <w:szCs w:val="16"/>
                </w:rPr>
                <w:delText>0.991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CE006" w14:textId="08824B46" w:rsidR="0032210A" w:rsidRPr="00AE4627"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91" w:author="Brian William Stacy" w:date="2024-03-13T13:19:00Z">
                  <w:rPr>
                    <w:rFonts w:ascii="Times New Roman" w:eastAsia="Arial" w:hAnsi="Times New Roman" w:cs="Times New Roman"/>
                    <w:color w:val="000000"/>
                    <w:sz w:val="18"/>
                    <w:szCs w:val="18"/>
                  </w:rPr>
                </w:rPrChange>
              </w:rPr>
            </w:pPr>
            <w:ins w:id="1192" w:author="Brian William Stacy" w:date="2024-03-13T13:20:00Z">
              <w:r w:rsidRPr="000E4456">
                <w:rPr>
                  <w:rFonts w:ascii="Times New Roman" w:eastAsia="Arial" w:hAnsi="Times New Roman" w:cs="Times New Roman"/>
                  <w:color w:val="000000"/>
                  <w:sz w:val="16"/>
                  <w:szCs w:val="16"/>
                </w:rPr>
                <w:t>0.991</w:t>
              </w:r>
            </w:ins>
            <w:del w:id="1193" w:author="Brian William Stacy" w:date="2024-03-13T13:20:00Z">
              <w:r w:rsidRPr="00AE4627" w:rsidDel="0049626F">
                <w:rPr>
                  <w:rFonts w:ascii="Arial" w:eastAsia="Arial" w:hAnsi="Arial" w:cs="Arial"/>
                  <w:color w:val="000000"/>
                  <w:sz w:val="16"/>
                  <w:szCs w:val="16"/>
                </w:rPr>
                <w:delText>0.991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B3886" w14:textId="36EF59E5" w:rsidR="0032210A" w:rsidRPr="00AE4627"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194" w:author="Brian William Stacy" w:date="2024-03-13T13:19:00Z">
                  <w:rPr>
                    <w:rFonts w:ascii="Times New Roman" w:hAnsi="Times New Roman" w:cs="Times New Roman"/>
                    <w:sz w:val="18"/>
                    <w:szCs w:val="18"/>
                  </w:rPr>
                </w:rPrChange>
              </w:rPr>
            </w:pPr>
            <w:ins w:id="1195" w:author="Brian William Stacy" w:date="2024-03-13T13:20:00Z">
              <w:r w:rsidRPr="000E4456">
                <w:rPr>
                  <w:rFonts w:ascii="Times New Roman" w:eastAsia="Arial" w:hAnsi="Times New Roman" w:cs="Times New Roman"/>
                  <w:color w:val="000000"/>
                  <w:sz w:val="16"/>
                  <w:szCs w:val="16"/>
                </w:rPr>
                <w:t>0.767</w:t>
              </w:r>
            </w:ins>
            <w:del w:id="1196" w:author="Brian William Stacy" w:date="2024-03-13T13:20:00Z">
              <w:r w:rsidRPr="00AE4627" w:rsidDel="0049626F">
                <w:rPr>
                  <w:rFonts w:ascii="Arial" w:eastAsia="Arial" w:hAnsi="Arial" w:cs="Arial"/>
                  <w:color w:val="000000"/>
                  <w:sz w:val="16"/>
                  <w:szCs w:val="16"/>
                </w:rPr>
                <w:delText>0.769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43E33" w14:textId="398DA092" w:rsidR="0032210A" w:rsidRPr="00AE4627"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197" w:author="Brian William Stacy" w:date="2024-03-13T13:19:00Z">
                  <w:rPr>
                    <w:rFonts w:ascii="Times New Roman" w:eastAsia="Arial" w:hAnsi="Times New Roman" w:cs="Times New Roman"/>
                    <w:color w:val="000000"/>
                    <w:sz w:val="18"/>
                    <w:szCs w:val="18"/>
                  </w:rPr>
                </w:rPrChange>
              </w:rPr>
            </w:pPr>
            <w:ins w:id="1198" w:author="Brian William Stacy" w:date="2024-03-13T13:20:00Z">
              <w:r w:rsidRPr="000E4456">
                <w:rPr>
                  <w:rFonts w:ascii="Times New Roman" w:eastAsia="Arial" w:hAnsi="Times New Roman" w:cs="Times New Roman"/>
                  <w:color w:val="000000"/>
                  <w:sz w:val="16"/>
                  <w:szCs w:val="16"/>
                </w:rPr>
                <w:t>0.992</w:t>
              </w:r>
            </w:ins>
            <w:del w:id="1199" w:author="Brian William Stacy" w:date="2024-03-13T13:20:00Z">
              <w:r w:rsidRPr="00AE4627" w:rsidDel="0049626F">
                <w:rPr>
                  <w:rFonts w:ascii="Arial" w:eastAsia="Arial" w:hAnsi="Arial" w:cs="Arial"/>
                  <w:color w:val="000000"/>
                  <w:sz w:val="16"/>
                  <w:szCs w:val="16"/>
                </w:rPr>
                <w:delText>0.992</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31C58" w14:textId="3BC3B20B" w:rsidR="0032210A" w:rsidRPr="00AE4627"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00" w:author="Brian William Stacy" w:date="2024-03-13T13:19:00Z">
                  <w:rPr>
                    <w:rFonts w:ascii="Times New Roman" w:eastAsia="Arial" w:hAnsi="Times New Roman" w:cs="Times New Roman"/>
                    <w:color w:val="000000"/>
                    <w:sz w:val="18"/>
                    <w:szCs w:val="18"/>
                  </w:rPr>
                </w:rPrChange>
              </w:rPr>
            </w:pPr>
            <w:ins w:id="1201" w:author="Brian William Stacy" w:date="2024-03-13T13:20:00Z">
              <w:r w:rsidRPr="000E4456">
                <w:rPr>
                  <w:rFonts w:ascii="Times New Roman" w:eastAsia="Arial" w:hAnsi="Times New Roman" w:cs="Times New Roman"/>
                  <w:color w:val="000000"/>
                  <w:sz w:val="16"/>
                  <w:szCs w:val="16"/>
                </w:rPr>
                <w:t>0.992</w:t>
              </w:r>
            </w:ins>
            <w:del w:id="1202" w:author="Brian William Stacy" w:date="2024-03-13T13:20:00Z">
              <w:r w:rsidRPr="00AE4627" w:rsidDel="0049626F">
                <w:rPr>
                  <w:rFonts w:ascii="Arial" w:eastAsia="Arial" w:hAnsi="Arial" w:cs="Arial"/>
                  <w:color w:val="000000"/>
                  <w:sz w:val="16"/>
                  <w:szCs w:val="16"/>
                </w:rPr>
                <w:delText>0.992</w:delText>
              </w:r>
            </w:del>
          </w:p>
        </w:tc>
      </w:tr>
      <w:tr w:rsidR="008535A7" w:rsidRPr="00D0466F" w14:paraId="0E4214B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59D91"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A6C37"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03" w:author="Brian William Stacy" w:date="2024-03-13T13:19:00Z">
                  <w:rPr>
                    <w:rFonts w:ascii="Times New Roman" w:eastAsia="Arial" w:hAnsi="Times New Roman" w:cs="Times New Roman"/>
                    <w:color w:val="000000"/>
                    <w:sz w:val="18"/>
                    <w:szCs w:val="18"/>
                  </w:rPr>
                </w:rPrChange>
              </w:rPr>
            </w:pPr>
            <w:r w:rsidRPr="00AE4627">
              <w:rPr>
                <w:rFonts w:ascii="Times New Roman" w:hAnsi="Times New Roman" w:cs="Times New Roman"/>
                <w:sz w:val="16"/>
                <w:szCs w:val="16"/>
                <w:rPrChange w:id="1204" w:author="Brian William Stacy" w:date="2024-03-13T13:19:00Z">
                  <w:rPr>
                    <w:rFonts w:ascii="Times New Roman" w:hAnsi="Times New Roman" w:cs="Times New Roman"/>
                    <w:sz w:val="18"/>
                    <w:szCs w:val="18"/>
                  </w:rPr>
                </w:rPrChange>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637B8"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05"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06" w:author="Brian William Stacy" w:date="2024-03-13T13:19:00Z">
                  <w:rPr>
                    <w:rFonts w:ascii="Times New Roman" w:eastAsia="Arial" w:hAnsi="Times New Roman" w:cs="Times New Roman"/>
                    <w:color w:val="000000"/>
                    <w:sz w:val="18"/>
                    <w:szCs w:val="18"/>
                  </w:rPr>
                </w:rPrChange>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8176"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07"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08" w:author="Brian William Stacy" w:date="2024-03-13T13:19:00Z">
                  <w:rPr>
                    <w:rFonts w:ascii="Times New Roman" w:eastAsia="Arial" w:hAnsi="Times New Roman" w:cs="Times New Roman"/>
                    <w:color w:val="000000"/>
                    <w:sz w:val="18"/>
                    <w:szCs w:val="18"/>
                  </w:rPr>
                </w:rPrChange>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749D6"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09" w:author="Brian William Stacy" w:date="2024-03-13T13:19:00Z">
                  <w:rPr>
                    <w:rFonts w:ascii="Times New Roman" w:eastAsia="Arial" w:hAnsi="Times New Roman" w:cs="Times New Roman"/>
                    <w:color w:val="000000"/>
                    <w:sz w:val="18"/>
                    <w:szCs w:val="18"/>
                  </w:rPr>
                </w:rPrChange>
              </w:rPr>
            </w:pPr>
            <w:r w:rsidRPr="00AE4627">
              <w:rPr>
                <w:rFonts w:ascii="Times New Roman" w:hAnsi="Times New Roman" w:cs="Times New Roman"/>
                <w:sz w:val="16"/>
                <w:szCs w:val="16"/>
                <w:rPrChange w:id="1210" w:author="Brian William Stacy" w:date="2024-03-13T13:19:00Z">
                  <w:rPr>
                    <w:rFonts w:ascii="Times New Roman" w:hAnsi="Times New Roman" w:cs="Times New Roman"/>
                    <w:sz w:val="18"/>
                    <w:szCs w:val="18"/>
                  </w:rPr>
                </w:rPrChange>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8528A"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11"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12" w:author="Brian William Stacy" w:date="2024-03-13T13:19:00Z">
                  <w:rPr>
                    <w:rFonts w:ascii="Times New Roman" w:eastAsia="Arial" w:hAnsi="Times New Roman" w:cs="Times New Roman"/>
                    <w:color w:val="000000"/>
                    <w:sz w:val="18"/>
                    <w:szCs w:val="18"/>
                  </w:rPr>
                </w:rPrChange>
              </w:rPr>
              <w:t>Yes</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329AA" w14:textId="77777777"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13"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14" w:author="Brian William Stacy" w:date="2024-03-13T13:19:00Z">
                  <w:rPr>
                    <w:rFonts w:ascii="Times New Roman" w:eastAsia="Arial" w:hAnsi="Times New Roman" w:cs="Times New Roman"/>
                    <w:color w:val="000000"/>
                    <w:sz w:val="18"/>
                    <w:szCs w:val="18"/>
                  </w:rPr>
                </w:rPrChange>
              </w:rPr>
              <w:t>Yes</w:t>
            </w:r>
          </w:p>
        </w:tc>
      </w:tr>
      <w:tr w:rsidR="008535A7" w:rsidRPr="00D0466F" w14:paraId="266C975F" w14:textId="77777777" w:rsidTr="004A4172">
        <w:trPr>
          <w:trHeight w:val="333"/>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13534"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2D060" w14:textId="21E900BF" w:rsidR="008535A7" w:rsidRPr="00AE462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15"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16" w:author="Brian William Stacy" w:date="2024-03-13T13:19:00Z">
                  <w:rPr>
                    <w:rFonts w:ascii="Times New Roman" w:eastAsia="Arial" w:hAnsi="Times New Roman" w:cs="Times New Roman"/>
                    <w:color w:val="000000"/>
                    <w:sz w:val="18"/>
                    <w:szCs w:val="18"/>
                  </w:rPr>
                </w:rPrChange>
              </w:rPr>
              <w:t>15</w:t>
            </w:r>
            <w:r w:rsidR="00423A28" w:rsidRPr="00AE4627">
              <w:rPr>
                <w:rFonts w:ascii="Times New Roman" w:eastAsia="Arial" w:hAnsi="Times New Roman" w:cs="Times New Roman"/>
                <w:color w:val="000000"/>
                <w:sz w:val="16"/>
                <w:szCs w:val="16"/>
                <w:rPrChange w:id="1217" w:author="Brian William Stacy" w:date="2024-03-13T13:19:00Z">
                  <w:rPr>
                    <w:rFonts w:ascii="Times New Roman" w:eastAsia="Arial" w:hAnsi="Times New Roman" w:cs="Times New Roman"/>
                    <w:color w:val="000000"/>
                    <w:sz w:val="18"/>
                    <w:szCs w:val="18"/>
                  </w:rPr>
                </w:rPrChange>
              </w:rPr>
              <w:t>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CD78" w14:textId="02CE5FFB" w:rsidR="008535A7" w:rsidRPr="00AE4627"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18"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19" w:author="Brian William Stacy" w:date="2024-03-13T13:19:00Z">
                  <w:rPr>
                    <w:rFonts w:ascii="Times New Roman" w:eastAsia="Arial" w:hAnsi="Times New Roman" w:cs="Times New Roman"/>
                    <w:color w:val="000000"/>
                    <w:sz w:val="18"/>
                    <w:szCs w:val="18"/>
                  </w:rPr>
                </w:rPrChange>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718DC" w14:textId="4244C353" w:rsidR="008535A7" w:rsidRPr="00AE4627"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20"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21" w:author="Brian William Stacy" w:date="2024-03-13T13:19:00Z">
                  <w:rPr>
                    <w:rFonts w:ascii="Times New Roman" w:eastAsia="Arial" w:hAnsi="Times New Roman" w:cs="Times New Roman"/>
                    <w:color w:val="000000"/>
                    <w:sz w:val="18"/>
                    <w:szCs w:val="18"/>
                  </w:rPr>
                </w:rPrChange>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18678" w14:textId="63062843" w:rsidR="008535A7" w:rsidRPr="00AE4627"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22"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23" w:author="Brian William Stacy" w:date="2024-03-13T13:19:00Z">
                  <w:rPr>
                    <w:rFonts w:ascii="Times New Roman" w:eastAsia="Arial" w:hAnsi="Times New Roman" w:cs="Times New Roman"/>
                    <w:color w:val="000000"/>
                    <w:sz w:val="18"/>
                    <w:szCs w:val="18"/>
                  </w:rPr>
                </w:rPrChange>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062FD" w14:textId="7E436C66" w:rsidR="008535A7" w:rsidRPr="00AE4627"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24"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25" w:author="Brian William Stacy" w:date="2024-03-13T13:19:00Z">
                  <w:rPr>
                    <w:rFonts w:ascii="Times New Roman" w:eastAsia="Arial" w:hAnsi="Times New Roman" w:cs="Times New Roman"/>
                    <w:color w:val="000000"/>
                    <w:sz w:val="18"/>
                    <w:szCs w:val="18"/>
                  </w:rPr>
                </w:rPrChange>
              </w:rPr>
              <w:t>151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262FE" w14:textId="7BA291FE" w:rsidR="008535A7" w:rsidRPr="00AE4627"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226" w:author="Brian William Stacy" w:date="2024-03-13T13:19:00Z">
                  <w:rPr>
                    <w:rFonts w:ascii="Times New Roman" w:eastAsia="Arial" w:hAnsi="Times New Roman" w:cs="Times New Roman"/>
                    <w:color w:val="000000"/>
                    <w:sz w:val="18"/>
                    <w:szCs w:val="18"/>
                  </w:rPr>
                </w:rPrChange>
              </w:rPr>
            </w:pPr>
            <w:r w:rsidRPr="00AE4627">
              <w:rPr>
                <w:rFonts w:ascii="Times New Roman" w:eastAsia="Arial" w:hAnsi="Times New Roman" w:cs="Times New Roman"/>
                <w:color w:val="000000"/>
                <w:sz w:val="16"/>
                <w:szCs w:val="16"/>
                <w:rPrChange w:id="1227" w:author="Brian William Stacy" w:date="2024-03-13T13:19:00Z">
                  <w:rPr>
                    <w:rFonts w:ascii="Times New Roman" w:eastAsia="Arial" w:hAnsi="Times New Roman" w:cs="Times New Roman"/>
                    <w:color w:val="000000"/>
                    <w:sz w:val="18"/>
                    <w:szCs w:val="18"/>
                  </w:rPr>
                </w:rPrChange>
              </w:rPr>
              <w:t>151</w:t>
            </w:r>
          </w:p>
        </w:tc>
      </w:tr>
      <w:tr w:rsidR="00FA5B26" w:rsidRPr="00D0466F" w14:paraId="18072C47" w14:textId="77777777" w:rsidTr="004A4172">
        <w:trPr>
          <w:jc w:val="center"/>
        </w:trPr>
        <w:tc>
          <w:tcPr>
            <w:tcW w:w="39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F7DCF9" w14:textId="77777777" w:rsidR="00FA5B26" w:rsidRPr="00D0466F"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4FE8A" w14:textId="5ECF3667" w:rsidR="00FA5B26" w:rsidRPr="00AE4627"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228" w:author="Brian William Stacy" w:date="2024-03-13T13:19:00Z">
                  <w:rPr>
                    <w:rFonts w:ascii="Times New Roman" w:hAnsi="Times New Roman" w:cs="Times New Roman"/>
                    <w:sz w:val="18"/>
                    <w:szCs w:val="18"/>
                  </w:rPr>
                </w:rPrChange>
              </w:rPr>
            </w:pPr>
            <w:ins w:id="1229" w:author="Brian William Stacy" w:date="2024-03-13T13:20:00Z">
              <w:r w:rsidRPr="000E4456">
                <w:rPr>
                  <w:rFonts w:ascii="Times New Roman" w:eastAsia="Arial" w:hAnsi="Times New Roman" w:cs="Times New Roman"/>
                  <w:color w:val="000000"/>
                  <w:sz w:val="16"/>
                  <w:szCs w:val="16"/>
                </w:rPr>
                <w:t>1036</w:t>
              </w:r>
            </w:ins>
            <w:del w:id="1230" w:author="Brian William Stacy" w:date="2024-03-13T13:20:00Z">
              <w:r w:rsidRPr="00AE4627" w:rsidDel="008104DA">
                <w:rPr>
                  <w:rFonts w:ascii="Arial" w:eastAsia="Arial" w:hAnsi="Arial" w:cs="Arial"/>
                  <w:color w:val="000000"/>
                  <w:sz w:val="16"/>
                  <w:szCs w:val="16"/>
                </w:rPr>
                <w:delText>1051</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05FC46" w14:textId="5FADFF06" w:rsidR="00FA5B26" w:rsidRPr="00AE4627"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231" w:author="Brian William Stacy" w:date="2024-03-13T13:19:00Z">
                  <w:rPr>
                    <w:rFonts w:ascii="Times New Roman" w:hAnsi="Times New Roman" w:cs="Times New Roman"/>
                    <w:sz w:val="18"/>
                    <w:szCs w:val="18"/>
                  </w:rPr>
                </w:rPrChange>
              </w:rPr>
            </w:pPr>
            <w:ins w:id="1232" w:author="Brian William Stacy" w:date="2024-03-13T13:20:00Z">
              <w:r w:rsidRPr="000E4456">
                <w:rPr>
                  <w:rFonts w:ascii="Times New Roman" w:eastAsia="Arial" w:hAnsi="Times New Roman" w:cs="Times New Roman"/>
                  <w:color w:val="000000"/>
                  <w:sz w:val="16"/>
                  <w:szCs w:val="16"/>
                </w:rPr>
                <w:t>1036</w:t>
              </w:r>
            </w:ins>
            <w:del w:id="1233" w:author="Brian William Stacy" w:date="2024-03-13T13:20:00Z">
              <w:r w:rsidRPr="00AE4627" w:rsidDel="008104DA">
                <w:rPr>
                  <w:rFonts w:ascii="Arial" w:eastAsia="Arial" w:hAnsi="Arial" w:cs="Arial"/>
                  <w:color w:val="000000"/>
                  <w:sz w:val="16"/>
                  <w:szCs w:val="16"/>
                </w:rPr>
                <w:delText>1051</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AC0B48" w14:textId="4FC2C49C" w:rsidR="00FA5B26" w:rsidRPr="00AE4627"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234" w:author="Brian William Stacy" w:date="2024-03-13T13:19:00Z">
                  <w:rPr>
                    <w:rFonts w:ascii="Times New Roman" w:hAnsi="Times New Roman" w:cs="Times New Roman"/>
                    <w:sz w:val="18"/>
                    <w:szCs w:val="18"/>
                  </w:rPr>
                </w:rPrChange>
              </w:rPr>
            </w:pPr>
            <w:ins w:id="1235" w:author="Brian William Stacy" w:date="2024-03-13T13:20:00Z">
              <w:r w:rsidRPr="000E4456">
                <w:rPr>
                  <w:rFonts w:ascii="Times New Roman" w:eastAsia="Arial" w:hAnsi="Times New Roman" w:cs="Times New Roman"/>
                  <w:color w:val="000000"/>
                  <w:sz w:val="16"/>
                  <w:szCs w:val="16"/>
                </w:rPr>
                <w:t>1036</w:t>
              </w:r>
            </w:ins>
            <w:del w:id="1236" w:author="Brian William Stacy" w:date="2024-03-13T13:20:00Z">
              <w:r w:rsidRPr="00AE4627" w:rsidDel="008104DA">
                <w:rPr>
                  <w:rFonts w:ascii="Arial" w:eastAsia="Arial" w:hAnsi="Arial" w:cs="Arial"/>
                  <w:color w:val="000000"/>
                  <w:sz w:val="16"/>
                  <w:szCs w:val="16"/>
                </w:rPr>
                <w:delText>1051</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99AC0" w14:textId="7D2C78C7" w:rsidR="00FA5B26" w:rsidRPr="00AE4627"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237" w:author="Brian William Stacy" w:date="2024-03-13T13:19:00Z">
                  <w:rPr>
                    <w:rFonts w:ascii="Times New Roman" w:hAnsi="Times New Roman" w:cs="Times New Roman"/>
                    <w:sz w:val="18"/>
                    <w:szCs w:val="18"/>
                  </w:rPr>
                </w:rPrChange>
              </w:rPr>
            </w:pPr>
            <w:ins w:id="1238" w:author="Brian William Stacy" w:date="2024-03-13T13:20:00Z">
              <w:r w:rsidRPr="000E4456">
                <w:rPr>
                  <w:rFonts w:ascii="Times New Roman" w:eastAsia="Arial" w:hAnsi="Times New Roman" w:cs="Times New Roman"/>
                  <w:color w:val="000000"/>
                  <w:sz w:val="16"/>
                  <w:szCs w:val="16"/>
                </w:rPr>
                <w:t>1036</w:t>
              </w:r>
            </w:ins>
            <w:del w:id="1239" w:author="Brian William Stacy" w:date="2024-03-13T13:20:00Z">
              <w:r w:rsidRPr="00AE4627" w:rsidDel="008104DA">
                <w:rPr>
                  <w:rFonts w:ascii="Arial" w:eastAsia="Arial" w:hAnsi="Arial" w:cs="Arial"/>
                  <w:color w:val="000000"/>
                  <w:sz w:val="16"/>
                  <w:szCs w:val="16"/>
                </w:rPr>
                <w:delText>1051</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F2B089" w14:textId="78AFE3A4" w:rsidR="00FA5B26" w:rsidRPr="00AE4627"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240" w:author="Brian William Stacy" w:date="2024-03-13T13:19:00Z">
                  <w:rPr>
                    <w:rFonts w:ascii="Times New Roman" w:hAnsi="Times New Roman" w:cs="Times New Roman"/>
                    <w:sz w:val="18"/>
                    <w:szCs w:val="18"/>
                  </w:rPr>
                </w:rPrChange>
              </w:rPr>
            </w:pPr>
            <w:ins w:id="1241" w:author="Brian William Stacy" w:date="2024-03-13T13:20:00Z">
              <w:r w:rsidRPr="000E4456">
                <w:rPr>
                  <w:rFonts w:ascii="Times New Roman" w:eastAsia="Arial" w:hAnsi="Times New Roman" w:cs="Times New Roman"/>
                  <w:color w:val="000000"/>
                  <w:sz w:val="16"/>
                  <w:szCs w:val="16"/>
                </w:rPr>
                <w:t>1036</w:t>
              </w:r>
            </w:ins>
            <w:del w:id="1242" w:author="Brian William Stacy" w:date="2024-03-13T13:20:00Z">
              <w:r w:rsidRPr="00AE4627" w:rsidDel="008104DA">
                <w:rPr>
                  <w:rFonts w:ascii="Arial" w:eastAsia="Arial" w:hAnsi="Arial" w:cs="Arial"/>
                  <w:color w:val="000000"/>
                  <w:sz w:val="16"/>
                  <w:szCs w:val="16"/>
                </w:rPr>
                <w:delText>1051</w:delText>
              </w:r>
            </w:del>
          </w:p>
        </w:tc>
        <w:tc>
          <w:tcPr>
            <w:tcW w:w="9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6B4A1D" w14:textId="031D25F6" w:rsidR="00FA5B26" w:rsidRPr="00AE4627"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243" w:author="Brian William Stacy" w:date="2024-03-13T13:19:00Z">
                  <w:rPr>
                    <w:rFonts w:ascii="Times New Roman" w:hAnsi="Times New Roman" w:cs="Times New Roman"/>
                    <w:sz w:val="18"/>
                    <w:szCs w:val="18"/>
                  </w:rPr>
                </w:rPrChange>
              </w:rPr>
            </w:pPr>
            <w:ins w:id="1244" w:author="Brian William Stacy" w:date="2024-03-13T13:20:00Z">
              <w:r w:rsidRPr="000E4456">
                <w:rPr>
                  <w:rFonts w:ascii="Times New Roman" w:eastAsia="Arial" w:hAnsi="Times New Roman" w:cs="Times New Roman"/>
                  <w:color w:val="000000"/>
                  <w:sz w:val="16"/>
                  <w:szCs w:val="16"/>
                </w:rPr>
                <w:t>1036</w:t>
              </w:r>
            </w:ins>
            <w:del w:id="1245" w:author="Brian William Stacy" w:date="2024-03-13T13:20:00Z">
              <w:r w:rsidRPr="00AE4627" w:rsidDel="008104DA">
                <w:rPr>
                  <w:rFonts w:ascii="Arial" w:eastAsia="Arial" w:hAnsi="Arial" w:cs="Arial"/>
                  <w:color w:val="000000"/>
                  <w:sz w:val="16"/>
                  <w:szCs w:val="16"/>
                </w:rPr>
                <w:delText>1051</w:delText>
              </w:r>
            </w:del>
          </w:p>
        </w:tc>
      </w:tr>
      <w:tr w:rsidR="008535A7" w:rsidRPr="00D0466F" w14:paraId="6AD21F1C"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63A6F71"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1A0065F1" w14:textId="77777777" w:rsidR="008535A7" w:rsidRDefault="008535A7" w:rsidP="00270551">
      <w:bookmarkStart w:id="1246" w:name="X337e40938901fe3f368911bd76379f4700a6e84"/>
      <w:bookmarkEnd w:id="947"/>
    </w:p>
    <w:p w14:paraId="1C539044" w14:textId="77777777" w:rsidR="008535A7" w:rsidRDefault="008535A7" w:rsidP="008535A7">
      <w:pPr>
        <w:pStyle w:val="Heading2"/>
        <w:rPr>
          <w:sz w:val="18"/>
          <w:szCs w:val="18"/>
        </w:rPr>
      </w:pPr>
      <w:r>
        <w:rPr>
          <w:sz w:val="18"/>
          <w:szCs w:val="18"/>
        </w:rPr>
        <w:br w:type="page"/>
      </w:r>
    </w:p>
    <w:p w14:paraId="4CD23FA4" w14:textId="5A375AF2" w:rsidR="008535A7" w:rsidRPr="00270551" w:rsidRDefault="00EF59A2" w:rsidP="008535A7">
      <w:pPr>
        <w:pStyle w:val="Heading2"/>
      </w:pPr>
      <w:r w:rsidRPr="00982FEC">
        <w:t>Table S</w:t>
      </w:r>
      <w:r w:rsidR="008535A7" w:rsidRPr="00982FEC">
        <w:t>1</w:t>
      </w:r>
      <w:r w:rsidR="00D95302" w:rsidRPr="00982FEC">
        <w:t>5</w:t>
      </w:r>
      <w:r w:rsidR="008535A7" w:rsidRPr="00982FEC">
        <w:t>. Relationship between the World Press Freedom Index and SPI scores, 2016-2022</w:t>
      </w:r>
    </w:p>
    <w:tbl>
      <w:tblPr>
        <w:tblStyle w:val="Table"/>
        <w:tblW w:w="9809" w:type="dxa"/>
        <w:jc w:val="center"/>
        <w:tblLayout w:type="fixed"/>
        <w:tblLook w:val="0420" w:firstRow="1" w:lastRow="0" w:firstColumn="0" w:lastColumn="0" w:noHBand="0" w:noVBand="1"/>
      </w:tblPr>
      <w:tblGrid>
        <w:gridCol w:w="3989"/>
        <w:gridCol w:w="967"/>
        <w:gridCol w:w="967"/>
        <w:gridCol w:w="967"/>
        <w:gridCol w:w="967"/>
        <w:gridCol w:w="967"/>
        <w:gridCol w:w="985"/>
      </w:tblGrid>
      <w:tr w:rsidR="008535A7" w:rsidRPr="00D0466F" w14:paraId="5FC7BC6C" w14:textId="77777777" w:rsidTr="004A4172">
        <w:trPr>
          <w:tblHeader/>
          <w:jc w:val="center"/>
        </w:trPr>
        <w:tc>
          <w:tcPr>
            <w:tcW w:w="39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E0669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CCC444"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921F8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D021B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AA084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0C585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A7006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BF15B6" w:rsidRPr="00D0466F" w14:paraId="0BE13633" w14:textId="77777777" w:rsidTr="004A4172">
        <w:trPr>
          <w:jc w:val="center"/>
        </w:trPr>
        <w:tc>
          <w:tcPr>
            <w:tcW w:w="39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53E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28DA5" w14:textId="5657ADC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47" w:author="Brian William Stacy" w:date="2024-03-13T13:20:00Z">
              <w:r w:rsidRPr="000E4456">
                <w:rPr>
                  <w:rFonts w:ascii="Times New Roman" w:eastAsia="Arial" w:hAnsi="Times New Roman" w:cs="Times New Roman"/>
                  <w:color w:val="000000"/>
                  <w:sz w:val="16"/>
                  <w:szCs w:val="16"/>
                </w:rPr>
                <w:t>0.372***</w:t>
              </w:r>
            </w:ins>
            <w:del w:id="1248" w:author="Brian William Stacy" w:date="2024-03-13T13:20:00Z">
              <w:r w:rsidRPr="00657054" w:rsidDel="007E700D">
                <w:rPr>
                  <w:rFonts w:ascii="Arial" w:eastAsia="Arial" w:hAnsi="Arial" w:cs="Arial"/>
                  <w:color w:val="000000"/>
                  <w:sz w:val="16"/>
                  <w:szCs w:val="16"/>
                </w:rPr>
                <w:delText>0.367***</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0C18B" w14:textId="63744B8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49" w:author="Brian William Stacy" w:date="2024-03-13T13:20:00Z">
              <w:r w:rsidRPr="000E4456">
                <w:rPr>
                  <w:rFonts w:ascii="Times New Roman" w:eastAsia="Arial" w:hAnsi="Times New Roman" w:cs="Times New Roman"/>
                  <w:color w:val="000000"/>
                  <w:sz w:val="16"/>
                  <w:szCs w:val="16"/>
                </w:rPr>
                <w:t>-0.021</w:t>
              </w:r>
            </w:ins>
            <w:del w:id="1250" w:author="Brian William Stacy" w:date="2024-03-13T13:20:00Z">
              <w:r w:rsidRPr="00657054" w:rsidDel="007E700D">
                <w:rPr>
                  <w:rFonts w:ascii="Arial" w:eastAsia="Arial" w:hAnsi="Arial" w:cs="Arial"/>
                  <w:color w:val="000000"/>
                  <w:sz w:val="16"/>
                  <w:szCs w:val="16"/>
                </w:rPr>
                <w:delText>-0.023</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DB9BA" w14:textId="3BEBC91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51" w:author="Brian William Stacy" w:date="2024-03-13T13:20:00Z">
              <w:r w:rsidRPr="000E4456">
                <w:rPr>
                  <w:rFonts w:ascii="Times New Roman" w:eastAsia="Arial" w:hAnsi="Times New Roman" w:cs="Times New Roman"/>
                  <w:color w:val="000000"/>
                  <w:sz w:val="16"/>
                  <w:szCs w:val="16"/>
                </w:rPr>
                <w:t>-0.007</w:t>
              </w:r>
            </w:ins>
            <w:del w:id="1252" w:author="Brian William Stacy" w:date="2024-03-13T13:20:00Z">
              <w:r w:rsidRPr="00657054" w:rsidDel="007E700D">
                <w:rPr>
                  <w:rFonts w:ascii="Arial" w:eastAsia="Arial" w:hAnsi="Arial" w:cs="Arial"/>
                  <w:color w:val="000000"/>
                  <w:sz w:val="16"/>
                  <w:szCs w:val="16"/>
                </w:rPr>
                <w:delText>-0.009</w:delText>
              </w:r>
            </w:del>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AF24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E7D1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1C4A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F15B6" w:rsidRPr="00D0466F" w14:paraId="195471E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8F09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35F58" w14:textId="7D083B8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53" w:author="Brian William Stacy" w:date="2024-03-13T13:20:00Z">
              <w:r w:rsidRPr="000E4456">
                <w:rPr>
                  <w:rFonts w:ascii="Times New Roman" w:eastAsia="Arial" w:hAnsi="Times New Roman" w:cs="Times New Roman"/>
                  <w:color w:val="000000"/>
                  <w:sz w:val="16"/>
                  <w:szCs w:val="16"/>
                </w:rPr>
                <w:t>(0.06)</w:t>
              </w:r>
            </w:ins>
            <w:del w:id="1254" w:author="Brian William Stacy" w:date="2024-03-13T13:20:00Z">
              <w:r w:rsidRPr="00657054" w:rsidDel="007E700D">
                <w:rPr>
                  <w:rFonts w:ascii="Arial" w:eastAsia="Arial" w:hAnsi="Arial" w:cs="Arial"/>
                  <w:color w:val="000000"/>
                  <w:sz w:val="16"/>
                  <w:szCs w:val="16"/>
                </w:rPr>
                <w:delText>(0.06)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DA887" w14:textId="09B32C6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55" w:author="Brian William Stacy" w:date="2024-03-13T13:20:00Z">
              <w:r w:rsidRPr="000E4456">
                <w:rPr>
                  <w:rFonts w:ascii="Times New Roman" w:eastAsia="Arial" w:hAnsi="Times New Roman" w:cs="Times New Roman"/>
                  <w:color w:val="000000"/>
                  <w:sz w:val="16"/>
                  <w:szCs w:val="16"/>
                </w:rPr>
                <w:t>(0.06)</w:t>
              </w:r>
            </w:ins>
            <w:del w:id="1256" w:author="Brian William Stacy" w:date="2024-03-13T13:20:00Z">
              <w:r w:rsidRPr="00657054" w:rsidDel="007E700D">
                <w:rPr>
                  <w:rFonts w:ascii="Arial" w:eastAsia="Arial" w:hAnsi="Arial" w:cs="Arial"/>
                  <w:color w:val="000000"/>
                  <w:sz w:val="16"/>
                  <w:szCs w:val="16"/>
                </w:rPr>
                <w:delText>(0.06)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74304" w14:textId="77759C9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57" w:author="Brian William Stacy" w:date="2024-03-13T13:20:00Z">
              <w:r w:rsidRPr="000E4456">
                <w:rPr>
                  <w:rFonts w:ascii="Times New Roman" w:eastAsia="Arial" w:hAnsi="Times New Roman" w:cs="Times New Roman"/>
                  <w:color w:val="000000"/>
                  <w:sz w:val="16"/>
                  <w:szCs w:val="16"/>
                </w:rPr>
                <w:t>(0.06)</w:t>
              </w:r>
            </w:ins>
            <w:del w:id="1258" w:author="Brian William Stacy" w:date="2024-03-13T13:20:00Z">
              <w:r w:rsidRPr="00657054" w:rsidDel="007E700D">
                <w:rPr>
                  <w:rFonts w:ascii="Arial" w:eastAsia="Arial" w:hAnsi="Arial" w:cs="Arial"/>
                  <w:color w:val="000000"/>
                  <w:sz w:val="16"/>
                  <w:szCs w:val="16"/>
                </w:rPr>
                <w:delText>(0.06)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2F9F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9EB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5B31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F15B6" w:rsidRPr="00D0466F" w14:paraId="01722FD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301D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9604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05EB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45C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8D9EF" w14:textId="7287972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59" w:author="Brian William Stacy" w:date="2024-03-13T13:20:00Z">
              <w:r w:rsidRPr="000E4456">
                <w:rPr>
                  <w:rFonts w:ascii="Times New Roman" w:eastAsia="Arial" w:hAnsi="Times New Roman" w:cs="Times New Roman"/>
                  <w:color w:val="000000"/>
                  <w:sz w:val="16"/>
                  <w:szCs w:val="16"/>
                </w:rPr>
                <w:t>-0.049</w:t>
              </w:r>
            </w:ins>
            <w:del w:id="1260" w:author="Brian William Stacy" w:date="2024-03-13T13:20:00Z">
              <w:r w:rsidRPr="00657054" w:rsidDel="007E700D">
                <w:rPr>
                  <w:rFonts w:ascii="Arial" w:eastAsia="Arial" w:hAnsi="Arial" w:cs="Arial"/>
                  <w:color w:val="000000"/>
                  <w:sz w:val="16"/>
                  <w:szCs w:val="16"/>
                </w:rPr>
                <w:delText>-0.064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8774" w14:textId="45B2D96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61" w:author="Brian William Stacy" w:date="2024-03-13T13:20:00Z">
              <w:r w:rsidRPr="000E4456">
                <w:rPr>
                  <w:rFonts w:ascii="Times New Roman" w:eastAsia="Arial" w:hAnsi="Times New Roman" w:cs="Times New Roman"/>
                  <w:color w:val="000000"/>
                  <w:sz w:val="16"/>
                  <w:szCs w:val="16"/>
                </w:rPr>
                <w:t>0.036</w:t>
              </w:r>
            </w:ins>
            <w:del w:id="1262" w:author="Brian William Stacy" w:date="2024-03-13T13:20:00Z">
              <w:r w:rsidRPr="00657054" w:rsidDel="007E700D">
                <w:rPr>
                  <w:rFonts w:ascii="Arial" w:eastAsia="Arial" w:hAnsi="Arial" w:cs="Arial"/>
                  <w:color w:val="000000"/>
                  <w:sz w:val="16"/>
                  <w:szCs w:val="16"/>
                </w:rPr>
                <w:delText>0.035</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610E" w14:textId="3375197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63" w:author="Brian William Stacy" w:date="2024-03-13T13:20:00Z">
              <w:r w:rsidRPr="000E4456">
                <w:rPr>
                  <w:rFonts w:ascii="Times New Roman" w:eastAsia="Arial" w:hAnsi="Times New Roman" w:cs="Times New Roman"/>
                  <w:color w:val="000000"/>
                  <w:sz w:val="16"/>
                  <w:szCs w:val="16"/>
                </w:rPr>
                <w:t>0.032</w:t>
              </w:r>
            </w:ins>
            <w:del w:id="1264" w:author="Brian William Stacy" w:date="2024-03-13T13:20:00Z">
              <w:r w:rsidRPr="00657054" w:rsidDel="007E700D">
                <w:rPr>
                  <w:rFonts w:ascii="Arial" w:eastAsia="Arial" w:hAnsi="Arial" w:cs="Arial"/>
                  <w:color w:val="000000"/>
                  <w:sz w:val="16"/>
                  <w:szCs w:val="16"/>
                </w:rPr>
                <w:delText>0.031</w:delText>
              </w:r>
            </w:del>
          </w:p>
        </w:tc>
      </w:tr>
      <w:tr w:rsidR="00BF15B6" w:rsidRPr="00D0466F" w14:paraId="5FF4848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88E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ABD1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0E8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E2F0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E0AAA" w14:textId="1355CE4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65" w:author="Brian William Stacy" w:date="2024-03-13T13:20:00Z">
              <w:r w:rsidRPr="000E4456">
                <w:rPr>
                  <w:rFonts w:ascii="Times New Roman" w:eastAsia="Arial" w:hAnsi="Times New Roman" w:cs="Times New Roman"/>
                  <w:color w:val="000000"/>
                  <w:sz w:val="16"/>
                  <w:szCs w:val="16"/>
                </w:rPr>
                <w:t>(0.08)</w:t>
              </w:r>
            </w:ins>
            <w:del w:id="1266" w:author="Brian William Stacy" w:date="2024-03-13T13:20:00Z">
              <w:r w:rsidRPr="00657054" w:rsidDel="007E700D">
                <w:rPr>
                  <w:rFonts w:ascii="Arial" w:eastAsia="Arial" w:hAnsi="Arial" w:cs="Arial"/>
                  <w:color w:val="000000"/>
                  <w:sz w:val="16"/>
                  <w:szCs w:val="16"/>
                </w:rPr>
                <w:delText>(0.08)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BD24E" w14:textId="27BECA6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67" w:author="Brian William Stacy" w:date="2024-03-13T13:20:00Z">
              <w:r w:rsidRPr="000E4456">
                <w:rPr>
                  <w:rFonts w:ascii="Times New Roman" w:eastAsia="Arial" w:hAnsi="Times New Roman" w:cs="Times New Roman"/>
                  <w:color w:val="000000"/>
                  <w:sz w:val="16"/>
                  <w:szCs w:val="16"/>
                </w:rPr>
                <w:t>(0.04)</w:t>
              </w:r>
            </w:ins>
            <w:del w:id="1268" w:author="Brian William Stacy" w:date="2024-03-13T13:20:00Z">
              <w:r w:rsidRPr="00657054" w:rsidDel="007E700D">
                <w:rPr>
                  <w:rFonts w:ascii="Arial" w:eastAsia="Arial" w:hAnsi="Arial" w:cs="Arial"/>
                  <w:color w:val="000000"/>
                  <w:sz w:val="16"/>
                  <w:szCs w:val="16"/>
                </w:rPr>
                <w:delText>(0.04)</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FDD2B" w14:textId="56341CB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69" w:author="Brian William Stacy" w:date="2024-03-13T13:20:00Z">
              <w:r w:rsidRPr="000E4456">
                <w:rPr>
                  <w:rFonts w:ascii="Times New Roman" w:eastAsia="Arial" w:hAnsi="Times New Roman" w:cs="Times New Roman"/>
                  <w:color w:val="000000"/>
                  <w:sz w:val="16"/>
                  <w:szCs w:val="16"/>
                </w:rPr>
                <w:t>(0.03)</w:t>
              </w:r>
            </w:ins>
            <w:del w:id="1270" w:author="Brian William Stacy" w:date="2024-03-13T13:20:00Z">
              <w:r w:rsidRPr="00657054" w:rsidDel="007E700D">
                <w:rPr>
                  <w:rFonts w:ascii="Arial" w:eastAsia="Arial" w:hAnsi="Arial" w:cs="Arial"/>
                  <w:color w:val="000000"/>
                  <w:sz w:val="16"/>
                  <w:szCs w:val="16"/>
                </w:rPr>
                <w:delText>(0.03)</w:delText>
              </w:r>
            </w:del>
          </w:p>
        </w:tc>
      </w:tr>
      <w:tr w:rsidR="00BF15B6" w:rsidRPr="00D0466F" w14:paraId="4C78DFD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C001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C20D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396B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9CB7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6352" w14:textId="17AD65D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71" w:author="Brian William Stacy" w:date="2024-03-13T13:20:00Z">
              <w:r w:rsidRPr="000E4456">
                <w:rPr>
                  <w:rFonts w:ascii="Times New Roman" w:eastAsia="Arial" w:hAnsi="Times New Roman" w:cs="Times New Roman"/>
                  <w:color w:val="000000"/>
                  <w:sz w:val="16"/>
                  <w:szCs w:val="16"/>
                </w:rPr>
                <w:t>0.100**</w:t>
              </w:r>
            </w:ins>
            <w:del w:id="1272" w:author="Brian William Stacy" w:date="2024-03-13T13:20:00Z">
              <w:r w:rsidRPr="00657054" w:rsidDel="007E700D">
                <w:rPr>
                  <w:rFonts w:ascii="Arial" w:eastAsia="Arial" w:hAnsi="Arial" w:cs="Arial"/>
                  <w:color w:val="000000"/>
                  <w:sz w:val="16"/>
                  <w:szCs w:val="16"/>
                </w:rPr>
                <w:delText>0.102**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5469D" w14:textId="21444A2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73" w:author="Brian William Stacy" w:date="2024-03-13T13:20:00Z">
              <w:r w:rsidRPr="000E4456">
                <w:rPr>
                  <w:rFonts w:ascii="Times New Roman" w:eastAsia="Arial" w:hAnsi="Times New Roman" w:cs="Times New Roman"/>
                  <w:color w:val="000000"/>
                  <w:sz w:val="16"/>
                  <w:szCs w:val="16"/>
                </w:rPr>
                <w:t>0.003</w:t>
              </w:r>
            </w:ins>
            <w:del w:id="1274" w:author="Brian William Stacy" w:date="2024-03-13T13:20:00Z">
              <w:r w:rsidRPr="00657054" w:rsidDel="007E700D">
                <w:rPr>
                  <w:rFonts w:ascii="Arial" w:eastAsia="Arial" w:hAnsi="Arial" w:cs="Arial"/>
                  <w:color w:val="000000"/>
                  <w:sz w:val="16"/>
                  <w:szCs w:val="16"/>
                </w:rPr>
                <w:delText>0.002</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2B865" w14:textId="794142D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75" w:author="Brian William Stacy" w:date="2024-03-13T13:20:00Z">
              <w:r w:rsidRPr="000E4456">
                <w:rPr>
                  <w:rFonts w:ascii="Times New Roman" w:eastAsia="Arial" w:hAnsi="Times New Roman" w:cs="Times New Roman"/>
                  <w:color w:val="000000"/>
                  <w:sz w:val="16"/>
                  <w:szCs w:val="16"/>
                </w:rPr>
                <w:t>0.006</w:t>
              </w:r>
            </w:ins>
            <w:del w:id="1276" w:author="Brian William Stacy" w:date="2024-03-13T13:20:00Z">
              <w:r w:rsidRPr="00657054" w:rsidDel="007E700D">
                <w:rPr>
                  <w:rFonts w:ascii="Arial" w:eastAsia="Arial" w:hAnsi="Arial" w:cs="Arial"/>
                  <w:color w:val="000000"/>
                  <w:sz w:val="16"/>
                  <w:szCs w:val="16"/>
                </w:rPr>
                <w:delText>0.005</w:delText>
              </w:r>
            </w:del>
          </w:p>
        </w:tc>
      </w:tr>
      <w:tr w:rsidR="00BF15B6" w:rsidRPr="00D0466F" w14:paraId="336EB96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0438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C492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EF0E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B927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E0DC9" w14:textId="4F85213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77" w:author="Brian William Stacy" w:date="2024-03-13T13:20:00Z">
              <w:r w:rsidRPr="000E4456">
                <w:rPr>
                  <w:rFonts w:ascii="Times New Roman" w:eastAsia="Arial" w:hAnsi="Times New Roman" w:cs="Times New Roman"/>
                  <w:color w:val="000000"/>
                  <w:sz w:val="16"/>
                  <w:szCs w:val="16"/>
                </w:rPr>
                <w:t>(0.05)</w:t>
              </w:r>
            </w:ins>
            <w:del w:id="1278" w:author="Brian William Stacy" w:date="2024-03-13T13:20:00Z">
              <w:r w:rsidRPr="00657054" w:rsidDel="007E700D">
                <w:rPr>
                  <w:rFonts w:ascii="Arial" w:eastAsia="Arial" w:hAnsi="Arial" w:cs="Arial"/>
                  <w:color w:val="000000"/>
                  <w:sz w:val="16"/>
                  <w:szCs w:val="16"/>
                </w:rPr>
                <w:delText>(0.05)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3A0DA" w14:textId="4549A1E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79" w:author="Brian William Stacy" w:date="2024-03-13T13:20:00Z">
              <w:r w:rsidRPr="000E4456">
                <w:rPr>
                  <w:rFonts w:ascii="Times New Roman" w:eastAsia="Arial" w:hAnsi="Times New Roman" w:cs="Times New Roman"/>
                  <w:color w:val="000000"/>
                  <w:sz w:val="16"/>
                  <w:szCs w:val="16"/>
                </w:rPr>
                <w:t>(0.01)</w:t>
              </w:r>
            </w:ins>
            <w:del w:id="1280" w:author="Brian William Stacy" w:date="2024-03-13T13:20:00Z">
              <w:r w:rsidRPr="00657054" w:rsidDel="007E700D">
                <w:rPr>
                  <w:rFonts w:ascii="Arial" w:eastAsia="Arial" w:hAnsi="Arial" w:cs="Arial"/>
                  <w:color w:val="000000"/>
                  <w:sz w:val="16"/>
                  <w:szCs w:val="16"/>
                </w:rPr>
                <w:delText>(0.01)</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E93F4" w14:textId="005B982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81" w:author="Brian William Stacy" w:date="2024-03-13T13:20:00Z">
              <w:r w:rsidRPr="000E4456">
                <w:rPr>
                  <w:rFonts w:ascii="Times New Roman" w:eastAsia="Arial" w:hAnsi="Times New Roman" w:cs="Times New Roman"/>
                  <w:color w:val="000000"/>
                  <w:sz w:val="16"/>
                  <w:szCs w:val="16"/>
                </w:rPr>
                <w:t>(0.01)</w:t>
              </w:r>
            </w:ins>
            <w:del w:id="1282" w:author="Brian William Stacy" w:date="2024-03-13T13:20:00Z">
              <w:r w:rsidRPr="00657054" w:rsidDel="007E700D">
                <w:rPr>
                  <w:rFonts w:ascii="Arial" w:eastAsia="Arial" w:hAnsi="Arial" w:cs="Arial"/>
                  <w:color w:val="000000"/>
                  <w:sz w:val="16"/>
                  <w:szCs w:val="16"/>
                </w:rPr>
                <w:delText>(0.01)</w:delText>
              </w:r>
            </w:del>
          </w:p>
        </w:tc>
      </w:tr>
      <w:tr w:rsidR="00BF15B6" w:rsidRPr="00D0466F" w14:paraId="7A63FD0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C76D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90E8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FD9E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7C3B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D32C8" w14:textId="295A6DC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83" w:author="Brian William Stacy" w:date="2024-03-13T13:20:00Z">
              <w:r w:rsidRPr="000E4456">
                <w:rPr>
                  <w:rFonts w:ascii="Times New Roman" w:eastAsia="Arial" w:hAnsi="Times New Roman" w:cs="Times New Roman"/>
                  <w:color w:val="000000"/>
                  <w:sz w:val="16"/>
                  <w:szCs w:val="16"/>
                </w:rPr>
                <w:t>-0.095</w:t>
              </w:r>
            </w:ins>
            <w:del w:id="1284" w:author="Brian William Stacy" w:date="2024-03-13T13:20:00Z">
              <w:r w:rsidRPr="00657054" w:rsidDel="007E700D">
                <w:rPr>
                  <w:rFonts w:ascii="Arial" w:eastAsia="Arial" w:hAnsi="Arial" w:cs="Arial"/>
                  <w:color w:val="000000"/>
                  <w:sz w:val="16"/>
                  <w:szCs w:val="16"/>
                </w:rPr>
                <w:delText>-0.088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1E592" w14:textId="0A548C0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85" w:author="Brian William Stacy" w:date="2024-03-13T13:20:00Z">
              <w:r w:rsidRPr="000E4456">
                <w:rPr>
                  <w:rFonts w:ascii="Times New Roman" w:eastAsia="Arial" w:hAnsi="Times New Roman" w:cs="Times New Roman"/>
                  <w:color w:val="000000"/>
                  <w:sz w:val="16"/>
                  <w:szCs w:val="16"/>
                </w:rPr>
                <w:t>-0.020</w:t>
              </w:r>
            </w:ins>
            <w:del w:id="1286" w:author="Brian William Stacy" w:date="2024-03-13T13:20:00Z">
              <w:r w:rsidRPr="00657054" w:rsidDel="007E700D">
                <w:rPr>
                  <w:rFonts w:ascii="Arial" w:eastAsia="Arial" w:hAnsi="Arial" w:cs="Arial"/>
                  <w:color w:val="000000"/>
                  <w:sz w:val="16"/>
                  <w:szCs w:val="16"/>
                </w:rPr>
                <w:delText>-0.022</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0CD63" w14:textId="70F1CF8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87" w:author="Brian William Stacy" w:date="2024-03-13T13:20:00Z">
              <w:r w:rsidRPr="000E4456">
                <w:rPr>
                  <w:rFonts w:ascii="Times New Roman" w:eastAsia="Arial" w:hAnsi="Times New Roman" w:cs="Times New Roman"/>
                  <w:color w:val="000000"/>
                  <w:sz w:val="16"/>
                  <w:szCs w:val="16"/>
                </w:rPr>
                <w:t>-0.005</w:t>
              </w:r>
            </w:ins>
            <w:del w:id="1288" w:author="Brian William Stacy" w:date="2024-03-13T13:20:00Z">
              <w:r w:rsidRPr="00657054" w:rsidDel="007E700D">
                <w:rPr>
                  <w:rFonts w:ascii="Arial" w:eastAsia="Arial" w:hAnsi="Arial" w:cs="Arial"/>
                  <w:color w:val="000000"/>
                  <w:sz w:val="16"/>
                  <w:szCs w:val="16"/>
                </w:rPr>
                <w:delText>-0.006</w:delText>
              </w:r>
            </w:del>
          </w:p>
        </w:tc>
      </w:tr>
      <w:tr w:rsidR="00BF15B6" w:rsidRPr="00D0466F" w14:paraId="6D51845A"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F840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91C9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C0F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052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102C3" w14:textId="1291F161"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89" w:author="Brian William Stacy" w:date="2024-03-13T13:20:00Z">
              <w:r w:rsidRPr="000E4456">
                <w:rPr>
                  <w:rFonts w:ascii="Times New Roman" w:eastAsia="Arial" w:hAnsi="Times New Roman" w:cs="Times New Roman"/>
                  <w:color w:val="000000"/>
                  <w:sz w:val="16"/>
                  <w:szCs w:val="16"/>
                </w:rPr>
                <w:t>(0.08)</w:t>
              </w:r>
            </w:ins>
            <w:del w:id="1290" w:author="Brian William Stacy" w:date="2024-03-13T13:20:00Z">
              <w:r w:rsidRPr="00657054" w:rsidDel="007E700D">
                <w:rPr>
                  <w:rFonts w:ascii="Arial" w:eastAsia="Arial" w:hAnsi="Arial" w:cs="Arial"/>
                  <w:color w:val="000000"/>
                  <w:sz w:val="16"/>
                  <w:szCs w:val="16"/>
                </w:rPr>
                <w:delText>(0.09)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3B8E6" w14:textId="2477C0A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91" w:author="Brian William Stacy" w:date="2024-03-13T13:20:00Z">
              <w:r w:rsidRPr="000E4456">
                <w:rPr>
                  <w:rFonts w:ascii="Times New Roman" w:eastAsia="Arial" w:hAnsi="Times New Roman" w:cs="Times New Roman"/>
                  <w:color w:val="000000"/>
                  <w:sz w:val="16"/>
                  <w:szCs w:val="16"/>
                </w:rPr>
                <w:t>(0.05)</w:t>
              </w:r>
            </w:ins>
            <w:del w:id="1292" w:author="Brian William Stacy" w:date="2024-03-13T13:20:00Z">
              <w:r w:rsidRPr="00657054" w:rsidDel="007E700D">
                <w:rPr>
                  <w:rFonts w:ascii="Arial" w:eastAsia="Arial" w:hAnsi="Arial" w:cs="Arial"/>
                  <w:color w:val="000000"/>
                  <w:sz w:val="16"/>
                  <w:szCs w:val="16"/>
                </w:rPr>
                <w:delText>(0.05)</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92307" w14:textId="35ADCA5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93" w:author="Brian William Stacy" w:date="2024-03-13T13:20:00Z">
              <w:r w:rsidRPr="000E4456">
                <w:rPr>
                  <w:rFonts w:ascii="Times New Roman" w:eastAsia="Arial" w:hAnsi="Times New Roman" w:cs="Times New Roman"/>
                  <w:color w:val="000000"/>
                  <w:sz w:val="16"/>
                  <w:szCs w:val="16"/>
                </w:rPr>
                <w:t>(0.05)</w:t>
              </w:r>
            </w:ins>
            <w:del w:id="1294" w:author="Brian William Stacy" w:date="2024-03-13T13:20:00Z">
              <w:r w:rsidRPr="00657054" w:rsidDel="007E700D">
                <w:rPr>
                  <w:rFonts w:ascii="Arial" w:eastAsia="Arial" w:hAnsi="Arial" w:cs="Arial"/>
                  <w:color w:val="000000"/>
                  <w:sz w:val="16"/>
                  <w:szCs w:val="16"/>
                </w:rPr>
                <w:delText>(0.05)</w:delText>
              </w:r>
            </w:del>
          </w:p>
        </w:tc>
      </w:tr>
      <w:tr w:rsidR="00BF15B6" w:rsidRPr="00D0466F" w14:paraId="1F6DE19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F757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A515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3AD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21C5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5BFDF" w14:textId="4D43DF71"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95" w:author="Brian William Stacy" w:date="2024-03-13T13:20:00Z">
              <w:r w:rsidRPr="000E4456">
                <w:rPr>
                  <w:rFonts w:ascii="Times New Roman" w:eastAsia="Arial" w:hAnsi="Times New Roman" w:cs="Times New Roman"/>
                  <w:color w:val="000000"/>
                  <w:sz w:val="16"/>
                  <w:szCs w:val="16"/>
                </w:rPr>
                <w:t>0.065</w:t>
              </w:r>
            </w:ins>
            <w:del w:id="1296" w:author="Brian William Stacy" w:date="2024-03-13T13:20:00Z">
              <w:r w:rsidRPr="00657054" w:rsidDel="007E700D">
                <w:rPr>
                  <w:rFonts w:ascii="Arial" w:eastAsia="Arial" w:hAnsi="Arial" w:cs="Arial"/>
                  <w:color w:val="000000"/>
                  <w:sz w:val="16"/>
                  <w:szCs w:val="16"/>
                </w:rPr>
                <w:delText>0.045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EA36D" w14:textId="08E28CE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97" w:author="Brian William Stacy" w:date="2024-03-13T13:20:00Z">
              <w:r w:rsidRPr="000E4456">
                <w:rPr>
                  <w:rFonts w:ascii="Times New Roman" w:eastAsia="Arial" w:hAnsi="Times New Roman" w:cs="Times New Roman"/>
                  <w:color w:val="000000"/>
                  <w:sz w:val="16"/>
                  <w:szCs w:val="16"/>
                </w:rPr>
                <w:t>0.000</w:t>
              </w:r>
            </w:ins>
            <w:del w:id="1298" w:author="Brian William Stacy" w:date="2024-03-13T13:20:00Z">
              <w:r w:rsidRPr="00657054" w:rsidDel="007E700D">
                <w:rPr>
                  <w:rFonts w:ascii="Arial" w:eastAsia="Arial" w:hAnsi="Arial" w:cs="Arial"/>
                  <w:color w:val="000000"/>
                  <w:sz w:val="16"/>
                  <w:szCs w:val="16"/>
                </w:rPr>
                <w:delText>0.000</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08F7E" w14:textId="1E71BDF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299" w:author="Brian William Stacy" w:date="2024-03-13T13:20:00Z">
              <w:r w:rsidRPr="000E4456">
                <w:rPr>
                  <w:rFonts w:ascii="Times New Roman" w:eastAsia="Arial" w:hAnsi="Times New Roman" w:cs="Times New Roman"/>
                  <w:color w:val="000000"/>
                  <w:sz w:val="16"/>
                  <w:szCs w:val="16"/>
                </w:rPr>
                <w:t>-0.004</w:t>
              </w:r>
            </w:ins>
            <w:del w:id="1300" w:author="Brian William Stacy" w:date="2024-03-13T13:20:00Z">
              <w:r w:rsidRPr="00657054" w:rsidDel="007E700D">
                <w:rPr>
                  <w:rFonts w:ascii="Arial" w:eastAsia="Arial" w:hAnsi="Arial" w:cs="Arial"/>
                  <w:color w:val="000000"/>
                  <w:sz w:val="16"/>
                  <w:szCs w:val="16"/>
                </w:rPr>
                <w:delText>-0.005</w:delText>
              </w:r>
            </w:del>
          </w:p>
        </w:tc>
      </w:tr>
      <w:tr w:rsidR="00BF15B6" w:rsidRPr="00D0466F" w14:paraId="76C1209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36D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BB4A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EC07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96AF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A7819" w14:textId="47658F6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01" w:author="Brian William Stacy" w:date="2024-03-13T13:20:00Z">
              <w:r w:rsidRPr="000E4456">
                <w:rPr>
                  <w:rFonts w:ascii="Times New Roman" w:eastAsia="Arial" w:hAnsi="Times New Roman" w:cs="Times New Roman"/>
                  <w:color w:val="000000"/>
                  <w:sz w:val="16"/>
                  <w:szCs w:val="16"/>
                </w:rPr>
                <w:t>(0.08)</w:t>
              </w:r>
            </w:ins>
            <w:del w:id="1302" w:author="Brian William Stacy" w:date="2024-03-13T13:20:00Z">
              <w:r w:rsidRPr="00657054" w:rsidDel="007E700D">
                <w:rPr>
                  <w:rFonts w:ascii="Arial" w:eastAsia="Arial" w:hAnsi="Arial" w:cs="Arial"/>
                  <w:color w:val="000000"/>
                  <w:sz w:val="16"/>
                  <w:szCs w:val="16"/>
                </w:rPr>
                <w:delText>(0.09)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E5183" w14:textId="426EE79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03" w:author="Brian William Stacy" w:date="2024-03-13T13:20:00Z">
              <w:r w:rsidRPr="000E4456">
                <w:rPr>
                  <w:rFonts w:ascii="Times New Roman" w:eastAsia="Arial" w:hAnsi="Times New Roman" w:cs="Times New Roman"/>
                  <w:color w:val="000000"/>
                  <w:sz w:val="16"/>
                  <w:szCs w:val="16"/>
                </w:rPr>
                <w:t>(0.03)</w:t>
              </w:r>
            </w:ins>
            <w:del w:id="1304" w:author="Brian William Stacy" w:date="2024-03-13T13:20:00Z">
              <w:r w:rsidRPr="00657054" w:rsidDel="007E700D">
                <w:rPr>
                  <w:rFonts w:ascii="Arial" w:eastAsia="Arial" w:hAnsi="Arial" w:cs="Arial"/>
                  <w:color w:val="000000"/>
                  <w:sz w:val="16"/>
                  <w:szCs w:val="16"/>
                </w:rPr>
                <w:delText>(0.03)</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0727" w14:textId="4DABC7A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05" w:author="Brian William Stacy" w:date="2024-03-13T13:20:00Z">
              <w:r w:rsidRPr="000E4456">
                <w:rPr>
                  <w:rFonts w:ascii="Times New Roman" w:eastAsia="Arial" w:hAnsi="Times New Roman" w:cs="Times New Roman"/>
                  <w:color w:val="000000"/>
                  <w:sz w:val="16"/>
                  <w:szCs w:val="16"/>
                </w:rPr>
                <w:t>(0.03)</w:t>
              </w:r>
            </w:ins>
            <w:del w:id="1306" w:author="Brian William Stacy" w:date="2024-03-13T13:20:00Z">
              <w:r w:rsidRPr="00657054" w:rsidDel="007E700D">
                <w:rPr>
                  <w:rFonts w:ascii="Arial" w:eastAsia="Arial" w:hAnsi="Arial" w:cs="Arial"/>
                  <w:color w:val="000000"/>
                  <w:sz w:val="16"/>
                  <w:szCs w:val="16"/>
                </w:rPr>
                <w:delText>(0.03)</w:delText>
              </w:r>
            </w:del>
          </w:p>
        </w:tc>
      </w:tr>
      <w:tr w:rsidR="00BF15B6" w:rsidRPr="00D0466F" w14:paraId="064A5D7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D86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728F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B1FA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A7C5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22A86" w14:textId="3F9BC91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07" w:author="Brian William Stacy" w:date="2024-03-13T13:20:00Z">
              <w:r w:rsidRPr="000E4456">
                <w:rPr>
                  <w:rFonts w:ascii="Times New Roman" w:eastAsia="Arial" w:hAnsi="Times New Roman" w:cs="Times New Roman"/>
                  <w:color w:val="000000"/>
                  <w:sz w:val="16"/>
                  <w:szCs w:val="16"/>
                </w:rPr>
                <w:t>0.175***</w:t>
              </w:r>
            </w:ins>
            <w:del w:id="1308" w:author="Brian William Stacy" w:date="2024-03-13T13:20:00Z">
              <w:r w:rsidRPr="00657054" w:rsidDel="007E700D">
                <w:rPr>
                  <w:rFonts w:ascii="Arial" w:eastAsia="Arial" w:hAnsi="Arial" w:cs="Arial"/>
                  <w:color w:val="000000"/>
                  <w:sz w:val="16"/>
                  <w:szCs w:val="16"/>
                </w:rPr>
                <w:delText>0.190***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5FA45" w14:textId="35E6C1A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09" w:author="Brian William Stacy" w:date="2024-03-13T13:20:00Z">
              <w:r w:rsidRPr="000E4456">
                <w:rPr>
                  <w:rFonts w:ascii="Times New Roman" w:eastAsia="Arial" w:hAnsi="Times New Roman" w:cs="Times New Roman"/>
                  <w:color w:val="000000"/>
                  <w:sz w:val="16"/>
                  <w:szCs w:val="16"/>
                </w:rPr>
                <w:t>-0.045**</w:t>
              </w:r>
            </w:ins>
            <w:del w:id="1310" w:author="Brian William Stacy" w:date="2024-03-13T13:20:00Z">
              <w:r w:rsidRPr="00657054" w:rsidDel="007E700D">
                <w:rPr>
                  <w:rFonts w:ascii="Arial" w:eastAsia="Arial" w:hAnsi="Arial" w:cs="Arial"/>
                  <w:color w:val="000000"/>
                  <w:sz w:val="16"/>
                  <w:szCs w:val="16"/>
                </w:rPr>
                <w:delText>-0.044**</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F0D9F" w14:textId="5E950CF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11" w:author="Brian William Stacy" w:date="2024-03-13T13:20:00Z">
              <w:r w:rsidRPr="000E4456">
                <w:rPr>
                  <w:rFonts w:ascii="Times New Roman" w:eastAsia="Arial" w:hAnsi="Times New Roman" w:cs="Times New Roman"/>
                  <w:color w:val="000000"/>
                  <w:sz w:val="16"/>
                  <w:szCs w:val="16"/>
                </w:rPr>
                <w:t>-0.040*</w:t>
              </w:r>
            </w:ins>
            <w:del w:id="1312" w:author="Brian William Stacy" w:date="2024-03-13T13:20:00Z">
              <w:r w:rsidRPr="00657054" w:rsidDel="007E700D">
                <w:rPr>
                  <w:rFonts w:ascii="Arial" w:eastAsia="Arial" w:hAnsi="Arial" w:cs="Arial"/>
                  <w:color w:val="000000"/>
                  <w:sz w:val="16"/>
                  <w:szCs w:val="16"/>
                </w:rPr>
                <w:delText>-0.039*</w:delText>
              </w:r>
            </w:del>
          </w:p>
        </w:tc>
      </w:tr>
      <w:tr w:rsidR="00BF15B6" w:rsidRPr="00D0466F" w14:paraId="2711FAD9"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0436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6572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53F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6454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C90E2" w14:textId="25F5D06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13" w:author="Brian William Stacy" w:date="2024-03-13T13:20:00Z">
              <w:r w:rsidRPr="000E4456">
                <w:rPr>
                  <w:rFonts w:ascii="Times New Roman" w:eastAsia="Arial" w:hAnsi="Times New Roman" w:cs="Times New Roman"/>
                  <w:color w:val="000000"/>
                  <w:sz w:val="16"/>
                  <w:szCs w:val="16"/>
                </w:rPr>
                <w:t>(0.05)</w:t>
              </w:r>
            </w:ins>
            <w:del w:id="1314" w:author="Brian William Stacy" w:date="2024-03-13T13:20:00Z">
              <w:r w:rsidRPr="00657054" w:rsidDel="007E700D">
                <w:rPr>
                  <w:rFonts w:ascii="Arial" w:eastAsia="Arial" w:hAnsi="Arial" w:cs="Arial"/>
                  <w:color w:val="000000"/>
                  <w:sz w:val="16"/>
                  <w:szCs w:val="16"/>
                </w:rPr>
                <w:delText>(0.06)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EAA5" w14:textId="4BC1CFF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15" w:author="Brian William Stacy" w:date="2024-03-13T13:20:00Z">
              <w:r w:rsidRPr="000E4456">
                <w:rPr>
                  <w:rFonts w:ascii="Times New Roman" w:eastAsia="Arial" w:hAnsi="Times New Roman" w:cs="Times New Roman"/>
                  <w:color w:val="000000"/>
                  <w:sz w:val="16"/>
                  <w:szCs w:val="16"/>
                </w:rPr>
                <w:t>(0.02)</w:t>
              </w:r>
            </w:ins>
            <w:del w:id="1316" w:author="Brian William Stacy" w:date="2024-03-13T13:20:00Z">
              <w:r w:rsidRPr="00657054" w:rsidDel="007E700D">
                <w:rPr>
                  <w:rFonts w:ascii="Arial" w:eastAsia="Arial" w:hAnsi="Arial" w:cs="Arial"/>
                  <w:color w:val="000000"/>
                  <w:sz w:val="16"/>
                  <w:szCs w:val="16"/>
                </w:rPr>
                <w:delText>(0.02)</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8CCB" w14:textId="4EAE845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17" w:author="Brian William Stacy" w:date="2024-03-13T13:20:00Z">
              <w:r w:rsidRPr="000E4456">
                <w:rPr>
                  <w:rFonts w:ascii="Times New Roman" w:eastAsia="Arial" w:hAnsi="Times New Roman" w:cs="Times New Roman"/>
                  <w:color w:val="000000"/>
                  <w:sz w:val="16"/>
                  <w:szCs w:val="16"/>
                </w:rPr>
                <w:t>(0.02)</w:t>
              </w:r>
            </w:ins>
            <w:del w:id="1318" w:author="Brian William Stacy" w:date="2024-03-13T13:20:00Z">
              <w:r w:rsidRPr="00657054" w:rsidDel="007E700D">
                <w:rPr>
                  <w:rFonts w:ascii="Arial" w:eastAsia="Arial" w:hAnsi="Arial" w:cs="Arial"/>
                  <w:color w:val="000000"/>
                  <w:sz w:val="16"/>
                  <w:szCs w:val="16"/>
                </w:rPr>
                <w:delText>(0.02)</w:delText>
              </w:r>
            </w:del>
          </w:p>
        </w:tc>
      </w:tr>
      <w:tr w:rsidR="00BF15B6" w:rsidRPr="00D0466F" w14:paraId="5E98C82C"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12C0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2D02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91AB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22262" w14:textId="54498A8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19" w:author="Brian William Stacy" w:date="2024-03-13T13:20:00Z">
              <w:r w:rsidRPr="000E4456">
                <w:rPr>
                  <w:rFonts w:ascii="Times New Roman" w:eastAsia="Arial" w:hAnsi="Times New Roman" w:cs="Times New Roman"/>
                  <w:color w:val="000000"/>
                  <w:sz w:val="16"/>
                  <w:szCs w:val="16"/>
                </w:rPr>
                <w:t>2.530</w:t>
              </w:r>
            </w:ins>
            <w:del w:id="1320" w:author="Brian William Stacy" w:date="2024-03-13T13:20:00Z">
              <w:r w:rsidRPr="00657054" w:rsidDel="007E700D">
                <w:rPr>
                  <w:rFonts w:ascii="Arial" w:eastAsia="Arial" w:hAnsi="Arial" w:cs="Arial"/>
                  <w:color w:val="000000"/>
                  <w:sz w:val="16"/>
                  <w:szCs w:val="16"/>
                </w:rPr>
                <w:delText>2.520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E163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201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4DF56" w14:textId="61DDE68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21" w:author="Brian William Stacy" w:date="2024-03-13T13:20:00Z">
              <w:r w:rsidRPr="000E4456">
                <w:rPr>
                  <w:rFonts w:ascii="Times New Roman" w:eastAsia="Arial" w:hAnsi="Times New Roman" w:cs="Times New Roman"/>
                  <w:color w:val="000000"/>
                  <w:sz w:val="16"/>
                  <w:szCs w:val="16"/>
                </w:rPr>
                <w:t>2.895</w:t>
              </w:r>
            </w:ins>
            <w:del w:id="1322" w:author="Brian William Stacy" w:date="2024-03-13T13:20:00Z">
              <w:r w:rsidRPr="00657054" w:rsidDel="007E700D">
                <w:rPr>
                  <w:rFonts w:ascii="Arial" w:eastAsia="Arial" w:hAnsi="Arial" w:cs="Arial"/>
                  <w:color w:val="000000"/>
                  <w:sz w:val="16"/>
                  <w:szCs w:val="16"/>
                </w:rPr>
                <w:delText>2.886</w:delText>
              </w:r>
            </w:del>
          </w:p>
        </w:tc>
      </w:tr>
      <w:tr w:rsidR="00BF15B6" w:rsidRPr="00D0466F" w14:paraId="67AB3BC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4295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28A8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A39E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C6EB2" w14:textId="33F9089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23" w:author="Brian William Stacy" w:date="2024-03-13T13:20:00Z">
              <w:r w:rsidRPr="000E4456">
                <w:rPr>
                  <w:rFonts w:ascii="Times New Roman" w:eastAsia="Arial" w:hAnsi="Times New Roman" w:cs="Times New Roman"/>
                  <w:color w:val="000000"/>
                  <w:sz w:val="16"/>
                  <w:szCs w:val="16"/>
                </w:rPr>
                <w:t>(4.00)</w:t>
              </w:r>
            </w:ins>
            <w:del w:id="1324" w:author="Brian William Stacy" w:date="2024-03-13T13:20:00Z">
              <w:r w:rsidRPr="00657054" w:rsidDel="007E700D">
                <w:rPr>
                  <w:rFonts w:ascii="Arial" w:eastAsia="Arial" w:hAnsi="Arial" w:cs="Arial"/>
                  <w:color w:val="000000"/>
                  <w:sz w:val="16"/>
                  <w:szCs w:val="16"/>
                </w:rPr>
                <w:delText>(3.96)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F6E5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8EAF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B5DD3" w14:textId="317808F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25" w:author="Brian William Stacy" w:date="2024-03-13T13:20:00Z">
              <w:r w:rsidRPr="000E4456">
                <w:rPr>
                  <w:rFonts w:ascii="Times New Roman" w:eastAsia="Arial" w:hAnsi="Times New Roman" w:cs="Times New Roman"/>
                  <w:color w:val="000000"/>
                  <w:sz w:val="16"/>
                  <w:szCs w:val="16"/>
                </w:rPr>
                <w:t>(3.96)</w:t>
              </w:r>
            </w:ins>
            <w:del w:id="1326" w:author="Brian William Stacy" w:date="2024-03-13T13:20:00Z">
              <w:r w:rsidRPr="00657054" w:rsidDel="007E700D">
                <w:rPr>
                  <w:rFonts w:ascii="Arial" w:eastAsia="Arial" w:hAnsi="Arial" w:cs="Arial"/>
                  <w:color w:val="000000"/>
                  <w:sz w:val="16"/>
                  <w:szCs w:val="16"/>
                </w:rPr>
                <w:delText>(3.93)</w:delText>
              </w:r>
            </w:del>
          </w:p>
        </w:tc>
      </w:tr>
      <w:tr w:rsidR="00BF15B6" w:rsidRPr="00D0466F" w14:paraId="47C7DFD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1DA4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F8F1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223A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E8885" w14:textId="3649EE3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27" w:author="Brian William Stacy" w:date="2024-03-13T13:20:00Z">
              <w:r w:rsidRPr="000E4456">
                <w:rPr>
                  <w:rFonts w:ascii="Times New Roman" w:eastAsia="Arial" w:hAnsi="Times New Roman" w:cs="Times New Roman"/>
                  <w:color w:val="000000"/>
                  <w:sz w:val="16"/>
                  <w:szCs w:val="16"/>
                </w:rPr>
                <w:t>0.046**</w:t>
              </w:r>
            </w:ins>
            <w:del w:id="1328" w:author="Brian William Stacy" w:date="2024-03-13T13:20:00Z">
              <w:r w:rsidRPr="00657054" w:rsidDel="007E700D">
                <w:rPr>
                  <w:rFonts w:ascii="Arial" w:eastAsia="Arial" w:hAnsi="Arial" w:cs="Arial"/>
                  <w:color w:val="000000"/>
                  <w:sz w:val="16"/>
                  <w:szCs w:val="16"/>
                </w:rPr>
                <w:delText>0.047**</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841C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FC1F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D853" w14:textId="3CCA137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29" w:author="Brian William Stacy" w:date="2024-03-13T13:20:00Z">
              <w:r w:rsidRPr="000E4456">
                <w:rPr>
                  <w:rFonts w:ascii="Times New Roman" w:eastAsia="Arial" w:hAnsi="Times New Roman" w:cs="Times New Roman"/>
                  <w:color w:val="000000"/>
                  <w:sz w:val="16"/>
                  <w:szCs w:val="16"/>
                </w:rPr>
                <w:t>0.043*</w:t>
              </w:r>
            </w:ins>
            <w:del w:id="1330" w:author="Brian William Stacy" w:date="2024-03-13T13:20:00Z">
              <w:r w:rsidRPr="00657054" w:rsidDel="007E700D">
                <w:rPr>
                  <w:rFonts w:ascii="Arial" w:eastAsia="Arial" w:hAnsi="Arial" w:cs="Arial"/>
                  <w:color w:val="000000"/>
                  <w:sz w:val="16"/>
                  <w:szCs w:val="16"/>
                </w:rPr>
                <w:delText>0.045*</w:delText>
              </w:r>
            </w:del>
          </w:p>
        </w:tc>
      </w:tr>
      <w:tr w:rsidR="00BF15B6" w:rsidRPr="00D0466F" w14:paraId="3218389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20B7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F03C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1264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5B5EC" w14:textId="1DBEE11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31" w:author="Brian William Stacy" w:date="2024-03-13T13:20:00Z">
              <w:r w:rsidRPr="000E4456">
                <w:rPr>
                  <w:rFonts w:ascii="Times New Roman" w:eastAsia="Arial" w:hAnsi="Times New Roman" w:cs="Times New Roman"/>
                  <w:color w:val="000000"/>
                  <w:sz w:val="16"/>
                  <w:szCs w:val="16"/>
                </w:rPr>
                <w:t>(0.02)</w:t>
              </w:r>
            </w:ins>
            <w:del w:id="1332" w:author="Brian William Stacy" w:date="2024-03-13T13:20:00Z">
              <w:r w:rsidRPr="00657054" w:rsidDel="007E700D">
                <w:rPr>
                  <w:rFonts w:ascii="Arial" w:eastAsia="Arial" w:hAnsi="Arial" w:cs="Arial"/>
                  <w:color w:val="000000"/>
                  <w:sz w:val="16"/>
                  <w:szCs w:val="16"/>
                </w:rPr>
                <w:delText>(0.02)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19E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C178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F50B6" w14:textId="15516DD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33" w:author="Brian William Stacy" w:date="2024-03-13T13:20:00Z">
              <w:r w:rsidRPr="000E4456">
                <w:rPr>
                  <w:rFonts w:ascii="Times New Roman" w:eastAsia="Arial" w:hAnsi="Times New Roman" w:cs="Times New Roman"/>
                  <w:color w:val="000000"/>
                  <w:sz w:val="16"/>
                  <w:szCs w:val="16"/>
                </w:rPr>
                <w:t>(0.02)</w:t>
              </w:r>
            </w:ins>
            <w:del w:id="1334" w:author="Brian William Stacy" w:date="2024-03-13T13:20:00Z">
              <w:r w:rsidRPr="00657054" w:rsidDel="007E700D">
                <w:rPr>
                  <w:rFonts w:ascii="Arial" w:eastAsia="Arial" w:hAnsi="Arial" w:cs="Arial"/>
                  <w:color w:val="000000"/>
                  <w:sz w:val="16"/>
                  <w:szCs w:val="16"/>
                </w:rPr>
                <w:delText>(0.02)</w:delText>
              </w:r>
            </w:del>
          </w:p>
        </w:tc>
      </w:tr>
      <w:tr w:rsidR="00BF15B6" w:rsidRPr="00D0466F" w14:paraId="209FE04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F2CC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A6A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49AB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FC827" w14:textId="760003B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35" w:author="Brian William Stacy" w:date="2024-03-13T13:20:00Z">
              <w:r w:rsidRPr="000E4456">
                <w:rPr>
                  <w:rFonts w:ascii="Times New Roman" w:eastAsia="Arial" w:hAnsi="Times New Roman" w:cs="Times New Roman"/>
                  <w:color w:val="000000"/>
                  <w:sz w:val="16"/>
                  <w:szCs w:val="16"/>
                </w:rPr>
                <w:t>-0.065</w:t>
              </w:r>
            </w:ins>
            <w:del w:id="1336" w:author="Brian William Stacy" w:date="2024-03-13T13:20:00Z">
              <w:r w:rsidRPr="00657054" w:rsidDel="007E700D">
                <w:rPr>
                  <w:rFonts w:ascii="Arial" w:eastAsia="Arial" w:hAnsi="Arial" w:cs="Arial"/>
                  <w:color w:val="000000"/>
                  <w:sz w:val="16"/>
                  <w:szCs w:val="16"/>
                </w:rPr>
                <w:delText>-0.064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551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218F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365A9" w14:textId="5C4BB70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37" w:author="Brian William Stacy" w:date="2024-03-13T13:20:00Z">
              <w:r w:rsidRPr="000E4456">
                <w:rPr>
                  <w:rFonts w:ascii="Times New Roman" w:eastAsia="Arial" w:hAnsi="Times New Roman" w:cs="Times New Roman"/>
                  <w:color w:val="000000"/>
                  <w:sz w:val="16"/>
                  <w:szCs w:val="16"/>
                </w:rPr>
                <w:t>-0.051</w:t>
              </w:r>
            </w:ins>
            <w:del w:id="1338" w:author="Brian William Stacy" w:date="2024-03-13T13:20:00Z">
              <w:r w:rsidRPr="00657054" w:rsidDel="007E700D">
                <w:rPr>
                  <w:rFonts w:ascii="Arial" w:eastAsia="Arial" w:hAnsi="Arial" w:cs="Arial"/>
                  <w:color w:val="000000"/>
                  <w:sz w:val="16"/>
                  <w:szCs w:val="16"/>
                </w:rPr>
                <w:delText>-0.050</w:delText>
              </w:r>
            </w:del>
          </w:p>
        </w:tc>
      </w:tr>
      <w:tr w:rsidR="00BF15B6" w:rsidRPr="00D0466F" w14:paraId="6EC064B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B11F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D810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BE83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998A5" w14:textId="50EBAF5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39" w:author="Brian William Stacy" w:date="2024-03-13T13:20:00Z">
              <w:r w:rsidRPr="000E4456">
                <w:rPr>
                  <w:rFonts w:ascii="Times New Roman" w:eastAsia="Arial" w:hAnsi="Times New Roman" w:cs="Times New Roman"/>
                  <w:color w:val="000000"/>
                  <w:sz w:val="16"/>
                  <w:szCs w:val="16"/>
                </w:rPr>
                <w:t>(0.15)</w:t>
              </w:r>
            </w:ins>
            <w:del w:id="1340" w:author="Brian William Stacy" w:date="2024-03-13T13:20:00Z">
              <w:r w:rsidRPr="00657054" w:rsidDel="007E700D">
                <w:rPr>
                  <w:rFonts w:ascii="Arial" w:eastAsia="Arial" w:hAnsi="Arial" w:cs="Arial"/>
                  <w:color w:val="000000"/>
                  <w:sz w:val="16"/>
                  <w:szCs w:val="16"/>
                </w:rPr>
                <w:delText>(0.15)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1D10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CC04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92941" w14:textId="60FEB88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41" w:author="Brian William Stacy" w:date="2024-03-13T13:20:00Z">
              <w:r w:rsidRPr="000E4456">
                <w:rPr>
                  <w:rFonts w:ascii="Times New Roman" w:eastAsia="Arial" w:hAnsi="Times New Roman" w:cs="Times New Roman"/>
                  <w:color w:val="000000"/>
                  <w:sz w:val="16"/>
                  <w:szCs w:val="16"/>
                </w:rPr>
                <w:t>(0.15)</w:t>
              </w:r>
            </w:ins>
            <w:del w:id="1342" w:author="Brian William Stacy" w:date="2024-03-13T13:20:00Z">
              <w:r w:rsidRPr="00657054" w:rsidDel="007E700D">
                <w:rPr>
                  <w:rFonts w:ascii="Arial" w:eastAsia="Arial" w:hAnsi="Arial" w:cs="Arial"/>
                  <w:color w:val="000000"/>
                  <w:sz w:val="16"/>
                  <w:szCs w:val="16"/>
                </w:rPr>
                <w:delText>(0.15)</w:delText>
              </w:r>
            </w:del>
          </w:p>
        </w:tc>
      </w:tr>
      <w:tr w:rsidR="00BF15B6" w:rsidRPr="00D0466F" w14:paraId="5CB61855"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4172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A316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1EC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A3ED0" w14:textId="0983EB21"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43" w:author="Brian William Stacy" w:date="2024-03-13T13:20:00Z">
              <w:r w:rsidRPr="000E4456">
                <w:rPr>
                  <w:rFonts w:ascii="Times New Roman" w:eastAsia="Arial" w:hAnsi="Times New Roman" w:cs="Times New Roman"/>
                  <w:color w:val="000000"/>
                  <w:sz w:val="16"/>
                  <w:szCs w:val="16"/>
                </w:rPr>
                <w:t>-0.355**</w:t>
              </w:r>
            </w:ins>
            <w:del w:id="1344" w:author="Brian William Stacy" w:date="2024-03-13T13:20:00Z">
              <w:r w:rsidRPr="00657054" w:rsidDel="007E700D">
                <w:rPr>
                  <w:rFonts w:ascii="Arial" w:eastAsia="Arial" w:hAnsi="Arial" w:cs="Arial"/>
                  <w:color w:val="000000"/>
                  <w:sz w:val="16"/>
                  <w:szCs w:val="16"/>
                </w:rPr>
                <w:delText>-0.351**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883E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94D0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CAEAD" w14:textId="420F4FC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45" w:author="Brian William Stacy" w:date="2024-03-13T13:20:00Z">
              <w:r w:rsidRPr="000E4456">
                <w:rPr>
                  <w:rFonts w:ascii="Times New Roman" w:eastAsia="Arial" w:hAnsi="Times New Roman" w:cs="Times New Roman"/>
                  <w:color w:val="000000"/>
                  <w:sz w:val="16"/>
                  <w:szCs w:val="16"/>
                </w:rPr>
                <w:t>-0.347**</w:t>
              </w:r>
            </w:ins>
            <w:del w:id="1346" w:author="Brian William Stacy" w:date="2024-03-13T13:20:00Z">
              <w:r w:rsidRPr="00657054" w:rsidDel="007E700D">
                <w:rPr>
                  <w:rFonts w:ascii="Arial" w:eastAsia="Arial" w:hAnsi="Arial" w:cs="Arial"/>
                  <w:color w:val="000000"/>
                  <w:sz w:val="16"/>
                  <w:szCs w:val="16"/>
                </w:rPr>
                <w:delText>-0.341**</w:delText>
              </w:r>
            </w:del>
          </w:p>
        </w:tc>
      </w:tr>
      <w:tr w:rsidR="00BF15B6" w:rsidRPr="00D0466F" w14:paraId="10CA6A8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06DE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484B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445D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8D98C" w14:textId="6FC23B5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47" w:author="Brian William Stacy" w:date="2024-03-13T13:20:00Z">
              <w:r w:rsidRPr="000E4456">
                <w:rPr>
                  <w:rFonts w:ascii="Times New Roman" w:eastAsia="Arial" w:hAnsi="Times New Roman" w:cs="Times New Roman"/>
                  <w:color w:val="000000"/>
                  <w:sz w:val="16"/>
                  <w:szCs w:val="16"/>
                </w:rPr>
                <w:t>(0.14)</w:t>
              </w:r>
            </w:ins>
            <w:del w:id="1348" w:author="Brian William Stacy" w:date="2024-03-13T13:20:00Z">
              <w:r w:rsidRPr="00657054" w:rsidDel="007E700D">
                <w:rPr>
                  <w:rFonts w:ascii="Arial" w:eastAsia="Arial" w:hAnsi="Arial" w:cs="Arial"/>
                  <w:color w:val="000000"/>
                  <w:sz w:val="16"/>
                  <w:szCs w:val="16"/>
                </w:rPr>
                <w:delText>(0.14)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E946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0AE6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07878" w14:textId="1643F53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49" w:author="Brian William Stacy" w:date="2024-03-13T13:20:00Z">
              <w:r w:rsidRPr="000E4456">
                <w:rPr>
                  <w:rFonts w:ascii="Times New Roman" w:eastAsia="Arial" w:hAnsi="Times New Roman" w:cs="Times New Roman"/>
                  <w:color w:val="000000"/>
                  <w:sz w:val="16"/>
                  <w:szCs w:val="16"/>
                </w:rPr>
                <w:t>(0.13)</w:t>
              </w:r>
            </w:ins>
            <w:del w:id="1350" w:author="Brian William Stacy" w:date="2024-03-13T13:20:00Z">
              <w:r w:rsidRPr="00657054" w:rsidDel="007E700D">
                <w:rPr>
                  <w:rFonts w:ascii="Arial" w:eastAsia="Arial" w:hAnsi="Arial" w:cs="Arial"/>
                  <w:color w:val="000000"/>
                  <w:sz w:val="16"/>
                  <w:szCs w:val="16"/>
                </w:rPr>
                <w:delText>(0.13)</w:delText>
              </w:r>
            </w:del>
          </w:p>
        </w:tc>
      </w:tr>
      <w:tr w:rsidR="00BF15B6" w:rsidRPr="00D0466F" w14:paraId="16C0147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4F20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64A4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CDED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E8002" w14:textId="71BBC571"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51" w:author="Brian William Stacy" w:date="2024-03-13T13:20:00Z">
              <w:r w:rsidRPr="000E4456">
                <w:rPr>
                  <w:rFonts w:ascii="Times New Roman" w:eastAsia="Arial" w:hAnsi="Times New Roman" w:cs="Times New Roman"/>
                  <w:color w:val="000000"/>
                  <w:sz w:val="16"/>
                  <w:szCs w:val="16"/>
                </w:rPr>
                <w:t>0.049</w:t>
              </w:r>
            </w:ins>
            <w:del w:id="1352" w:author="Brian William Stacy" w:date="2024-03-13T13:20:00Z">
              <w:r w:rsidRPr="00657054" w:rsidDel="007E700D">
                <w:rPr>
                  <w:rFonts w:ascii="Arial" w:eastAsia="Arial" w:hAnsi="Arial" w:cs="Arial"/>
                  <w:color w:val="000000"/>
                  <w:sz w:val="16"/>
                  <w:szCs w:val="16"/>
                </w:rPr>
                <w:delText>0.049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1774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A0BF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960B7" w14:textId="4DFBB32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53" w:author="Brian William Stacy" w:date="2024-03-13T13:20:00Z">
              <w:r w:rsidRPr="000E4456">
                <w:rPr>
                  <w:rFonts w:ascii="Times New Roman" w:eastAsia="Arial" w:hAnsi="Times New Roman" w:cs="Times New Roman"/>
                  <w:color w:val="000000"/>
                  <w:sz w:val="16"/>
                  <w:szCs w:val="16"/>
                </w:rPr>
                <w:t>0.048</w:t>
              </w:r>
            </w:ins>
            <w:del w:id="1354" w:author="Brian William Stacy" w:date="2024-03-13T13:20:00Z">
              <w:r w:rsidRPr="00657054" w:rsidDel="007E700D">
                <w:rPr>
                  <w:rFonts w:ascii="Arial" w:eastAsia="Arial" w:hAnsi="Arial" w:cs="Arial"/>
                  <w:color w:val="000000"/>
                  <w:sz w:val="16"/>
                  <w:szCs w:val="16"/>
                </w:rPr>
                <w:delText>0.048</w:delText>
              </w:r>
            </w:del>
          </w:p>
        </w:tc>
      </w:tr>
      <w:tr w:rsidR="00BF15B6" w:rsidRPr="00D0466F" w14:paraId="775C6A1C"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EC83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4BB4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17AF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65BD2" w14:textId="02B742C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55" w:author="Brian William Stacy" w:date="2024-03-13T13:20:00Z">
              <w:r w:rsidRPr="000E4456">
                <w:rPr>
                  <w:rFonts w:ascii="Times New Roman" w:eastAsia="Arial" w:hAnsi="Times New Roman" w:cs="Times New Roman"/>
                  <w:color w:val="000000"/>
                  <w:sz w:val="16"/>
                  <w:szCs w:val="16"/>
                </w:rPr>
                <w:t>(0.04)</w:t>
              </w:r>
            </w:ins>
            <w:del w:id="1356" w:author="Brian William Stacy" w:date="2024-03-13T13:20:00Z">
              <w:r w:rsidRPr="00657054" w:rsidDel="007E700D">
                <w:rPr>
                  <w:rFonts w:ascii="Arial" w:eastAsia="Arial" w:hAnsi="Arial" w:cs="Arial"/>
                  <w:color w:val="000000"/>
                  <w:sz w:val="16"/>
                  <w:szCs w:val="16"/>
                </w:rPr>
                <w:delText>(0.04)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D733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C17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3DC70" w14:textId="710687A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57" w:author="Brian William Stacy" w:date="2024-03-13T13:20:00Z">
              <w:r w:rsidRPr="000E4456">
                <w:rPr>
                  <w:rFonts w:ascii="Times New Roman" w:eastAsia="Arial" w:hAnsi="Times New Roman" w:cs="Times New Roman"/>
                  <w:color w:val="000000"/>
                  <w:sz w:val="16"/>
                  <w:szCs w:val="16"/>
                </w:rPr>
                <w:t>(0.04)</w:t>
              </w:r>
            </w:ins>
            <w:del w:id="1358" w:author="Brian William Stacy" w:date="2024-03-13T13:20:00Z">
              <w:r w:rsidRPr="00657054" w:rsidDel="007E700D">
                <w:rPr>
                  <w:rFonts w:ascii="Arial" w:eastAsia="Arial" w:hAnsi="Arial" w:cs="Arial"/>
                  <w:color w:val="000000"/>
                  <w:sz w:val="16"/>
                  <w:szCs w:val="16"/>
                </w:rPr>
                <w:delText>(0.04)</w:delText>
              </w:r>
            </w:del>
          </w:p>
        </w:tc>
      </w:tr>
      <w:tr w:rsidR="00BF15B6" w:rsidRPr="00D0466F" w14:paraId="261BB3F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FA19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6190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A39B2" w14:textId="44DE23A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59" w:author="Brian William Stacy" w:date="2024-03-13T13:20:00Z">
              <w:r w:rsidRPr="000E4456">
                <w:rPr>
                  <w:rFonts w:ascii="Times New Roman" w:eastAsia="Arial" w:hAnsi="Times New Roman" w:cs="Times New Roman"/>
                  <w:color w:val="000000"/>
                  <w:sz w:val="16"/>
                  <w:szCs w:val="16"/>
                </w:rPr>
                <w:t>0.048</w:t>
              </w:r>
            </w:ins>
            <w:del w:id="1360" w:author="Brian William Stacy" w:date="2024-03-13T13:20:00Z">
              <w:r w:rsidRPr="00657054" w:rsidDel="007E700D">
                <w:rPr>
                  <w:rFonts w:ascii="Arial" w:eastAsia="Arial" w:hAnsi="Arial" w:cs="Arial"/>
                  <w:color w:val="000000"/>
                  <w:sz w:val="16"/>
                  <w:szCs w:val="16"/>
                </w:rPr>
                <w:delText>0.052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41E94" w14:textId="40F6C65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61" w:author="Brian William Stacy" w:date="2024-03-13T13:20:00Z">
              <w:r w:rsidRPr="000E4456">
                <w:rPr>
                  <w:rFonts w:ascii="Times New Roman" w:eastAsia="Arial" w:hAnsi="Times New Roman" w:cs="Times New Roman"/>
                  <w:color w:val="000000"/>
                  <w:sz w:val="16"/>
                  <w:szCs w:val="16"/>
                </w:rPr>
                <w:t>-0.139</w:t>
              </w:r>
            </w:ins>
            <w:del w:id="1362" w:author="Brian William Stacy" w:date="2024-03-13T13:20:00Z">
              <w:r w:rsidRPr="00657054" w:rsidDel="007E700D">
                <w:rPr>
                  <w:rFonts w:ascii="Arial" w:eastAsia="Arial" w:hAnsi="Arial" w:cs="Arial"/>
                  <w:color w:val="000000"/>
                  <w:sz w:val="16"/>
                  <w:szCs w:val="16"/>
                </w:rPr>
                <w:delText>-0.137</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61E7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AF4BA" w14:textId="58EA6F3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63" w:author="Brian William Stacy" w:date="2024-03-13T13:20:00Z">
              <w:r w:rsidRPr="000E4456">
                <w:rPr>
                  <w:rFonts w:ascii="Times New Roman" w:eastAsia="Arial" w:hAnsi="Times New Roman" w:cs="Times New Roman"/>
                  <w:color w:val="000000"/>
                  <w:sz w:val="16"/>
                  <w:szCs w:val="16"/>
                </w:rPr>
                <w:t>0.107</w:t>
              </w:r>
            </w:ins>
            <w:del w:id="1364" w:author="Brian William Stacy" w:date="2024-03-13T13:20:00Z">
              <w:r w:rsidRPr="00657054" w:rsidDel="007E700D">
                <w:rPr>
                  <w:rFonts w:ascii="Arial" w:eastAsia="Arial" w:hAnsi="Arial" w:cs="Arial"/>
                  <w:color w:val="000000"/>
                  <w:sz w:val="16"/>
                  <w:szCs w:val="16"/>
                </w:rPr>
                <w:delText>0.124</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B39F8" w14:textId="36D9748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65" w:author="Brian William Stacy" w:date="2024-03-13T13:20:00Z">
              <w:r w:rsidRPr="000E4456">
                <w:rPr>
                  <w:rFonts w:ascii="Times New Roman" w:eastAsia="Arial" w:hAnsi="Times New Roman" w:cs="Times New Roman"/>
                  <w:color w:val="000000"/>
                  <w:sz w:val="16"/>
                  <w:szCs w:val="16"/>
                </w:rPr>
                <w:t>-0.131</w:t>
              </w:r>
            </w:ins>
            <w:del w:id="1366" w:author="Brian William Stacy" w:date="2024-03-13T13:20:00Z">
              <w:r w:rsidRPr="00657054" w:rsidDel="007E700D">
                <w:rPr>
                  <w:rFonts w:ascii="Arial" w:eastAsia="Arial" w:hAnsi="Arial" w:cs="Arial"/>
                  <w:color w:val="000000"/>
                  <w:sz w:val="16"/>
                  <w:szCs w:val="16"/>
                </w:rPr>
                <w:delText>-0.119</w:delText>
              </w:r>
            </w:del>
          </w:p>
        </w:tc>
      </w:tr>
      <w:tr w:rsidR="00BF15B6" w:rsidRPr="00D0466F" w14:paraId="4814B2F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4DA0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D5F0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3DF52" w14:textId="20FC773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67" w:author="Brian William Stacy" w:date="2024-03-13T13:20:00Z">
              <w:r w:rsidRPr="000E4456">
                <w:rPr>
                  <w:rFonts w:ascii="Times New Roman" w:eastAsia="Arial" w:hAnsi="Times New Roman" w:cs="Times New Roman"/>
                  <w:color w:val="000000"/>
                  <w:sz w:val="16"/>
                  <w:szCs w:val="16"/>
                </w:rPr>
                <w:t>(0.13)</w:t>
              </w:r>
            </w:ins>
            <w:del w:id="1368" w:author="Brian William Stacy" w:date="2024-03-13T13:20:00Z">
              <w:r w:rsidRPr="00657054" w:rsidDel="007E700D">
                <w:rPr>
                  <w:rFonts w:ascii="Arial" w:eastAsia="Arial" w:hAnsi="Arial" w:cs="Arial"/>
                  <w:color w:val="000000"/>
                  <w:sz w:val="16"/>
                  <w:szCs w:val="16"/>
                </w:rPr>
                <w:delText>(0.13)</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B1ACB" w14:textId="20A2B58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69" w:author="Brian William Stacy" w:date="2024-03-13T13:20:00Z">
              <w:r w:rsidRPr="000E4456">
                <w:rPr>
                  <w:rFonts w:ascii="Times New Roman" w:eastAsia="Arial" w:hAnsi="Times New Roman" w:cs="Times New Roman"/>
                  <w:color w:val="000000"/>
                  <w:sz w:val="16"/>
                  <w:szCs w:val="16"/>
                </w:rPr>
                <w:t>(0.18)</w:t>
              </w:r>
            </w:ins>
            <w:del w:id="1370" w:author="Brian William Stacy" w:date="2024-03-13T13:20:00Z">
              <w:r w:rsidRPr="00657054" w:rsidDel="007E700D">
                <w:rPr>
                  <w:rFonts w:ascii="Arial" w:eastAsia="Arial" w:hAnsi="Arial" w:cs="Arial"/>
                  <w:color w:val="000000"/>
                  <w:sz w:val="16"/>
                  <w:szCs w:val="16"/>
                </w:rPr>
                <w:delText>(0.18)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F949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4638E" w14:textId="2C2412E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71" w:author="Brian William Stacy" w:date="2024-03-13T13:20:00Z">
              <w:r w:rsidRPr="000E4456">
                <w:rPr>
                  <w:rFonts w:ascii="Times New Roman" w:eastAsia="Arial" w:hAnsi="Times New Roman" w:cs="Times New Roman"/>
                  <w:color w:val="000000"/>
                  <w:sz w:val="16"/>
                  <w:szCs w:val="16"/>
                </w:rPr>
                <w:t>(0.19)</w:t>
              </w:r>
            </w:ins>
            <w:del w:id="1372" w:author="Brian William Stacy" w:date="2024-03-13T13:20:00Z">
              <w:r w:rsidRPr="00657054" w:rsidDel="007E700D">
                <w:rPr>
                  <w:rFonts w:ascii="Arial" w:eastAsia="Arial" w:hAnsi="Arial" w:cs="Arial"/>
                  <w:color w:val="000000"/>
                  <w:sz w:val="16"/>
                  <w:szCs w:val="16"/>
                </w:rPr>
                <w:delText>(0.19)</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C44B6" w14:textId="39EE57D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73" w:author="Brian William Stacy" w:date="2024-03-13T13:20:00Z">
              <w:r w:rsidRPr="000E4456">
                <w:rPr>
                  <w:rFonts w:ascii="Times New Roman" w:eastAsia="Arial" w:hAnsi="Times New Roman" w:cs="Times New Roman"/>
                  <w:color w:val="000000"/>
                  <w:sz w:val="16"/>
                  <w:szCs w:val="16"/>
                </w:rPr>
                <w:t>(0.23)</w:t>
              </w:r>
            </w:ins>
            <w:del w:id="1374" w:author="Brian William Stacy" w:date="2024-03-13T13:20:00Z">
              <w:r w:rsidRPr="00657054" w:rsidDel="007E700D">
                <w:rPr>
                  <w:rFonts w:ascii="Arial" w:eastAsia="Arial" w:hAnsi="Arial" w:cs="Arial"/>
                  <w:color w:val="000000"/>
                  <w:sz w:val="16"/>
                  <w:szCs w:val="16"/>
                </w:rPr>
                <w:delText>(0.24)</w:delText>
              </w:r>
            </w:del>
          </w:p>
        </w:tc>
      </w:tr>
      <w:tr w:rsidR="00BF15B6" w:rsidRPr="00D0466F" w14:paraId="517CD27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689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FD95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EE2C" w14:textId="1A2B2E7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75" w:author="Brian William Stacy" w:date="2024-03-13T13:20:00Z">
              <w:r w:rsidRPr="000E4456">
                <w:rPr>
                  <w:rFonts w:ascii="Times New Roman" w:eastAsia="Arial" w:hAnsi="Times New Roman" w:cs="Times New Roman"/>
                  <w:color w:val="000000"/>
                  <w:sz w:val="16"/>
                  <w:szCs w:val="16"/>
                </w:rPr>
                <w:t>0.101</w:t>
              </w:r>
            </w:ins>
            <w:del w:id="1376" w:author="Brian William Stacy" w:date="2024-03-13T13:20:00Z">
              <w:r w:rsidRPr="00657054" w:rsidDel="007E700D">
                <w:rPr>
                  <w:rFonts w:ascii="Arial" w:eastAsia="Arial" w:hAnsi="Arial" w:cs="Arial"/>
                  <w:color w:val="000000"/>
                  <w:sz w:val="16"/>
                  <w:szCs w:val="16"/>
                </w:rPr>
                <w:delText>0.109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AC25B" w14:textId="6695D06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77" w:author="Brian William Stacy" w:date="2024-03-13T13:20:00Z">
              <w:r w:rsidRPr="000E4456">
                <w:rPr>
                  <w:rFonts w:ascii="Times New Roman" w:eastAsia="Arial" w:hAnsi="Times New Roman" w:cs="Times New Roman"/>
                  <w:color w:val="000000"/>
                  <w:sz w:val="16"/>
                  <w:szCs w:val="16"/>
                </w:rPr>
                <w:t>-0.240</w:t>
              </w:r>
            </w:ins>
            <w:del w:id="1378" w:author="Brian William Stacy" w:date="2024-03-13T13:20:00Z">
              <w:r w:rsidRPr="00657054" w:rsidDel="007E700D">
                <w:rPr>
                  <w:rFonts w:ascii="Arial" w:eastAsia="Arial" w:hAnsi="Arial" w:cs="Arial"/>
                  <w:color w:val="000000"/>
                  <w:sz w:val="16"/>
                  <w:szCs w:val="16"/>
                </w:rPr>
                <w:delText>-0.237</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F1BF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18735" w14:textId="6328B8C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79" w:author="Brian William Stacy" w:date="2024-03-13T13:20:00Z">
              <w:r w:rsidRPr="000E4456">
                <w:rPr>
                  <w:rFonts w:ascii="Times New Roman" w:eastAsia="Arial" w:hAnsi="Times New Roman" w:cs="Times New Roman"/>
                  <w:color w:val="000000"/>
                  <w:sz w:val="16"/>
                  <w:szCs w:val="16"/>
                </w:rPr>
                <w:t>0.094</w:t>
              </w:r>
            </w:ins>
            <w:del w:id="1380" w:author="Brian William Stacy" w:date="2024-03-13T13:20:00Z">
              <w:r w:rsidRPr="00657054" w:rsidDel="007E700D">
                <w:rPr>
                  <w:rFonts w:ascii="Arial" w:eastAsia="Arial" w:hAnsi="Arial" w:cs="Arial"/>
                  <w:color w:val="000000"/>
                  <w:sz w:val="16"/>
                  <w:szCs w:val="16"/>
                </w:rPr>
                <w:delText>0.121</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CF556" w14:textId="5EFF303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81" w:author="Brian William Stacy" w:date="2024-03-13T13:20:00Z">
              <w:r w:rsidRPr="000E4456">
                <w:rPr>
                  <w:rFonts w:ascii="Times New Roman" w:eastAsia="Arial" w:hAnsi="Times New Roman" w:cs="Times New Roman"/>
                  <w:color w:val="000000"/>
                  <w:sz w:val="16"/>
                  <w:szCs w:val="16"/>
                </w:rPr>
                <w:t>-0.299</w:t>
              </w:r>
            </w:ins>
            <w:del w:id="1382" w:author="Brian William Stacy" w:date="2024-03-13T13:20:00Z">
              <w:r w:rsidRPr="00657054" w:rsidDel="007E700D">
                <w:rPr>
                  <w:rFonts w:ascii="Arial" w:eastAsia="Arial" w:hAnsi="Arial" w:cs="Arial"/>
                  <w:color w:val="000000"/>
                  <w:sz w:val="16"/>
                  <w:szCs w:val="16"/>
                </w:rPr>
                <w:delText>-0.277</w:delText>
              </w:r>
            </w:del>
          </w:p>
        </w:tc>
      </w:tr>
      <w:tr w:rsidR="00BF15B6" w:rsidRPr="00D0466F" w14:paraId="70E130A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2DA2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6CE9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1912B" w14:textId="71B309A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83" w:author="Brian William Stacy" w:date="2024-03-13T13:20:00Z">
              <w:r w:rsidRPr="000E4456">
                <w:rPr>
                  <w:rFonts w:ascii="Times New Roman" w:eastAsia="Arial" w:hAnsi="Times New Roman" w:cs="Times New Roman"/>
                  <w:color w:val="000000"/>
                  <w:sz w:val="16"/>
                  <w:szCs w:val="16"/>
                </w:rPr>
                <w:t>(0.27)</w:t>
              </w:r>
            </w:ins>
            <w:del w:id="1384" w:author="Brian William Stacy" w:date="2024-03-13T13:20:00Z">
              <w:r w:rsidRPr="00657054" w:rsidDel="007E700D">
                <w:rPr>
                  <w:rFonts w:ascii="Arial" w:eastAsia="Arial" w:hAnsi="Arial" w:cs="Arial"/>
                  <w:color w:val="000000"/>
                  <w:sz w:val="16"/>
                  <w:szCs w:val="16"/>
                </w:rPr>
                <w:delText>(0.28)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AC536" w14:textId="4D91314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85" w:author="Brian William Stacy" w:date="2024-03-13T13:20:00Z">
              <w:r w:rsidRPr="000E4456">
                <w:rPr>
                  <w:rFonts w:ascii="Times New Roman" w:eastAsia="Arial" w:hAnsi="Times New Roman" w:cs="Times New Roman"/>
                  <w:color w:val="000000"/>
                  <w:sz w:val="16"/>
                  <w:szCs w:val="16"/>
                </w:rPr>
                <w:t>(0.34)</w:t>
              </w:r>
            </w:ins>
            <w:del w:id="1386" w:author="Brian William Stacy" w:date="2024-03-13T13:20:00Z">
              <w:r w:rsidRPr="00657054" w:rsidDel="007E700D">
                <w:rPr>
                  <w:rFonts w:ascii="Arial" w:eastAsia="Arial" w:hAnsi="Arial" w:cs="Arial"/>
                  <w:color w:val="000000"/>
                  <w:sz w:val="16"/>
                  <w:szCs w:val="16"/>
                </w:rPr>
                <w:delText>(0.35)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70F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7D24F" w14:textId="06DDAD8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87" w:author="Brian William Stacy" w:date="2024-03-13T13:20:00Z">
              <w:r w:rsidRPr="000E4456">
                <w:rPr>
                  <w:rFonts w:ascii="Times New Roman" w:eastAsia="Arial" w:hAnsi="Times New Roman" w:cs="Times New Roman"/>
                  <w:color w:val="000000"/>
                  <w:sz w:val="16"/>
                  <w:szCs w:val="16"/>
                </w:rPr>
                <w:t>(0.32)</w:t>
              </w:r>
            </w:ins>
            <w:del w:id="1388" w:author="Brian William Stacy" w:date="2024-03-13T13:20:00Z">
              <w:r w:rsidRPr="00657054" w:rsidDel="007E700D">
                <w:rPr>
                  <w:rFonts w:ascii="Arial" w:eastAsia="Arial" w:hAnsi="Arial" w:cs="Arial"/>
                  <w:color w:val="000000"/>
                  <w:sz w:val="16"/>
                  <w:szCs w:val="16"/>
                </w:rPr>
                <w:delText>(0.32)</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BFB37" w14:textId="65FDA82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89" w:author="Brian William Stacy" w:date="2024-03-13T13:20:00Z">
              <w:r w:rsidRPr="000E4456">
                <w:rPr>
                  <w:rFonts w:ascii="Times New Roman" w:eastAsia="Arial" w:hAnsi="Times New Roman" w:cs="Times New Roman"/>
                  <w:color w:val="000000"/>
                  <w:sz w:val="16"/>
                  <w:szCs w:val="16"/>
                </w:rPr>
                <w:t>(0.39)</w:t>
              </w:r>
            </w:ins>
            <w:del w:id="1390" w:author="Brian William Stacy" w:date="2024-03-13T13:20:00Z">
              <w:r w:rsidRPr="00657054" w:rsidDel="007E700D">
                <w:rPr>
                  <w:rFonts w:ascii="Arial" w:eastAsia="Arial" w:hAnsi="Arial" w:cs="Arial"/>
                  <w:color w:val="000000"/>
                  <w:sz w:val="16"/>
                  <w:szCs w:val="16"/>
                </w:rPr>
                <w:delText>(0.40)</w:delText>
              </w:r>
            </w:del>
          </w:p>
        </w:tc>
      </w:tr>
      <w:tr w:rsidR="00BF15B6" w:rsidRPr="00D0466F" w14:paraId="5A879AD9"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3DE3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1C24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6B16C" w14:textId="4F9E59E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91" w:author="Brian William Stacy" w:date="2024-03-13T13:20:00Z">
              <w:r w:rsidRPr="000E4456">
                <w:rPr>
                  <w:rFonts w:ascii="Times New Roman" w:eastAsia="Arial" w:hAnsi="Times New Roman" w:cs="Times New Roman"/>
                  <w:color w:val="000000"/>
                  <w:sz w:val="16"/>
                  <w:szCs w:val="16"/>
                </w:rPr>
                <w:t>-0.232</w:t>
              </w:r>
            </w:ins>
            <w:del w:id="1392" w:author="Brian William Stacy" w:date="2024-03-13T13:20:00Z">
              <w:r w:rsidRPr="00657054" w:rsidDel="007E700D">
                <w:rPr>
                  <w:rFonts w:ascii="Arial" w:eastAsia="Arial" w:hAnsi="Arial" w:cs="Arial"/>
                  <w:color w:val="000000"/>
                  <w:sz w:val="16"/>
                  <w:szCs w:val="16"/>
                </w:rPr>
                <w:delText>-0.232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16CB4" w14:textId="03A0B66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93" w:author="Brian William Stacy" w:date="2024-03-13T13:20:00Z">
              <w:r w:rsidRPr="000E4456">
                <w:rPr>
                  <w:rFonts w:ascii="Times New Roman" w:eastAsia="Arial" w:hAnsi="Times New Roman" w:cs="Times New Roman"/>
                  <w:color w:val="000000"/>
                  <w:sz w:val="16"/>
                  <w:szCs w:val="16"/>
                </w:rPr>
                <w:t>-0.655</w:t>
              </w:r>
            </w:ins>
            <w:del w:id="1394" w:author="Brian William Stacy" w:date="2024-03-13T13:20:00Z">
              <w:r w:rsidRPr="00657054" w:rsidDel="007E700D">
                <w:rPr>
                  <w:rFonts w:ascii="Arial" w:eastAsia="Arial" w:hAnsi="Arial" w:cs="Arial"/>
                  <w:color w:val="000000"/>
                  <w:sz w:val="16"/>
                  <w:szCs w:val="16"/>
                </w:rPr>
                <w:delText>-0.659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4019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DF3A5" w14:textId="608C3B4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95" w:author="Brian William Stacy" w:date="2024-03-13T13:20:00Z">
              <w:r w:rsidRPr="000E4456">
                <w:rPr>
                  <w:rFonts w:ascii="Times New Roman" w:eastAsia="Arial" w:hAnsi="Times New Roman" w:cs="Times New Roman"/>
                  <w:color w:val="000000"/>
                  <w:sz w:val="16"/>
                  <w:szCs w:val="16"/>
                </w:rPr>
                <w:t>-0.126</w:t>
              </w:r>
            </w:ins>
            <w:del w:id="1396" w:author="Brian William Stacy" w:date="2024-03-13T13:20:00Z">
              <w:r w:rsidRPr="00657054" w:rsidDel="007E700D">
                <w:rPr>
                  <w:rFonts w:ascii="Arial" w:eastAsia="Arial" w:hAnsi="Arial" w:cs="Arial"/>
                  <w:color w:val="000000"/>
                  <w:sz w:val="16"/>
                  <w:szCs w:val="16"/>
                </w:rPr>
                <w:delText>-0.115</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8C918" w14:textId="38A2BB4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97" w:author="Brian William Stacy" w:date="2024-03-13T13:20:00Z">
              <w:r w:rsidRPr="000E4456">
                <w:rPr>
                  <w:rFonts w:ascii="Times New Roman" w:eastAsia="Arial" w:hAnsi="Times New Roman" w:cs="Times New Roman"/>
                  <w:color w:val="000000"/>
                  <w:sz w:val="16"/>
                  <w:szCs w:val="16"/>
                </w:rPr>
                <w:t>-0.595</w:t>
              </w:r>
            </w:ins>
            <w:del w:id="1398" w:author="Brian William Stacy" w:date="2024-03-13T13:20:00Z">
              <w:r w:rsidRPr="00657054" w:rsidDel="007E700D">
                <w:rPr>
                  <w:rFonts w:ascii="Arial" w:eastAsia="Arial" w:hAnsi="Arial" w:cs="Arial"/>
                  <w:color w:val="000000"/>
                  <w:sz w:val="16"/>
                  <w:szCs w:val="16"/>
                </w:rPr>
                <w:delText>-0.588</w:delText>
              </w:r>
            </w:del>
          </w:p>
        </w:tc>
      </w:tr>
      <w:tr w:rsidR="00BF15B6" w:rsidRPr="00D0466F" w14:paraId="5EBF682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C5DB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3D1A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ED8E5" w14:textId="2D5DC2F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399" w:author="Brian William Stacy" w:date="2024-03-13T13:20:00Z">
              <w:r w:rsidRPr="000E4456">
                <w:rPr>
                  <w:rFonts w:ascii="Times New Roman" w:eastAsia="Arial" w:hAnsi="Times New Roman" w:cs="Times New Roman"/>
                  <w:color w:val="000000"/>
                  <w:sz w:val="16"/>
                  <w:szCs w:val="16"/>
                </w:rPr>
                <w:t>(0.38)</w:t>
              </w:r>
            </w:ins>
            <w:del w:id="1400" w:author="Brian William Stacy" w:date="2024-03-13T13:20:00Z">
              <w:r w:rsidRPr="00657054" w:rsidDel="007E700D">
                <w:rPr>
                  <w:rFonts w:ascii="Arial" w:eastAsia="Arial" w:hAnsi="Arial" w:cs="Arial"/>
                  <w:color w:val="000000"/>
                  <w:sz w:val="16"/>
                  <w:szCs w:val="16"/>
                </w:rPr>
                <w:delText>(0.38)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3B23D" w14:textId="12709BF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01" w:author="Brian William Stacy" w:date="2024-03-13T13:20:00Z">
              <w:r w:rsidRPr="000E4456">
                <w:rPr>
                  <w:rFonts w:ascii="Times New Roman" w:eastAsia="Arial" w:hAnsi="Times New Roman" w:cs="Times New Roman"/>
                  <w:color w:val="000000"/>
                  <w:sz w:val="16"/>
                  <w:szCs w:val="16"/>
                </w:rPr>
                <w:t>(0.45)</w:t>
              </w:r>
            </w:ins>
            <w:del w:id="1402" w:author="Brian William Stacy" w:date="2024-03-13T13:20:00Z">
              <w:r w:rsidRPr="00657054" w:rsidDel="007E700D">
                <w:rPr>
                  <w:rFonts w:ascii="Arial" w:eastAsia="Arial" w:hAnsi="Arial" w:cs="Arial"/>
                  <w:color w:val="000000"/>
                  <w:sz w:val="16"/>
                  <w:szCs w:val="16"/>
                </w:rPr>
                <w:delText>(0.45)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9C15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6DF6" w14:textId="41E4AC4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03" w:author="Brian William Stacy" w:date="2024-03-13T13:20:00Z">
              <w:r w:rsidRPr="000E4456">
                <w:rPr>
                  <w:rFonts w:ascii="Times New Roman" w:eastAsia="Arial" w:hAnsi="Times New Roman" w:cs="Times New Roman"/>
                  <w:color w:val="000000"/>
                  <w:sz w:val="16"/>
                  <w:szCs w:val="16"/>
                </w:rPr>
                <w:t>(0.39)</w:t>
              </w:r>
            </w:ins>
            <w:del w:id="1404" w:author="Brian William Stacy" w:date="2024-03-13T13:20:00Z">
              <w:r w:rsidRPr="00657054" w:rsidDel="007E700D">
                <w:rPr>
                  <w:rFonts w:ascii="Arial" w:eastAsia="Arial" w:hAnsi="Arial" w:cs="Arial"/>
                  <w:color w:val="000000"/>
                  <w:sz w:val="16"/>
                  <w:szCs w:val="16"/>
                </w:rPr>
                <w:delText>(0.38)</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943EB" w14:textId="69CB943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05" w:author="Brian William Stacy" w:date="2024-03-13T13:20:00Z">
              <w:r w:rsidRPr="000E4456">
                <w:rPr>
                  <w:rFonts w:ascii="Times New Roman" w:eastAsia="Arial" w:hAnsi="Times New Roman" w:cs="Times New Roman"/>
                  <w:color w:val="000000"/>
                  <w:sz w:val="16"/>
                  <w:szCs w:val="16"/>
                </w:rPr>
                <w:t>(0.45)</w:t>
              </w:r>
            </w:ins>
            <w:del w:id="1406" w:author="Brian William Stacy" w:date="2024-03-13T13:20:00Z">
              <w:r w:rsidRPr="00657054" w:rsidDel="007E700D">
                <w:rPr>
                  <w:rFonts w:ascii="Arial" w:eastAsia="Arial" w:hAnsi="Arial" w:cs="Arial"/>
                  <w:color w:val="000000"/>
                  <w:sz w:val="16"/>
                  <w:szCs w:val="16"/>
                </w:rPr>
                <w:delText>(0.45)</w:delText>
              </w:r>
            </w:del>
          </w:p>
        </w:tc>
      </w:tr>
      <w:tr w:rsidR="00BF15B6" w:rsidRPr="00D0466F" w14:paraId="30C1F89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AD16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0D36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A2474" w14:textId="0E6398B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07" w:author="Brian William Stacy" w:date="2024-03-13T13:20:00Z">
              <w:r w:rsidRPr="000E4456">
                <w:rPr>
                  <w:rFonts w:ascii="Times New Roman" w:eastAsia="Arial" w:hAnsi="Times New Roman" w:cs="Times New Roman"/>
                  <w:color w:val="000000"/>
                  <w:sz w:val="16"/>
                  <w:szCs w:val="16"/>
                </w:rPr>
                <w:t>-0.097</w:t>
              </w:r>
            </w:ins>
            <w:del w:id="1408" w:author="Brian William Stacy" w:date="2024-03-13T13:20:00Z">
              <w:r w:rsidRPr="00657054" w:rsidDel="007E700D">
                <w:rPr>
                  <w:rFonts w:ascii="Arial" w:eastAsia="Arial" w:hAnsi="Arial" w:cs="Arial"/>
                  <w:color w:val="000000"/>
                  <w:sz w:val="16"/>
                  <w:szCs w:val="16"/>
                </w:rPr>
                <w:delText>-0.066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5456B" w14:textId="025C9E3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09" w:author="Brian William Stacy" w:date="2024-03-13T13:20:00Z">
              <w:r w:rsidRPr="000E4456">
                <w:rPr>
                  <w:rFonts w:ascii="Times New Roman" w:eastAsia="Arial" w:hAnsi="Times New Roman" w:cs="Times New Roman"/>
                  <w:color w:val="000000"/>
                  <w:sz w:val="16"/>
                  <w:szCs w:val="16"/>
                </w:rPr>
                <w:t>-0.097</w:t>
              </w:r>
            </w:ins>
            <w:del w:id="1410" w:author="Brian William Stacy" w:date="2024-03-13T13:20:00Z">
              <w:r w:rsidRPr="00657054" w:rsidDel="007E700D">
                <w:rPr>
                  <w:rFonts w:ascii="Arial" w:eastAsia="Arial" w:hAnsi="Arial" w:cs="Arial"/>
                  <w:color w:val="000000"/>
                  <w:sz w:val="16"/>
                  <w:szCs w:val="16"/>
                </w:rPr>
                <w:delText>-0.071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4D41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9555E" w14:textId="453B458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11" w:author="Brian William Stacy" w:date="2024-03-13T13:20:00Z">
              <w:r w:rsidRPr="000E4456">
                <w:rPr>
                  <w:rFonts w:ascii="Times New Roman" w:eastAsia="Arial" w:hAnsi="Times New Roman" w:cs="Times New Roman"/>
                  <w:color w:val="000000"/>
                  <w:sz w:val="16"/>
                  <w:szCs w:val="16"/>
                </w:rPr>
                <w:t>0.139</w:t>
              </w:r>
            </w:ins>
            <w:del w:id="1412" w:author="Brian William Stacy" w:date="2024-03-13T13:20:00Z">
              <w:r w:rsidRPr="00657054" w:rsidDel="007E700D">
                <w:rPr>
                  <w:rFonts w:ascii="Arial" w:eastAsia="Arial" w:hAnsi="Arial" w:cs="Arial"/>
                  <w:color w:val="000000"/>
                  <w:sz w:val="16"/>
                  <w:szCs w:val="16"/>
                </w:rPr>
                <w:delText>0.187</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CB6EA" w14:textId="6E396D4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13" w:author="Brian William Stacy" w:date="2024-03-13T13:20:00Z">
              <w:r w:rsidRPr="000E4456">
                <w:rPr>
                  <w:rFonts w:ascii="Times New Roman" w:eastAsia="Arial" w:hAnsi="Times New Roman" w:cs="Times New Roman"/>
                  <w:color w:val="000000"/>
                  <w:sz w:val="16"/>
                  <w:szCs w:val="16"/>
                </w:rPr>
                <w:t>0.009</w:t>
              </w:r>
            </w:ins>
            <w:del w:id="1414" w:author="Brian William Stacy" w:date="2024-03-13T13:20:00Z">
              <w:r w:rsidRPr="00657054" w:rsidDel="007E700D">
                <w:rPr>
                  <w:rFonts w:ascii="Arial" w:eastAsia="Arial" w:hAnsi="Arial" w:cs="Arial"/>
                  <w:color w:val="000000"/>
                  <w:sz w:val="16"/>
                  <w:szCs w:val="16"/>
                </w:rPr>
                <w:delText>0.054</w:delText>
              </w:r>
            </w:del>
          </w:p>
        </w:tc>
      </w:tr>
      <w:tr w:rsidR="00BF15B6" w:rsidRPr="00D0466F" w14:paraId="033BA2C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A7A9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CF1F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F3D7" w14:textId="3374AF0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15" w:author="Brian William Stacy" w:date="2024-03-13T13:20:00Z">
              <w:r w:rsidRPr="000E4456">
                <w:rPr>
                  <w:rFonts w:ascii="Times New Roman" w:eastAsia="Arial" w:hAnsi="Times New Roman" w:cs="Times New Roman"/>
                  <w:color w:val="000000"/>
                  <w:sz w:val="16"/>
                  <w:szCs w:val="16"/>
                </w:rPr>
                <w:t>(0.51)</w:t>
              </w:r>
            </w:ins>
            <w:del w:id="1416" w:author="Brian William Stacy" w:date="2024-03-13T13:20:00Z">
              <w:r w:rsidRPr="00657054" w:rsidDel="007E700D">
                <w:rPr>
                  <w:rFonts w:ascii="Arial" w:eastAsia="Arial" w:hAnsi="Arial" w:cs="Arial"/>
                  <w:color w:val="000000"/>
                  <w:sz w:val="16"/>
                  <w:szCs w:val="16"/>
                </w:rPr>
                <w:delText>(0.51)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647C9" w14:textId="332F8C8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17" w:author="Brian William Stacy" w:date="2024-03-13T13:20:00Z">
              <w:r w:rsidRPr="000E4456">
                <w:rPr>
                  <w:rFonts w:ascii="Times New Roman" w:eastAsia="Arial" w:hAnsi="Times New Roman" w:cs="Times New Roman"/>
                  <w:color w:val="000000"/>
                  <w:sz w:val="16"/>
                  <w:szCs w:val="16"/>
                </w:rPr>
                <w:t>(0.49)</w:t>
              </w:r>
            </w:ins>
            <w:del w:id="1418" w:author="Brian William Stacy" w:date="2024-03-13T13:20:00Z">
              <w:r w:rsidRPr="00657054" w:rsidDel="007E700D">
                <w:rPr>
                  <w:rFonts w:ascii="Arial" w:eastAsia="Arial" w:hAnsi="Arial" w:cs="Arial"/>
                  <w:color w:val="000000"/>
                  <w:sz w:val="16"/>
                  <w:szCs w:val="16"/>
                </w:rPr>
                <w:delText>(0.49)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CCB3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C53EB" w14:textId="0278FB3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19" w:author="Brian William Stacy" w:date="2024-03-13T13:20:00Z">
              <w:r w:rsidRPr="000E4456">
                <w:rPr>
                  <w:rFonts w:ascii="Times New Roman" w:eastAsia="Arial" w:hAnsi="Times New Roman" w:cs="Times New Roman"/>
                  <w:color w:val="000000"/>
                  <w:sz w:val="16"/>
                  <w:szCs w:val="16"/>
                </w:rPr>
                <w:t>(0.63)</w:t>
              </w:r>
            </w:ins>
            <w:del w:id="1420" w:author="Brian William Stacy" w:date="2024-03-13T13:20:00Z">
              <w:r w:rsidRPr="00657054" w:rsidDel="007E700D">
                <w:rPr>
                  <w:rFonts w:ascii="Arial" w:eastAsia="Arial" w:hAnsi="Arial" w:cs="Arial"/>
                  <w:color w:val="000000"/>
                  <w:sz w:val="16"/>
                  <w:szCs w:val="16"/>
                </w:rPr>
                <w:delText>(0.63)</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C49E5" w14:textId="037E617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21" w:author="Brian William Stacy" w:date="2024-03-13T13:20:00Z">
              <w:r w:rsidRPr="000E4456">
                <w:rPr>
                  <w:rFonts w:ascii="Times New Roman" w:eastAsia="Arial" w:hAnsi="Times New Roman" w:cs="Times New Roman"/>
                  <w:color w:val="000000"/>
                  <w:sz w:val="16"/>
                  <w:szCs w:val="16"/>
                </w:rPr>
                <w:t>(0.61)</w:t>
              </w:r>
            </w:ins>
            <w:del w:id="1422" w:author="Brian William Stacy" w:date="2024-03-13T13:20:00Z">
              <w:r w:rsidRPr="00657054" w:rsidDel="007E700D">
                <w:rPr>
                  <w:rFonts w:ascii="Arial" w:eastAsia="Arial" w:hAnsi="Arial" w:cs="Arial"/>
                  <w:color w:val="000000"/>
                  <w:sz w:val="16"/>
                  <w:szCs w:val="16"/>
                </w:rPr>
                <w:delText>(0.60)</w:delText>
              </w:r>
            </w:del>
          </w:p>
        </w:tc>
      </w:tr>
      <w:tr w:rsidR="00BF15B6" w:rsidRPr="00D0466F" w14:paraId="784A938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02B7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0748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28EDF" w14:textId="747DF5B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23" w:author="Brian William Stacy" w:date="2024-03-13T13:20:00Z">
              <w:r w:rsidRPr="000E4456">
                <w:rPr>
                  <w:rFonts w:ascii="Times New Roman" w:eastAsia="Arial" w:hAnsi="Times New Roman" w:cs="Times New Roman"/>
                  <w:color w:val="000000"/>
                  <w:sz w:val="16"/>
                  <w:szCs w:val="16"/>
                </w:rPr>
                <w:t>-0.398</w:t>
              </w:r>
            </w:ins>
            <w:del w:id="1424" w:author="Brian William Stacy" w:date="2024-03-13T13:20:00Z">
              <w:r w:rsidRPr="00657054" w:rsidDel="007E700D">
                <w:rPr>
                  <w:rFonts w:ascii="Arial" w:eastAsia="Arial" w:hAnsi="Arial" w:cs="Arial"/>
                  <w:color w:val="000000"/>
                  <w:sz w:val="16"/>
                  <w:szCs w:val="16"/>
                </w:rPr>
                <w:delText>-0.378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CD36" w14:textId="394B5CD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25" w:author="Brian William Stacy" w:date="2024-03-13T13:20:00Z">
              <w:r w:rsidRPr="000E4456">
                <w:rPr>
                  <w:rFonts w:ascii="Times New Roman" w:eastAsia="Arial" w:hAnsi="Times New Roman" w:cs="Times New Roman"/>
                  <w:color w:val="000000"/>
                  <w:sz w:val="16"/>
                  <w:szCs w:val="16"/>
                </w:rPr>
                <w:t>-0.747</w:t>
              </w:r>
            </w:ins>
            <w:del w:id="1426" w:author="Brian William Stacy" w:date="2024-03-13T13:20:00Z">
              <w:r w:rsidRPr="00657054" w:rsidDel="007E700D">
                <w:rPr>
                  <w:rFonts w:ascii="Arial" w:eastAsia="Arial" w:hAnsi="Arial" w:cs="Arial"/>
                  <w:color w:val="000000"/>
                  <w:sz w:val="16"/>
                  <w:szCs w:val="16"/>
                </w:rPr>
                <w:delText>-0.731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0866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10BF0" w14:textId="5115ADA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27" w:author="Brian William Stacy" w:date="2024-03-13T13:20:00Z">
              <w:r w:rsidRPr="000E4456">
                <w:rPr>
                  <w:rFonts w:ascii="Times New Roman" w:eastAsia="Arial" w:hAnsi="Times New Roman" w:cs="Times New Roman"/>
                  <w:color w:val="000000"/>
                  <w:sz w:val="16"/>
                  <w:szCs w:val="16"/>
                </w:rPr>
                <w:t>0.309</w:t>
              </w:r>
            </w:ins>
            <w:del w:id="1428" w:author="Brian William Stacy" w:date="2024-03-13T13:20:00Z">
              <w:r w:rsidRPr="00657054" w:rsidDel="007E700D">
                <w:rPr>
                  <w:rFonts w:ascii="Arial" w:eastAsia="Arial" w:hAnsi="Arial" w:cs="Arial"/>
                  <w:color w:val="000000"/>
                  <w:sz w:val="16"/>
                  <w:szCs w:val="16"/>
                </w:rPr>
                <w:delText>0.354</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3CCF4" w14:textId="6DB403F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29" w:author="Brian William Stacy" w:date="2024-03-13T13:20:00Z">
              <w:r w:rsidRPr="000E4456">
                <w:rPr>
                  <w:rFonts w:ascii="Times New Roman" w:eastAsia="Arial" w:hAnsi="Times New Roman" w:cs="Times New Roman"/>
                  <w:color w:val="000000"/>
                  <w:sz w:val="16"/>
                  <w:szCs w:val="16"/>
                </w:rPr>
                <w:t>-0.290</w:t>
              </w:r>
            </w:ins>
            <w:del w:id="1430" w:author="Brian William Stacy" w:date="2024-03-13T13:20:00Z">
              <w:r w:rsidRPr="00657054" w:rsidDel="007E700D">
                <w:rPr>
                  <w:rFonts w:ascii="Arial" w:eastAsia="Arial" w:hAnsi="Arial" w:cs="Arial"/>
                  <w:color w:val="000000"/>
                  <w:sz w:val="16"/>
                  <w:szCs w:val="16"/>
                </w:rPr>
                <w:delText>-0.255</w:delText>
              </w:r>
            </w:del>
          </w:p>
        </w:tc>
      </w:tr>
      <w:tr w:rsidR="00BF15B6" w:rsidRPr="00D0466F" w14:paraId="3889FF5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17D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1EB6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17749" w14:textId="1FDC1B7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31" w:author="Brian William Stacy" w:date="2024-03-13T13:20:00Z">
              <w:r w:rsidRPr="000E4456">
                <w:rPr>
                  <w:rFonts w:ascii="Times New Roman" w:eastAsia="Arial" w:hAnsi="Times New Roman" w:cs="Times New Roman"/>
                  <w:color w:val="000000"/>
                  <w:sz w:val="16"/>
                  <w:szCs w:val="16"/>
                </w:rPr>
                <w:t>(0.75)</w:t>
              </w:r>
            </w:ins>
            <w:del w:id="1432" w:author="Brian William Stacy" w:date="2024-03-13T13:20:00Z">
              <w:r w:rsidRPr="00657054" w:rsidDel="007E700D">
                <w:rPr>
                  <w:rFonts w:ascii="Arial" w:eastAsia="Arial" w:hAnsi="Arial" w:cs="Arial"/>
                  <w:color w:val="000000"/>
                  <w:sz w:val="16"/>
                  <w:szCs w:val="16"/>
                </w:rPr>
                <w:delText>(0.74)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9F878" w14:textId="1E8A048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33" w:author="Brian William Stacy" w:date="2024-03-13T13:20:00Z">
              <w:r w:rsidRPr="000E4456">
                <w:rPr>
                  <w:rFonts w:ascii="Times New Roman" w:eastAsia="Arial" w:hAnsi="Times New Roman" w:cs="Times New Roman"/>
                  <w:color w:val="000000"/>
                  <w:sz w:val="16"/>
                  <w:szCs w:val="16"/>
                </w:rPr>
                <w:t>(0.76)</w:t>
              </w:r>
            </w:ins>
            <w:del w:id="1434" w:author="Brian William Stacy" w:date="2024-03-13T13:20:00Z">
              <w:r w:rsidRPr="00657054" w:rsidDel="007E700D">
                <w:rPr>
                  <w:rFonts w:ascii="Arial" w:eastAsia="Arial" w:hAnsi="Arial" w:cs="Arial"/>
                  <w:color w:val="000000"/>
                  <w:sz w:val="16"/>
                  <w:szCs w:val="16"/>
                </w:rPr>
                <w:delText>(0.76)</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E025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88EA" w14:textId="0D50000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35" w:author="Brian William Stacy" w:date="2024-03-13T13:20:00Z">
              <w:r w:rsidRPr="000E4456">
                <w:rPr>
                  <w:rFonts w:ascii="Times New Roman" w:eastAsia="Arial" w:hAnsi="Times New Roman" w:cs="Times New Roman"/>
                  <w:color w:val="000000"/>
                  <w:sz w:val="16"/>
                  <w:szCs w:val="16"/>
                </w:rPr>
                <w:t>(1.10)</w:t>
              </w:r>
            </w:ins>
            <w:del w:id="1436" w:author="Brian William Stacy" w:date="2024-03-13T13:20:00Z">
              <w:r w:rsidRPr="00657054" w:rsidDel="007E700D">
                <w:rPr>
                  <w:rFonts w:ascii="Arial" w:eastAsia="Arial" w:hAnsi="Arial" w:cs="Arial"/>
                  <w:color w:val="000000"/>
                  <w:sz w:val="16"/>
                  <w:szCs w:val="16"/>
                </w:rPr>
                <w:delText>(1.09)</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D5386" w14:textId="2672184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37" w:author="Brian William Stacy" w:date="2024-03-13T13:20:00Z">
              <w:r w:rsidRPr="000E4456">
                <w:rPr>
                  <w:rFonts w:ascii="Times New Roman" w:eastAsia="Arial" w:hAnsi="Times New Roman" w:cs="Times New Roman"/>
                  <w:color w:val="000000"/>
                  <w:sz w:val="16"/>
                  <w:szCs w:val="16"/>
                </w:rPr>
                <w:t>(1.12)</w:t>
              </w:r>
            </w:ins>
            <w:del w:id="1438" w:author="Brian William Stacy" w:date="2024-03-13T13:20:00Z">
              <w:r w:rsidRPr="00657054" w:rsidDel="007E700D">
                <w:rPr>
                  <w:rFonts w:ascii="Arial" w:eastAsia="Arial" w:hAnsi="Arial" w:cs="Arial"/>
                  <w:color w:val="000000"/>
                  <w:sz w:val="16"/>
                  <w:szCs w:val="16"/>
                </w:rPr>
                <w:delText>(1.12)</w:delText>
              </w:r>
            </w:del>
          </w:p>
        </w:tc>
      </w:tr>
      <w:tr w:rsidR="00BF15B6" w:rsidRPr="00D0466F" w14:paraId="6D2A211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5874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33A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1D32D" w14:textId="4DA3399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39" w:author="Brian William Stacy" w:date="2024-03-13T13:20:00Z">
              <w:r w:rsidRPr="000E4456">
                <w:rPr>
                  <w:rFonts w:ascii="Times New Roman" w:eastAsia="Arial" w:hAnsi="Times New Roman" w:cs="Times New Roman"/>
                  <w:color w:val="000000"/>
                  <w:sz w:val="16"/>
                  <w:szCs w:val="16"/>
                </w:rPr>
                <w:t>-6.928***</w:t>
              </w:r>
            </w:ins>
            <w:del w:id="1440" w:author="Brian William Stacy" w:date="2024-03-13T13:20:00Z">
              <w:r w:rsidRPr="00657054" w:rsidDel="007E700D">
                <w:rPr>
                  <w:rFonts w:ascii="Arial" w:eastAsia="Arial" w:hAnsi="Arial" w:cs="Arial"/>
                  <w:color w:val="000000"/>
                  <w:sz w:val="16"/>
                  <w:szCs w:val="16"/>
                </w:rPr>
                <w:delText>-6.908***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F5E0F" w14:textId="64EEC74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41" w:author="Brian William Stacy" w:date="2024-03-13T13:20:00Z">
              <w:r w:rsidRPr="000E4456">
                <w:rPr>
                  <w:rFonts w:ascii="Times New Roman" w:eastAsia="Arial" w:hAnsi="Times New Roman" w:cs="Times New Roman"/>
                  <w:color w:val="000000"/>
                  <w:sz w:val="16"/>
                  <w:szCs w:val="16"/>
                </w:rPr>
                <w:t>-7.662***</w:t>
              </w:r>
            </w:ins>
            <w:del w:id="1442" w:author="Brian William Stacy" w:date="2024-03-13T13:20:00Z">
              <w:r w:rsidRPr="00657054" w:rsidDel="007E700D">
                <w:rPr>
                  <w:rFonts w:ascii="Arial" w:eastAsia="Arial" w:hAnsi="Arial" w:cs="Arial"/>
                  <w:color w:val="000000"/>
                  <w:sz w:val="16"/>
                  <w:szCs w:val="16"/>
                </w:rPr>
                <w:delText>-7.654***</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830E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8E463" w14:textId="16A00AE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43" w:author="Brian William Stacy" w:date="2024-03-13T13:20:00Z">
              <w:r w:rsidRPr="000E4456">
                <w:rPr>
                  <w:rFonts w:ascii="Times New Roman" w:eastAsia="Arial" w:hAnsi="Times New Roman" w:cs="Times New Roman"/>
                  <w:color w:val="000000"/>
                  <w:sz w:val="16"/>
                  <w:szCs w:val="16"/>
                </w:rPr>
                <w:t>-6.219***</w:t>
              </w:r>
            </w:ins>
            <w:del w:id="1444" w:author="Brian William Stacy" w:date="2024-03-13T13:20:00Z">
              <w:r w:rsidRPr="00657054" w:rsidDel="007E700D">
                <w:rPr>
                  <w:rFonts w:ascii="Arial" w:eastAsia="Arial" w:hAnsi="Arial" w:cs="Arial"/>
                  <w:color w:val="000000"/>
                  <w:sz w:val="16"/>
                  <w:szCs w:val="16"/>
                </w:rPr>
                <w:delText>-6.175***</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E74F8" w14:textId="4E14E4E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45" w:author="Brian William Stacy" w:date="2024-03-13T13:20:00Z">
              <w:r w:rsidRPr="000E4456">
                <w:rPr>
                  <w:rFonts w:ascii="Times New Roman" w:eastAsia="Arial" w:hAnsi="Times New Roman" w:cs="Times New Roman"/>
                  <w:color w:val="000000"/>
                  <w:sz w:val="16"/>
                  <w:szCs w:val="16"/>
                </w:rPr>
                <w:t>-7.189***</w:t>
              </w:r>
            </w:ins>
            <w:del w:id="1446" w:author="Brian William Stacy" w:date="2024-03-13T13:20:00Z">
              <w:r w:rsidRPr="00657054" w:rsidDel="007E700D">
                <w:rPr>
                  <w:rFonts w:ascii="Arial" w:eastAsia="Arial" w:hAnsi="Arial" w:cs="Arial"/>
                  <w:color w:val="000000"/>
                  <w:sz w:val="16"/>
                  <w:szCs w:val="16"/>
                </w:rPr>
                <w:delText>-7.166***</w:delText>
              </w:r>
            </w:del>
          </w:p>
        </w:tc>
      </w:tr>
      <w:tr w:rsidR="00BF15B6" w:rsidRPr="00D0466F" w14:paraId="59AA28F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5394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2B68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18B0" w14:textId="00401661"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47" w:author="Brian William Stacy" w:date="2024-03-13T13:20:00Z">
              <w:r w:rsidRPr="000E4456">
                <w:rPr>
                  <w:rFonts w:ascii="Times New Roman" w:eastAsia="Arial" w:hAnsi="Times New Roman" w:cs="Times New Roman"/>
                  <w:color w:val="000000"/>
                  <w:sz w:val="16"/>
                  <w:szCs w:val="16"/>
                </w:rPr>
                <w:t>(0.91)</w:t>
              </w:r>
            </w:ins>
            <w:del w:id="1448" w:author="Brian William Stacy" w:date="2024-03-13T13:20:00Z">
              <w:r w:rsidRPr="00657054" w:rsidDel="007E700D">
                <w:rPr>
                  <w:rFonts w:ascii="Arial" w:eastAsia="Arial" w:hAnsi="Arial" w:cs="Arial"/>
                  <w:color w:val="000000"/>
                  <w:sz w:val="16"/>
                  <w:szCs w:val="16"/>
                </w:rPr>
                <w:delText>(0.91)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9ED48" w14:textId="6DEB747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49" w:author="Brian William Stacy" w:date="2024-03-13T13:20:00Z">
              <w:r w:rsidRPr="000E4456">
                <w:rPr>
                  <w:rFonts w:ascii="Times New Roman" w:eastAsia="Arial" w:hAnsi="Times New Roman" w:cs="Times New Roman"/>
                  <w:color w:val="000000"/>
                  <w:sz w:val="16"/>
                  <w:szCs w:val="16"/>
                </w:rPr>
                <w:t>(1.00)</w:t>
              </w:r>
            </w:ins>
            <w:del w:id="1450" w:author="Brian William Stacy" w:date="2024-03-13T13:20:00Z">
              <w:r w:rsidRPr="00657054" w:rsidDel="007E700D">
                <w:rPr>
                  <w:rFonts w:ascii="Arial" w:eastAsia="Arial" w:hAnsi="Arial" w:cs="Arial"/>
                  <w:color w:val="000000"/>
                  <w:sz w:val="16"/>
                  <w:szCs w:val="16"/>
                </w:rPr>
                <w:delText>(1.00)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0B8B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B7BAE" w14:textId="45184BD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51" w:author="Brian William Stacy" w:date="2024-03-13T13:20:00Z">
              <w:r w:rsidRPr="000E4456">
                <w:rPr>
                  <w:rFonts w:ascii="Times New Roman" w:eastAsia="Arial" w:hAnsi="Times New Roman" w:cs="Times New Roman"/>
                  <w:color w:val="000000"/>
                  <w:sz w:val="16"/>
                  <w:szCs w:val="16"/>
                </w:rPr>
                <w:t>(1.28)</w:t>
              </w:r>
            </w:ins>
            <w:del w:id="1452" w:author="Brian William Stacy" w:date="2024-03-13T13:20:00Z">
              <w:r w:rsidRPr="00657054" w:rsidDel="007E700D">
                <w:rPr>
                  <w:rFonts w:ascii="Arial" w:eastAsia="Arial" w:hAnsi="Arial" w:cs="Arial"/>
                  <w:color w:val="000000"/>
                  <w:sz w:val="16"/>
                  <w:szCs w:val="16"/>
                </w:rPr>
                <w:delText>(1.27)</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4A066" w14:textId="24AF131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53" w:author="Brian William Stacy" w:date="2024-03-13T13:20:00Z">
              <w:r w:rsidRPr="000E4456">
                <w:rPr>
                  <w:rFonts w:ascii="Times New Roman" w:eastAsia="Arial" w:hAnsi="Times New Roman" w:cs="Times New Roman"/>
                  <w:color w:val="000000"/>
                  <w:sz w:val="16"/>
                  <w:szCs w:val="16"/>
                </w:rPr>
                <w:t>(1.36)</w:t>
              </w:r>
            </w:ins>
            <w:del w:id="1454" w:author="Brian William Stacy" w:date="2024-03-13T13:20:00Z">
              <w:r w:rsidRPr="00657054" w:rsidDel="007E700D">
                <w:rPr>
                  <w:rFonts w:ascii="Arial" w:eastAsia="Arial" w:hAnsi="Arial" w:cs="Arial"/>
                  <w:color w:val="000000"/>
                  <w:sz w:val="16"/>
                  <w:szCs w:val="16"/>
                </w:rPr>
                <w:delText>(1.36)</w:delText>
              </w:r>
            </w:del>
          </w:p>
        </w:tc>
      </w:tr>
      <w:tr w:rsidR="00BF15B6" w:rsidRPr="00D0466F" w14:paraId="5204BB4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2899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0581" w14:textId="1C005A9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55" w:author="Brian William Stacy" w:date="2024-03-13T13:20:00Z">
              <w:r w:rsidRPr="000E4456">
                <w:rPr>
                  <w:rFonts w:ascii="Times New Roman" w:eastAsia="Arial" w:hAnsi="Times New Roman" w:cs="Times New Roman"/>
                  <w:color w:val="000000"/>
                  <w:sz w:val="16"/>
                  <w:szCs w:val="16"/>
                </w:rPr>
                <w:t>40.788***</w:t>
              </w:r>
            </w:ins>
            <w:del w:id="1456" w:author="Brian William Stacy" w:date="2024-03-13T13:20:00Z">
              <w:r w:rsidRPr="00657054" w:rsidDel="007E700D">
                <w:rPr>
                  <w:rFonts w:ascii="Arial" w:eastAsia="Arial" w:hAnsi="Arial" w:cs="Arial"/>
                  <w:color w:val="000000"/>
                  <w:sz w:val="16"/>
                  <w:szCs w:val="16"/>
                </w:rPr>
                <w:delText>40.807***</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E0BF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ED8D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20B46" w14:textId="02B94A1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57" w:author="Brian William Stacy" w:date="2024-03-13T13:20:00Z">
              <w:r w:rsidRPr="000E4456">
                <w:rPr>
                  <w:rFonts w:ascii="Times New Roman" w:eastAsia="Arial" w:hAnsi="Times New Roman" w:cs="Times New Roman"/>
                  <w:color w:val="000000"/>
                  <w:sz w:val="16"/>
                  <w:szCs w:val="16"/>
                </w:rPr>
                <w:t>55.959***</w:t>
              </w:r>
            </w:ins>
            <w:del w:id="1458" w:author="Brian William Stacy" w:date="2024-03-13T13:20:00Z">
              <w:r w:rsidRPr="00657054" w:rsidDel="007E700D">
                <w:rPr>
                  <w:rFonts w:ascii="Arial" w:eastAsia="Arial" w:hAnsi="Arial" w:cs="Arial"/>
                  <w:color w:val="000000"/>
                  <w:sz w:val="16"/>
                  <w:szCs w:val="16"/>
                </w:rPr>
                <w:delText>56.578***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73B5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D752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F15B6" w:rsidRPr="00D0466F" w14:paraId="403F8C2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5A4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F3A4C" w14:textId="5D11DCB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59" w:author="Brian William Stacy" w:date="2024-03-13T13:20:00Z">
              <w:r w:rsidRPr="000E4456">
                <w:rPr>
                  <w:rFonts w:ascii="Times New Roman" w:eastAsia="Arial" w:hAnsi="Times New Roman" w:cs="Times New Roman"/>
                  <w:color w:val="000000"/>
                  <w:sz w:val="16"/>
                  <w:szCs w:val="16"/>
                </w:rPr>
                <w:t>(4.43)</w:t>
              </w:r>
            </w:ins>
            <w:del w:id="1460" w:author="Brian William Stacy" w:date="2024-03-13T13:20:00Z">
              <w:r w:rsidRPr="00657054" w:rsidDel="007E700D">
                <w:rPr>
                  <w:rFonts w:ascii="Arial" w:eastAsia="Arial" w:hAnsi="Arial" w:cs="Arial"/>
                  <w:color w:val="000000"/>
                  <w:sz w:val="16"/>
                  <w:szCs w:val="16"/>
                </w:rPr>
                <w:delText>(4.52)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C7F4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AAE0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29B49" w14:textId="3FE80CF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ins w:id="1461" w:author="Brian William Stacy" w:date="2024-03-13T13:20:00Z">
              <w:r w:rsidRPr="000E4456">
                <w:rPr>
                  <w:rFonts w:ascii="Times New Roman" w:eastAsia="Arial" w:hAnsi="Times New Roman" w:cs="Times New Roman"/>
                  <w:color w:val="000000"/>
                  <w:sz w:val="16"/>
                  <w:szCs w:val="16"/>
                </w:rPr>
                <w:t>(7.55)</w:t>
              </w:r>
            </w:ins>
            <w:del w:id="1462" w:author="Brian William Stacy" w:date="2024-03-13T13:20:00Z">
              <w:r w:rsidRPr="00657054" w:rsidDel="007E700D">
                <w:rPr>
                  <w:rFonts w:ascii="Arial" w:eastAsia="Arial" w:hAnsi="Arial" w:cs="Arial"/>
                  <w:color w:val="000000"/>
                  <w:sz w:val="16"/>
                  <w:szCs w:val="16"/>
                </w:rPr>
                <w:delText>(7.71)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BEC1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D7E3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0CF4E80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05FE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CE3F0"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463" w:author="Brian William Stacy" w:date="2024-03-13T13:21: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123B0" w14:textId="003D704E"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464"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465" w:author="Brian William Stacy" w:date="2024-03-13T13:21:00Z">
                  <w:rPr>
                    <w:rFonts w:ascii="Times New Roman" w:eastAsia="Arial" w:hAnsi="Times New Roman" w:cs="Times New Roman"/>
                    <w:color w:val="000000"/>
                    <w:sz w:val="18"/>
                    <w:szCs w:val="18"/>
                  </w:rPr>
                </w:rPrChange>
              </w:rPr>
              <w:t>12.</w:t>
            </w:r>
            <w:ins w:id="1466" w:author="Brian William Stacy" w:date="2024-03-13T13:21:00Z">
              <w:r w:rsidR="00C038B5" w:rsidRPr="00C038B5">
                <w:rPr>
                  <w:rFonts w:ascii="Times New Roman" w:eastAsia="Arial" w:hAnsi="Times New Roman" w:cs="Times New Roman"/>
                  <w:color w:val="000000"/>
                  <w:sz w:val="16"/>
                  <w:szCs w:val="16"/>
                  <w:rPrChange w:id="1467" w:author="Brian William Stacy" w:date="2024-03-13T13:21:00Z">
                    <w:rPr>
                      <w:rFonts w:ascii="Times New Roman" w:eastAsia="Arial" w:hAnsi="Times New Roman" w:cs="Times New Roman"/>
                      <w:color w:val="000000"/>
                      <w:sz w:val="18"/>
                      <w:szCs w:val="18"/>
                    </w:rPr>
                  </w:rPrChange>
                </w:rPr>
                <w:t>64</w:t>
              </w:r>
            </w:ins>
            <w:del w:id="1468" w:author="Brian William Stacy" w:date="2024-03-13T13:21:00Z">
              <w:r w:rsidR="00D656D3" w:rsidRPr="00C038B5" w:rsidDel="00C038B5">
                <w:rPr>
                  <w:rFonts w:ascii="Times New Roman" w:eastAsia="Arial" w:hAnsi="Times New Roman" w:cs="Times New Roman"/>
                  <w:color w:val="000000"/>
                  <w:sz w:val="16"/>
                  <w:szCs w:val="16"/>
                  <w:rPrChange w:id="1469" w:author="Brian William Stacy" w:date="2024-03-13T13:21:00Z">
                    <w:rPr>
                      <w:rFonts w:ascii="Times New Roman" w:eastAsia="Arial" w:hAnsi="Times New Roman" w:cs="Times New Roman"/>
                      <w:color w:val="000000"/>
                      <w:sz w:val="18"/>
                      <w:szCs w:val="18"/>
                    </w:rPr>
                  </w:rPrChange>
                </w:rPr>
                <w:delText>98</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2E4F0" w14:textId="65CCB205"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470"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471" w:author="Brian William Stacy" w:date="2024-03-13T13:21:00Z">
                  <w:rPr>
                    <w:rFonts w:ascii="Times New Roman" w:eastAsia="Arial" w:hAnsi="Times New Roman" w:cs="Times New Roman"/>
                    <w:color w:val="000000"/>
                    <w:sz w:val="18"/>
                    <w:szCs w:val="18"/>
                  </w:rPr>
                </w:rPrChange>
              </w:rPr>
              <w:t>11.</w:t>
            </w:r>
            <w:ins w:id="1472" w:author="Brian William Stacy" w:date="2024-03-13T13:21:00Z">
              <w:r w:rsidR="00C038B5" w:rsidRPr="00C038B5">
                <w:rPr>
                  <w:rFonts w:ascii="Times New Roman" w:eastAsia="Arial" w:hAnsi="Times New Roman" w:cs="Times New Roman"/>
                  <w:color w:val="000000"/>
                  <w:sz w:val="16"/>
                  <w:szCs w:val="16"/>
                  <w:rPrChange w:id="1473" w:author="Brian William Stacy" w:date="2024-03-13T13:21:00Z">
                    <w:rPr>
                      <w:rFonts w:ascii="Times New Roman" w:eastAsia="Arial" w:hAnsi="Times New Roman" w:cs="Times New Roman"/>
                      <w:color w:val="000000"/>
                      <w:sz w:val="18"/>
                      <w:szCs w:val="18"/>
                    </w:rPr>
                  </w:rPrChange>
                </w:rPr>
                <w:t>66</w:t>
              </w:r>
            </w:ins>
            <w:del w:id="1474" w:author="Brian William Stacy" w:date="2024-03-13T13:21:00Z">
              <w:r w:rsidR="00D656D3" w:rsidRPr="00C038B5" w:rsidDel="00C038B5">
                <w:rPr>
                  <w:rFonts w:ascii="Times New Roman" w:eastAsia="Arial" w:hAnsi="Times New Roman" w:cs="Times New Roman"/>
                  <w:color w:val="000000"/>
                  <w:sz w:val="16"/>
                  <w:szCs w:val="16"/>
                  <w:rPrChange w:id="1475" w:author="Brian William Stacy" w:date="2024-03-13T13:21:00Z">
                    <w:rPr>
                      <w:rFonts w:ascii="Times New Roman" w:eastAsia="Arial" w:hAnsi="Times New Roman" w:cs="Times New Roman"/>
                      <w:color w:val="000000"/>
                      <w:sz w:val="18"/>
                      <w:szCs w:val="18"/>
                    </w:rPr>
                  </w:rPrChange>
                </w:rPr>
                <w:delText>9</w:delText>
              </w:r>
              <w:r w:rsidRPr="00C038B5" w:rsidDel="00C038B5">
                <w:rPr>
                  <w:rFonts w:ascii="Times New Roman" w:eastAsia="Arial" w:hAnsi="Times New Roman" w:cs="Times New Roman"/>
                  <w:color w:val="000000"/>
                  <w:sz w:val="16"/>
                  <w:szCs w:val="16"/>
                  <w:rPrChange w:id="1476" w:author="Brian William Stacy" w:date="2024-03-13T13:21:00Z">
                    <w:rPr>
                      <w:rFonts w:ascii="Times New Roman" w:eastAsia="Arial" w:hAnsi="Times New Roman" w:cs="Times New Roman"/>
                      <w:color w:val="000000"/>
                      <w:sz w:val="18"/>
                      <w:szCs w:val="18"/>
                    </w:rPr>
                  </w:rPrChange>
                </w:rPr>
                <w:delText>1</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5B3E7"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477" w:author="Brian William Stacy" w:date="2024-03-13T13:21: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36581" w14:textId="52CC296C" w:rsidR="008535A7" w:rsidRPr="00C038B5"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478"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479" w:author="Brian William Stacy" w:date="2024-03-13T13:21:00Z">
                  <w:rPr>
                    <w:rFonts w:ascii="Times New Roman" w:eastAsia="Arial" w:hAnsi="Times New Roman" w:cs="Times New Roman"/>
                    <w:color w:val="000000"/>
                    <w:sz w:val="18"/>
                    <w:szCs w:val="18"/>
                  </w:rPr>
                </w:rPrChange>
              </w:rPr>
              <w:t>12.</w:t>
            </w:r>
            <w:ins w:id="1480" w:author="Brian William Stacy" w:date="2024-03-13T13:21:00Z">
              <w:r w:rsidR="00C038B5">
                <w:rPr>
                  <w:rFonts w:ascii="Times New Roman" w:eastAsia="Arial" w:hAnsi="Times New Roman" w:cs="Times New Roman"/>
                  <w:color w:val="000000"/>
                  <w:sz w:val="16"/>
                  <w:szCs w:val="16"/>
                </w:rPr>
                <w:t>3</w:t>
              </w:r>
            </w:ins>
            <w:del w:id="1481" w:author="Brian William Stacy" w:date="2024-03-13T13:21:00Z">
              <w:r w:rsidRPr="00C038B5" w:rsidDel="00C038B5">
                <w:rPr>
                  <w:rFonts w:ascii="Times New Roman" w:eastAsia="Arial" w:hAnsi="Times New Roman" w:cs="Times New Roman"/>
                  <w:color w:val="000000"/>
                  <w:sz w:val="16"/>
                  <w:szCs w:val="16"/>
                  <w:rPrChange w:id="1482" w:author="Brian William Stacy" w:date="2024-03-13T13:21:00Z">
                    <w:rPr>
                      <w:rFonts w:ascii="Times New Roman" w:eastAsia="Arial" w:hAnsi="Times New Roman" w:cs="Times New Roman"/>
                      <w:color w:val="000000"/>
                      <w:sz w:val="18"/>
                      <w:szCs w:val="18"/>
                    </w:rPr>
                  </w:rPrChange>
                </w:rPr>
                <w:delText>55</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19F5BB" w14:textId="2A72D844" w:rsidR="008535A7" w:rsidRPr="00C038B5"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483"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484" w:author="Brian William Stacy" w:date="2024-03-13T13:21:00Z">
                  <w:rPr>
                    <w:rFonts w:ascii="Times New Roman" w:eastAsia="Arial" w:hAnsi="Times New Roman" w:cs="Times New Roman"/>
                    <w:color w:val="000000"/>
                    <w:sz w:val="18"/>
                    <w:szCs w:val="18"/>
                  </w:rPr>
                </w:rPrChange>
              </w:rPr>
              <w:t>11.</w:t>
            </w:r>
            <w:ins w:id="1485" w:author="Brian William Stacy" w:date="2024-03-13T13:21:00Z">
              <w:r w:rsidR="00C038B5">
                <w:rPr>
                  <w:rFonts w:ascii="Times New Roman" w:eastAsia="Arial" w:hAnsi="Times New Roman" w:cs="Times New Roman"/>
                  <w:color w:val="000000"/>
                  <w:sz w:val="16"/>
                  <w:szCs w:val="16"/>
                </w:rPr>
                <w:t>08</w:t>
              </w:r>
            </w:ins>
            <w:del w:id="1486" w:author="Brian William Stacy" w:date="2024-03-13T13:21:00Z">
              <w:r w:rsidRPr="00C038B5" w:rsidDel="00C038B5">
                <w:rPr>
                  <w:rFonts w:ascii="Times New Roman" w:eastAsia="Arial" w:hAnsi="Times New Roman" w:cs="Times New Roman"/>
                  <w:color w:val="000000"/>
                  <w:sz w:val="16"/>
                  <w:szCs w:val="16"/>
                  <w:rPrChange w:id="1487" w:author="Brian William Stacy" w:date="2024-03-13T13:21:00Z">
                    <w:rPr>
                      <w:rFonts w:ascii="Times New Roman" w:eastAsia="Arial" w:hAnsi="Times New Roman" w:cs="Times New Roman"/>
                      <w:color w:val="000000"/>
                      <w:sz w:val="18"/>
                      <w:szCs w:val="18"/>
                    </w:rPr>
                  </w:rPrChange>
                </w:rPr>
                <w:delText>26</w:delText>
              </w:r>
            </w:del>
          </w:p>
        </w:tc>
      </w:tr>
      <w:tr w:rsidR="008535A7" w:rsidRPr="00D0466F" w14:paraId="0BBC4357" w14:textId="77777777" w:rsidTr="004A4172">
        <w:trPr>
          <w:trHeight w:val="297"/>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6B10F"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355BB"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488" w:author="Brian William Stacy" w:date="2024-03-13T13:21: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CB323" w14:textId="547A2F43" w:rsidR="008535A7" w:rsidRPr="00C038B5" w:rsidRDefault="00C038B5"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489" w:author="Brian William Stacy" w:date="2024-03-13T13:21:00Z">
                  <w:rPr>
                    <w:rFonts w:ascii="Times New Roman" w:eastAsia="Arial" w:hAnsi="Times New Roman" w:cs="Times New Roman"/>
                    <w:color w:val="000000"/>
                    <w:sz w:val="18"/>
                    <w:szCs w:val="18"/>
                  </w:rPr>
                </w:rPrChange>
              </w:rPr>
            </w:pPr>
            <w:ins w:id="1490" w:author="Brian William Stacy" w:date="2024-03-13T13:21:00Z">
              <w:r>
                <w:rPr>
                  <w:rFonts w:ascii="Times New Roman" w:eastAsia="Arial" w:hAnsi="Times New Roman" w:cs="Times New Roman"/>
                  <w:color w:val="000000"/>
                  <w:sz w:val="16"/>
                  <w:szCs w:val="16"/>
                </w:rPr>
                <w:t>4.02</w:t>
              </w:r>
            </w:ins>
            <w:del w:id="1491" w:author="Brian William Stacy" w:date="2024-03-13T13:21:00Z">
              <w:r w:rsidR="00D656D3" w:rsidRPr="00C038B5" w:rsidDel="00C038B5">
                <w:rPr>
                  <w:rFonts w:ascii="Times New Roman" w:eastAsia="Arial" w:hAnsi="Times New Roman" w:cs="Times New Roman"/>
                  <w:color w:val="000000"/>
                  <w:sz w:val="16"/>
                  <w:szCs w:val="16"/>
                  <w:rPrChange w:id="1492" w:author="Brian William Stacy" w:date="2024-03-13T13:21:00Z">
                    <w:rPr>
                      <w:rFonts w:ascii="Times New Roman" w:eastAsia="Arial" w:hAnsi="Times New Roman" w:cs="Times New Roman"/>
                      <w:color w:val="000000"/>
                      <w:sz w:val="18"/>
                      <w:szCs w:val="18"/>
                    </w:rPr>
                  </w:rPrChange>
                </w:rPr>
                <w:delText>3.99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611523" w14:textId="0C00F9D1" w:rsidR="008535A7" w:rsidRPr="00C038B5"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493"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494" w:author="Brian William Stacy" w:date="2024-03-13T13:21:00Z">
                  <w:rPr>
                    <w:rFonts w:ascii="Times New Roman" w:eastAsia="Arial" w:hAnsi="Times New Roman" w:cs="Times New Roman"/>
                    <w:color w:val="000000"/>
                    <w:sz w:val="18"/>
                    <w:szCs w:val="18"/>
                  </w:rPr>
                </w:rPrChange>
              </w:rPr>
              <w:t>3.9</w:t>
            </w:r>
            <w:ins w:id="1495" w:author="Brian William Stacy" w:date="2024-03-13T13:21:00Z">
              <w:r w:rsidR="00C038B5">
                <w:rPr>
                  <w:rFonts w:ascii="Times New Roman" w:eastAsia="Arial" w:hAnsi="Times New Roman" w:cs="Times New Roman"/>
                  <w:color w:val="000000"/>
                  <w:sz w:val="16"/>
                  <w:szCs w:val="16"/>
                </w:rPr>
                <w:t>5</w:t>
              </w:r>
            </w:ins>
            <w:del w:id="1496" w:author="Brian William Stacy" w:date="2024-03-13T13:21:00Z">
              <w:r w:rsidRPr="00C038B5" w:rsidDel="00C038B5">
                <w:rPr>
                  <w:rFonts w:ascii="Times New Roman" w:eastAsia="Arial" w:hAnsi="Times New Roman" w:cs="Times New Roman"/>
                  <w:color w:val="000000"/>
                  <w:sz w:val="16"/>
                  <w:szCs w:val="16"/>
                  <w:rPrChange w:id="1497" w:author="Brian William Stacy" w:date="2024-03-13T13:21:00Z">
                    <w:rPr>
                      <w:rFonts w:ascii="Times New Roman" w:eastAsia="Arial" w:hAnsi="Times New Roman" w:cs="Times New Roman"/>
                      <w:color w:val="000000"/>
                      <w:sz w:val="18"/>
                      <w:szCs w:val="18"/>
                    </w:rPr>
                  </w:rPrChange>
                </w:rPr>
                <w:delText>2</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74CE3C"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498" w:author="Brian William Stacy" w:date="2024-03-13T13:21:00Z">
                  <w:rPr>
                    <w:rFonts w:ascii="Times New Roman" w:hAnsi="Times New Roman" w:cs="Times New Roman"/>
                    <w:sz w:val="18"/>
                    <w:szCs w:val="18"/>
                  </w:rPr>
                </w:rPrChange>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18AA91" w14:textId="3019047D" w:rsidR="008535A7" w:rsidRPr="00C038B5"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499" w:author="Brian William Stacy" w:date="2024-03-13T13:21:00Z">
                  <w:rPr>
                    <w:rFonts w:ascii="Times New Roman" w:eastAsia="Arial" w:hAnsi="Times New Roman" w:cs="Times New Roman"/>
                    <w:color w:val="000000"/>
                    <w:sz w:val="18"/>
                    <w:szCs w:val="18"/>
                  </w:rPr>
                </w:rPrChange>
              </w:rPr>
            </w:pPr>
            <w:r w:rsidRPr="00C038B5">
              <w:rPr>
                <w:rFonts w:ascii="Times New Roman" w:hAnsi="Times New Roman" w:cs="Times New Roman"/>
                <w:sz w:val="16"/>
                <w:szCs w:val="16"/>
                <w:rPrChange w:id="1500" w:author="Brian William Stacy" w:date="2024-03-13T13:21:00Z">
                  <w:rPr>
                    <w:rFonts w:ascii="Times New Roman" w:hAnsi="Times New Roman" w:cs="Times New Roman"/>
                    <w:sz w:val="18"/>
                    <w:szCs w:val="18"/>
                  </w:rPr>
                </w:rPrChange>
              </w:rPr>
              <w:t>3.8</w:t>
            </w:r>
            <w:del w:id="1501" w:author="Brian William Stacy" w:date="2024-03-13T13:22:00Z">
              <w:r w:rsidRPr="00C038B5" w:rsidDel="00CA680D">
                <w:rPr>
                  <w:rFonts w:ascii="Times New Roman" w:hAnsi="Times New Roman" w:cs="Times New Roman"/>
                  <w:sz w:val="16"/>
                  <w:szCs w:val="16"/>
                  <w:rPrChange w:id="1502" w:author="Brian William Stacy" w:date="2024-03-13T13:21:00Z">
                    <w:rPr>
                      <w:rFonts w:ascii="Times New Roman" w:hAnsi="Times New Roman" w:cs="Times New Roman"/>
                      <w:sz w:val="18"/>
                      <w:szCs w:val="18"/>
                    </w:rPr>
                  </w:rPrChange>
                </w:rPr>
                <w:delText>6</w:delText>
              </w:r>
            </w:del>
            <w:ins w:id="1503" w:author="Brian William Stacy" w:date="2024-03-13T13:22:00Z">
              <w:r w:rsidR="00CA680D">
                <w:rPr>
                  <w:rFonts w:ascii="Times New Roman" w:hAnsi="Times New Roman" w:cs="Times New Roman"/>
                  <w:sz w:val="16"/>
                  <w:szCs w:val="16"/>
                </w:rPr>
                <w:t>8</w:t>
              </w:r>
            </w:ins>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43D31" w14:textId="41B43681" w:rsidR="008535A7" w:rsidRPr="00C038B5"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04" w:author="Brian William Stacy" w:date="2024-03-13T13:21:00Z">
                  <w:rPr>
                    <w:rFonts w:ascii="Times New Roman" w:eastAsia="Arial" w:hAnsi="Times New Roman" w:cs="Times New Roman"/>
                    <w:color w:val="000000"/>
                    <w:sz w:val="18"/>
                    <w:szCs w:val="18"/>
                  </w:rPr>
                </w:rPrChange>
              </w:rPr>
            </w:pPr>
            <w:r w:rsidRPr="00C038B5">
              <w:rPr>
                <w:rFonts w:ascii="Times New Roman" w:hAnsi="Times New Roman" w:cs="Times New Roman"/>
                <w:sz w:val="16"/>
                <w:szCs w:val="16"/>
                <w:rPrChange w:id="1505" w:author="Brian William Stacy" w:date="2024-03-13T13:21:00Z">
                  <w:rPr>
                    <w:rFonts w:ascii="Times New Roman" w:hAnsi="Times New Roman" w:cs="Times New Roman"/>
                    <w:sz w:val="18"/>
                    <w:szCs w:val="18"/>
                  </w:rPr>
                </w:rPrChange>
              </w:rPr>
              <w:t>3.8</w:t>
            </w:r>
            <w:ins w:id="1506" w:author="Brian William Stacy" w:date="2024-03-13T13:22:00Z">
              <w:r w:rsidR="00CA680D">
                <w:rPr>
                  <w:rFonts w:ascii="Times New Roman" w:hAnsi="Times New Roman" w:cs="Times New Roman"/>
                  <w:sz w:val="16"/>
                  <w:szCs w:val="16"/>
                </w:rPr>
                <w:t>3</w:t>
              </w:r>
            </w:ins>
          </w:p>
        </w:tc>
      </w:tr>
      <w:tr w:rsidR="0014520A" w:rsidRPr="00D0466F" w14:paraId="08C3D1D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01F78" w14:textId="77777777" w:rsidR="0014520A" w:rsidRPr="00D0466F"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427A4" w14:textId="3D8A9C65" w:rsidR="0014520A" w:rsidRPr="00C038B5"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507" w:author="Brian William Stacy" w:date="2024-03-13T13:21:00Z">
                  <w:rPr>
                    <w:rFonts w:ascii="Times New Roman" w:hAnsi="Times New Roman" w:cs="Times New Roman"/>
                    <w:sz w:val="18"/>
                    <w:szCs w:val="18"/>
                  </w:rPr>
                </w:rPrChange>
              </w:rPr>
            </w:pPr>
            <w:ins w:id="1508" w:author="Brian William Stacy" w:date="2024-03-13T13:21:00Z">
              <w:r w:rsidRPr="00C038B5">
                <w:rPr>
                  <w:rFonts w:ascii="Times New Roman" w:eastAsia="Arial" w:hAnsi="Times New Roman" w:cs="Times New Roman"/>
                  <w:color w:val="000000"/>
                  <w:sz w:val="16"/>
                  <w:szCs w:val="16"/>
                </w:rPr>
                <w:t>0.153</w:t>
              </w:r>
            </w:ins>
            <w:del w:id="1509" w:author="Brian William Stacy" w:date="2024-03-13T13:21:00Z">
              <w:r w:rsidRPr="00C038B5" w:rsidDel="00214795">
                <w:rPr>
                  <w:rFonts w:ascii="Arial" w:eastAsia="Arial" w:hAnsi="Arial" w:cs="Arial"/>
                  <w:color w:val="000000"/>
                  <w:sz w:val="16"/>
                  <w:szCs w:val="16"/>
                </w:rPr>
                <w:delText>0.145</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1B1BF" w14:textId="27AB6FF5" w:rsidR="0014520A" w:rsidRPr="00C038B5"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10" w:author="Brian William Stacy" w:date="2024-03-13T13:21:00Z">
                  <w:rPr>
                    <w:rFonts w:ascii="Times New Roman" w:eastAsia="Arial" w:hAnsi="Times New Roman" w:cs="Times New Roman"/>
                    <w:color w:val="000000"/>
                    <w:sz w:val="18"/>
                    <w:szCs w:val="18"/>
                  </w:rPr>
                </w:rPrChange>
              </w:rPr>
            </w:pPr>
            <w:ins w:id="1511" w:author="Brian William Stacy" w:date="2024-03-13T13:21:00Z">
              <w:r w:rsidRPr="00C038B5">
                <w:rPr>
                  <w:rFonts w:ascii="Times New Roman" w:eastAsia="Arial" w:hAnsi="Times New Roman" w:cs="Times New Roman"/>
                  <w:color w:val="000000"/>
                  <w:sz w:val="16"/>
                  <w:szCs w:val="16"/>
                </w:rPr>
                <w:t>0.957</w:t>
              </w:r>
            </w:ins>
            <w:del w:id="1512" w:author="Brian William Stacy" w:date="2024-03-13T13:21:00Z">
              <w:r w:rsidRPr="00C038B5" w:rsidDel="00214795">
                <w:rPr>
                  <w:rFonts w:ascii="Arial" w:eastAsia="Arial" w:hAnsi="Arial" w:cs="Arial"/>
                  <w:color w:val="000000"/>
                  <w:sz w:val="16"/>
                  <w:szCs w:val="16"/>
                </w:rPr>
                <w:delText>0.959</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CA6E7" w14:textId="5DABB7B1" w:rsidR="0014520A" w:rsidRPr="00C038B5"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13" w:author="Brian William Stacy" w:date="2024-03-13T13:21:00Z">
                  <w:rPr>
                    <w:rFonts w:ascii="Times New Roman" w:eastAsia="Arial" w:hAnsi="Times New Roman" w:cs="Times New Roman"/>
                    <w:color w:val="000000"/>
                    <w:sz w:val="18"/>
                    <w:szCs w:val="18"/>
                  </w:rPr>
                </w:rPrChange>
              </w:rPr>
            </w:pPr>
            <w:ins w:id="1514" w:author="Brian William Stacy" w:date="2024-03-13T13:21:00Z">
              <w:r w:rsidRPr="00C038B5">
                <w:rPr>
                  <w:rFonts w:ascii="Times New Roman" w:eastAsia="Arial" w:hAnsi="Times New Roman" w:cs="Times New Roman"/>
                  <w:color w:val="000000"/>
                  <w:sz w:val="16"/>
                  <w:szCs w:val="16"/>
                </w:rPr>
                <w:t>0.959</w:t>
              </w:r>
            </w:ins>
            <w:del w:id="1515" w:author="Brian William Stacy" w:date="2024-03-13T13:21:00Z">
              <w:r w:rsidRPr="00C038B5" w:rsidDel="00214795">
                <w:rPr>
                  <w:rFonts w:ascii="Arial" w:eastAsia="Arial" w:hAnsi="Arial" w:cs="Arial"/>
                  <w:color w:val="000000"/>
                  <w:sz w:val="16"/>
                  <w:szCs w:val="16"/>
                </w:rPr>
                <w:delText>0.960</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BE6CD" w14:textId="2FD2149C" w:rsidR="0014520A" w:rsidRPr="00C038B5"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516" w:author="Brian William Stacy" w:date="2024-03-13T13:21:00Z">
                  <w:rPr>
                    <w:rFonts w:ascii="Times New Roman" w:hAnsi="Times New Roman" w:cs="Times New Roman"/>
                    <w:sz w:val="18"/>
                    <w:szCs w:val="18"/>
                  </w:rPr>
                </w:rPrChange>
              </w:rPr>
            </w:pPr>
            <w:ins w:id="1517" w:author="Brian William Stacy" w:date="2024-03-13T13:21:00Z">
              <w:r w:rsidRPr="00C038B5">
                <w:rPr>
                  <w:rFonts w:ascii="Times New Roman" w:eastAsia="Arial" w:hAnsi="Times New Roman" w:cs="Times New Roman"/>
                  <w:color w:val="000000"/>
                  <w:sz w:val="16"/>
                  <w:szCs w:val="16"/>
                </w:rPr>
                <w:t>0.192</w:t>
              </w:r>
            </w:ins>
            <w:del w:id="1518" w:author="Brian William Stacy" w:date="2024-03-13T13:21:00Z">
              <w:r w:rsidRPr="00C038B5" w:rsidDel="00214795">
                <w:rPr>
                  <w:rFonts w:ascii="Arial" w:eastAsia="Arial" w:hAnsi="Arial" w:cs="Arial"/>
                  <w:color w:val="000000"/>
                  <w:sz w:val="16"/>
                  <w:szCs w:val="16"/>
                </w:rPr>
                <w:delText>0.187</w:delText>
              </w:r>
            </w:del>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21C1F" w14:textId="63D2B05A" w:rsidR="0014520A" w:rsidRPr="00C038B5"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19" w:author="Brian William Stacy" w:date="2024-03-13T13:21:00Z">
                  <w:rPr>
                    <w:rFonts w:ascii="Times New Roman" w:eastAsia="Arial" w:hAnsi="Times New Roman" w:cs="Times New Roman"/>
                    <w:color w:val="000000"/>
                    <w:sz w:val="18"/>
                    <w:szCs w:val="18"/>
                  </w:rPr>
                </w:rPrChange>
              </w:rPr>
            </w:pPr>
            <w:ins w:id="1520" w:author="Brian William Stacy" w:date="2024-03-13T13:21:00Z">
              <w:r w:rsidRPr="00C038B5">
                <w:rPr>
                  <w:rFonts w:ascii="Times New Roman" w:eastAsia="Arial" w:hAnsi="Times New Roman" w:cs="Times New Roman"/>
                  <w:color w:val="000000"/>
                  <w:sz w:val="16"/>
                  <w:szCs w:val="16"/>
                </w:rPr>
                <w:t>0.957</w:t>
              </w:r>
            </w:ins>
            <w:del w:id="1521" w:author="Brian William Stacy" w:date="2024-03-13T13:21:00Z">
              <w:r w:rsidRPr="00C038B5" w:rsidDel="00214795">
                <w:rPr>
                  <w:rFonts w:ascii="Arial" w:eastAsia="Arial" w:hAnsi="Arial" w:cs="Arial"/>
                  <w:color w:val="000000"/>
                  <w:sz w:val="16"/>
                  <w:szCs w:val="16"/>
                </w:rPr>
                <w:delText>0.959</w:delText>
              </w:r>
            </w:del>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D75FA" w14:textId="1D2295C8" w:rsidR="0014520A" w:rsidRPr="00C038B5"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22" w:author="Brian William Stacy" w:date="2024-03-13T13:21:00Z">
                  <w:rPr>
                    <w:rFonts w:ascii="Times New Roman" w:eastAsia="Arial" w:hAnsi="Times New Roman" w:cs="Times New Roman"/>
                    <w:color w:val="000000"/>
                    <w:sz w:val="18"/>
                    <w:szCs w:val="18"/>
                  </w:rPr>
                </w:rPrChange>
              </w:rPr>
            </w:pPr>
            <w:ins w:id="1523" w:author="Brian William Stacy" w:date="2024-03-13T13:21:00Z">
              <w:r w:rsidRPr="00C038B5">
                <w:rPr>
                  <w:rFonts w:ascii="Times New Roman" w:eastAsia="Arial" w:hAnsi="Times New Roman" w:cs="Times New Roman"/>
                  <w:color w:val="000000"/>
                  <w:sz w:val="16"/>
                  <w:szCs w:val="16"/>
                </w:rPr>
                <w:t>0.959</w:t>
              </w:r>
            </w:ins>
            <w:del w:id="1524" w:author="Brian William Stacy" w:date="2024-03-13T13:21:00Z">
              <w:r w:rsidRPr="00C038B5" w:rsidDel="00214795">
                <w:rPr>
                  <w:rFonts w:ascii="Arial" w:eastAsia="Arial" w:hAnsi="Arial" w:cs="Arial"/>
                  <w:color w:val="000000"/>
                  <w:sz w:val="16"/>
                  <w:szCs w:val="16"/>
                </w:rPr>
                <w:delText>0.961</w:delText>
              </w:r>
            </w:del>
          </w:p>
        </w:tc>
      </w:tr>
      <w:tr w:rsidR="008535A7" w:rsidRPr="00D0466F" w14:paraId="374ACF85"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4D1C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1C358"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25" w:author="Brian William Stacy" w:date="2024-03-13T13:21:00Z">
                  <w:rPr>
                    <w:rFonts w:ascii="Times New Roman" w:eastAsia="Arial" w:hAnsi="Times New Roman" w:cs="Times New Roman"/>
                    <w:color w:val="000000"/>
                    <w:sz w:val="18"/>
                    <w:szCs w:val="18"/>
                  </w:rPr>
                </w:rPrChange>
              </w:rPr>
            </w:pPr>
            <w:r w:rsidRPr="00C038B5">
              <w:rPr>
                <w:rFonts w:ascii="Times New Roman" w:hAnsi="Times New Roman" w:cs="Times New Roman"/>
                <w:sz w:val="16"/>
                <w:szCs w:val="16"/>
                <w:rPrChange w:id="1526" w:author="Brian William Stacy" w:date="2024-03-13T13:21:00Z">
                  <w:rPr>
                    <w:rFonts w:ascii="Times New Roman" w:hAnsi="Times New Roman" w:cs="Times New Roman"/>
                    <w:sz w:val="18"/>
                    <w:szCs w:val="18"/>
                  </w:rPr>
                </w:rPrChange>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FC4F"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27"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28" w:author="Brian William Stacy" w:date="2024-03-13T13:21:00Z">
                  <w:rPr>
                    <w:rFonts w:ascii="Times New Roman" w:eastAsia="Arial" w:hAnsi="Times New Roman" w:cs="Times New Roman"/>
                    <w:color w:val="000000"/>
                    <w:sz w:val="18"/>
                    <w:szCs w:val="18"/>
                  </w:rPr>
                </w:rPrChange>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F276A"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29"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30" w:author="Brian William Stacy" w:date="2024-03-13T13:21:00Z">
                  <w:rPr>
                    <w:rFonts w:ascii="Times New Roman" w:eastAsia="Arial" w:hAnsi="Times New Roman" w:cs="Times New Roman"/>
                    <w:color w:val="000000"/>
                    <w:sz w:val="18"/>
                    <w:szCs w:val="18"/>
                  </w:rPr>
                </w:rPrChange>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7B046"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31" w:author="Brian William Stacy" w:date="2024-03-13T13:21:00Z">
                  <w:rPr>
                    <w:rFonts w:ascii="Times New Roman" w:eastAsia="Arial" w:hAnsi="Times New Roman" w:cs="Times New Roman"/>
                    <w:color w:val="000000"/>
                    <w:sz w:val="18"/>
                    <w:szCs w:val="18"/>
                  </w:rPr>
                </w:rPrChange>
              </w:rPr>
            </w:pPr>
            <w:r w:rsidRPr="00C038B5">
              <w:rPr>
                <w:rFonts w:ascii="Times New Roman" w:hAnsi="Times New Roman" w:cs="Times New Roman"/>
                <w:sz w:val="16"/>
                <w:szCs w:val="16"/>
                <w:rPrChange w:id="1532" w:author="Brian William Stacy" w:date="2024-03-13T13:21:00Z">
                  <w:rPr>
                    <w:rFonts w:ascii="Times New Roman" w:hAnsi="Times New Roman" w:cs="Times New Roman"/>
                    <w:sz w:val="18"/>
                    <w:szCs w:val="18"/>
                  </w:rPr>
                </w:rPrChange>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25210"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33"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34" w:author="Brian William Stacy" w:date="2024-03-13T13:21:00Z">
                  <w:rPr>
                    <w:rFonts w:ascii="Times New Roman" w:eastAsia="Arial" w:hAnsi="Times New Roman" w:cs="Times New Roman"/>
                    <w:color w:val="000000"/>
                    <w:sz w:val="18"/>
                    <w:szCs w:val="18"/>
                  </w:rPr>
                </w:rPrChange>
              </w:rPr>
              <w:t>Yes</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2EC93" w14:textId="77777777"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35"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36" w:author="Brian William Stacy" w:date="2024-03-13T13:21:00Z">
                  <w:rPr>
                    <w:rFonts w:ascii="Times New Roman" w:eastAsia="Arial" w:hAnsi="Times New Roman" w:cs="Times New Roman"/>
                    <w:color w:val="000000"/>
                    <w:sz w:val="18"/>
                    <w:szCs w:val="18"/>
                  </w:rPr>
                </w:rPrChange>
              </w:rPr>
              <w:t>Yes</w:t>
            </w:r>
          </w:p>
        </w:tc>
      </w:tr>
      <w:tr w:rsidR="008535A7" w:rsidRPr="00D0466F" w14:paraId="46CFA4AE" w14:textId="77777777" w:rsidTr="004A4172">
        <w:trPr>
          <w:trHeight w:val="333"/>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EE91"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814EE" w14:textId="015A2B51" w:rsidR="008535A7" w:rsidRPr="00C038B5"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37"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38" w:author="Brian William Stacy" w:date="2024-03-13T13:21:00Z">
                  <w:rPr>
                    <w:rFonts w:ascii="Times New Roman" w:eastAsia="Arial" w:hAnsi="Times New Roman" w:cs="Times New Roman"/>
                    <w:color w:val="000000"/>
                    <w:sz w:val="18"/>
                    <w:szCs w:val="18"/>
                  </w:rPr>
                </w:rPrChange>
              </w:rPr>
              <w:t>15</w:t>
            </w:r>
            <w:r w:rsidR="00C51AF9" w:rsidRPr="00C038B5">
              <w:rPr>
                <w:rFonts w:ascii="Times New Roman" w:eastAsia="Arial" w:hAnsi="Times New Roman" w:cs="Times New Roman"/>
                <w:color w:val="000000"/>
                <w:sz w:val="16"/>
                <w:szCs w:val="16"/>
                <w:rPrChange w:id="1539" w:author="Brian William Stacy" w:date="2024-03-13T13:21:00Z">
                  <w:rPr>
                    <w:rFonts w:ascii="Times New Roman" w:eastAsia="Arial" w:hAnsi="Times New Roman" w:cs="Times New Roman"/>
                    <w:color w:val="000000"/>
                    <w:sz w:val="18"/>
                    <w:szCs w:val="18"/>
                  </w:rPr>
                </w:rPrChange>
              </w:rPr>
              <w:t>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7C9A6" w14:textId="7B3C6677" w:rsidR="008535A7" w:rsidRPr="00C038B5"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40"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41" w:author="Brian William Stacy" w:date="2024-03-13T13:21:00Z">
                  <w:rPr>
                    <w:rFonts w:ascii="Times New Roman" w:eastAsia="Arial" w:hAnsi="Times New Roman" w:cs="Times New Roman"/>
                    <w:color w:val="000000"/>
                    <w:sz w:val="18"/>
                    <w:szCs w:val="18"/>
                  </w:rPr>
                </w:rPrChange>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FC151" w14:textId="5733CB3B" w:rsidR="008535A7" w:rsidRPr="00C038B5"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42"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43" w:author="Brian William Stacy" w:date="2024-03-13T13:21:00Z">
                  <w:rPr>
                    <w:rFonts w:ascii="Times New Roman" w:eastAsia="Arial" w:hAnsi="Times New Roman" w:cs="Times New Roman"/>
                    <w:color w:val="000000"/>
                    <w:sz w:val="18"/>
                    <w:szCs w:val="18"/>
                  </w:rPr>
                </w:rPrChange>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81C5D" w14:textId="7908804E" w:rsidR="008535A7" w:rsidRPr="00C038B5"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44"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45" w:author="Brian William Stacy" w:date="2024-03-13T13:21:00Z">
                  <w:rPr>
                    <w:rFonts w:ascii="Times New Roman" w:eastAsia="Arial" w:hAnsi="Times New Roman" w:cs="Times New Roman"/>
                    <w:color w:val="000000"/>
                    <w:sz w:val="18"/>
                    <w:szCs w:val="18"/>
                  </w:rPr>
                </w:rPrChange>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4F0C0" w14:textId="562F236D" w:rsidR="008535A7" w:rsidRPr="00C038B5"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46"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47" w:author="Brian William Stacy" w:date="2024-03-13T13:21:00Z">
                  <w:rPr>
                    <w:rFonts w:ascii="Times New Roman" w:eastAsia="Arial" w:hAnsi="Times New Roman" w:cs="Times New Roman"/>
                    <w:color w:val="000000"/>
                    <w:sz w:val="18"/>
                    <w:szCs w:val="18"/>
                  </w:rPr>
                </w:rPrChange>
              </w:rPr>
              <w:t>151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4F534" w14:textId="696EE66F" w:rsidR="008535A7" w:rsidRPr="00C038B5"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Change w:id="1548" w:author="Brian William Stacy" w:date="2024-03-13T13:21:00Z">
                  <w:rPr>
                    <w:rFonts w:ascii="Times New Roman" w:eastAsia="Arial" w:hAnsi="Times New Roman" w:cs="Times New Roman"/>
                    <w:color w:val="000000"/>
                    <w:sz w:val="18"/>
                    <w:szCs w:val="18"/>
                  </w:rPr>
                </w:rPrChange>
              </w:rPr>
            </w:pPr>
            <w:r w:rsidRPr="00C038B5">
              <w:rPr>
                <w:rFonts w:ascii="Times New Roman" w:eastAsia="Arial" w:hAnsi="Times New Roman" w:cs="Times New Roman"/>
                <w:color w:val="000000"/>
                <w:sz w:val="16"/>
                <w:szCs w:val="16"/>
                <w:rPrChange w:id="1549" w:author="Brian William Stacy" w:date="2024-03-13T13:21:00Z">
                  <w:rPr>
                    <w:rFonts w:ascii="Times New Roman" w:eastAsia="Arial" w:hAnsi="Times New Roman" w:cs="Times New Roman"/>
                    <w:color w:val="000000"/>
                    <w:sz w:val="18"/>
                    <w:szCs w:val="18"/>
                  </w:rPr>
                </w:rPrChange>
              </w:rPr>
              <w:t>151</w:t>
            </w:r>
          </w:p>
        </w:tc>
      </w:tr>
      <w:tr w:rsidR="00C038B5" w:rsidRPr="00D0466F" w14:paraId="0CEA641D" w14:textId="77777777" w:rsidTr="004A4172">
        <w:trPr>
          <w:jc w:val="center"/>
        </w:trPr>
        <w:tc>
          <w:tcPr>
            <w:tcW w:w="39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D8A6B" w14:textId="77777777" w:rsidR="00C038B5" w:rsidRPr="00D0466F"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E3F13C" w14:textId="6BDA8BD8" w:rsidR="00C038B5" w:rsidRPr="00C038B5"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550" w:author="Brian William Stacy" w:date="2024-03-13T13:21:00Z">
                  <w:rPr>
                    <w:rFonts w:ascii="Times New Roman" w:hAnsi="Times New Roman" w:cs="Times New Roman"/>
                    <w:sz w:val="18"/>
                    <w:szCs w:val="18"/>
                  </w:rPr>
                </w:rPrChange>
              </w:rPr>
            </w:pPr>
            <w:ins w:id="1551" w:author="Brian William Stacy" w:date="2024-03-13T13:21:00Z">
              <w:r w:rsidRPr="00C038B5">
                <w:rPr>
                  <w:rFonts w:ascii="Times New Roman" w:eastAsia="Arial" w:hAnsi="Times New Roman" w:cs="Times New Roman"/>
                  <w:color w:val="000000"/>
                  <w:sz w:val="16"/>
                  <w:szCs w:val="16"/>
                </w:rPr>
                <w:t>1036</w:t>
              </w:r>
            </w:ins>
            <w:del w:id="1552" w:author="Brian William Stacy" w:date="2024-03-13T13:21:00Z">
              <w:r w:rsidRPr="00C038B5" w:rsidDel="0024151E">
                <w:rPr>
                  <w:rFonts w:ascii="Arial" w:eastAsia="Arial" w:hAnsi="Arial" w:cs="Arial"/>
                  <w:color w:val="000000"/>
                  <w:sz w:val="16"/>
                  <w:szCs w:val="16"/>
                </w:rPr>
                <w:delText>1051</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AA2D6A" w14:textId="7150724D" w:rsidR="00C038B5" w:rsidRPr="00C038B5"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553" w:author="Brian William Stacy" w:date="2024-03-13T13:21:00Z">
                  <w:rPr>
                    <w:rFonts w:ascii="Times New Roman" w:hAnsi="Times New Roman" w:cs="Times New Roman"/>
                    <w:sz w:val="18"/>
                    <w:szCs w:val="18"/>
                  </w:rPr>
                </w:rPrChange>
              </w:rPr>
            </w:pPr>
            <w:ins w:id="1554" w:author="Brian William Stacy" w:date="2024-03-13T13:21:00Z">
              <w:r w:rsidRPr="00C038B5">
                <w:rPr>
                  <w:rFonts w:ascii="Times New Roman" w:eastAsia="Arial" w:hAnsi="Times New Roman" w:cs="Times New Roman"/>
                  <w:color w:val="000000"/>
                  <w:sz w:val="16"/>
                  <w:szCs w:val="16"/>
                </w:rPr>
                <w:t>1036</w:t>
              </w:r>
            </w:ins>
            <w:del w:id="1555" w:author="Brian William Stacy" w:date="2024-03-13T13:21:00Z">
              <w:r w:rsidRPr="00C038B5" w:rsidDel="0024151E">
                <w:rPr>
                  <w:rFonts w:ascii="Arial" w:eastAsia="Arial" w:hAnsi="Arial" w:cs="Arial"/>
                  <w:color w:val="000000"/>
                  <w:sz w:val="16"/>
                  <w:szCs w:val="16"/>
                </w:rPr>
                <w:delText>1051</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9D1234" w14:textId="7E0FFF3B" w:rsidR="00C038B5" w:rsidRPr="00C038B5"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556" w:author="Brian William Stacy" w:date="2024-03-13T13:21:00Z">
                  <w:rPr>
                    <w:rFonts w:ascii="Times New Roman" w:hAnsi="Times New Roman" w:cs="Times New Roman"/>
                    <w:sz w:val="18"/>
                    <w:szCs w:val="18"/>
                  </w:rPr>
                </w:rPrChange>
              </w:rPr>
            </w:pPr>
            <w:ins w:id="1557" w:author="Brian William Stacy" w:date="2024-03-13T13:21:00Z">
              <w:r w:rsidRPr="00C038B5">
                <w:rPr>
                  <w:rFonts w:ascii="Times New Roman" w:eastAsia="Arial" w:hAnsi="Times New Roman" w:cs="Times New Roman"/>
                  <w:color w:val="000000"/>
                  <w:sz w:val="16"/>
                  <w:szCs w:val="16"/>
                </w:rPr>
                <w:t>1036</w:t>
              </w:r>
            </w:ins>
            <w:del w:id="1558" w:author="Brian William Stacy" w:date="2024-03-13T13:21:00Z">
              <w:r w:rsidRPr="00C038B5" w:rsidDel="0024151E">
                <w:rPr>
                  <w:rFonts w:ascii="Arial" w:eastAsia="Arial" w:hAnsi="Arial" w:cs="Arial"/>
                  <w:color w:val="000000"/>
                  <w:sz w:val="16"/>
                  <w:szCs w:val="16"/>
                </w:rPr>
                <w:delText>1051</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D02571" w14:textId="3B85A8E4" w:rsidR="00C038B5" w:rsidRPr="00C038B5"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559" w:author="Brian William Stacy" w:date="2024-03-13T13:21:00Z">
                  <w:rPr>
                    <w:rFonts w:ascii="Times New Roman" w:hAnsi="Times New Roman" w:cs="Times New Roman"/>
                    <w:sz w:val="18"/>
                    <w:szCs w:val="18"/>
                  </w:rPr>
                </w:rPrChange>
              </w:rPr>
            </w:pPr>
            <w:ins w:id="1560" w:author="Brian William Stacy" w:date="2024-03-13T13:21:00Z">
              <w:r w:rsidRPr="00C038B5">
                <w:rPr>
                  <w:rFonts w:ascii="Times New Roman" w:eastAsia="Arial" w:hAnsi="Times New Roman" w:cs="Times New Roman"/>
                  <w:color w:val="000000"/>
                  <w:sz w:val="16"/>
                  <w:szCs w:val="16"/>
                </w:rPr>
                <w:t>1036</w:t>
              </w:r>
            </w:ins>
            <w:del w:id="1561" w:author="Brian William Stacy" w:date="2024-03-13T13:21:00Z">
              <w:r w:rsidRPr="00C038B5" w:rsidDel="0024151E">
                <w:rPr>
                  <w:rFonts w:ascii="Arial" w:eastAsia="Arial" w:hAnsi="Arial" w:cs="Arial"/>
                  <w:color w:val="000000"/>
                  <w:sz w:val="16"/>
                  <w:szCs w:val="16"/>
                </w:rPr>
                <w:delText>1051</w:delText>
              </w:r>
            </w:del>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391DA5" w14:textId="34678957" w:rsidR="00C038B5" w:rsidRPr="00C038B5"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562" w:author="Brian William Stacy" w:date="2024-03-13T13:21:00Z">
                  <w:rPr>
                    <w:rFonts w:ascii="Times New Roman" w:hAnsi="Times New Roman" w:cs="Times New Roman"/>
                    <w:sz w:val="18"/>
                    <w:szCs w:val="18"/>
                  </w:rPr>
                </w:rPrChange>
              </w:rPr>
            </w:pPr>
            <w:ins w:id="1563" w:author="Brian William Stacy" w:date="2024-03-13T13:21:00Z">
              <w:r w:rsidRPr="00C038B5">
                <w:rPr>
                  <w:rFonts w:ascii="Times New Roman" w:eastAsia="Arial" w:hAnsi="Times New Roman" w:cs="Times New Roman"/>
                  <w:color w:val="000000"/>
                  <w:sz w:val="16"/>
                  <w:szCs w:val="16"/>
                </w:rPr>
                <w:t>1036</w:t>
              </w:r>
            </w:ins>
            <w:del w:id="1564" w:author="Brian William Stacy" w:date="2024-03-13T13:21:00Z">
              <w:r w:rsidRPr="00C038B5" w:rsidDel="0024151E">
                <w:rPr>
                  <w:rFonts w:ascii="Arial" w:eastAsia="Arial" w:hAnsi="Arial" w:cs="Arial"/>
                  <w:color w:val="000000"/>
                  <w:sz w:val="16"/>
                  <w:szCs w:val="16"/>
                </w:rPr>
                <w:delText>1051</w:delText>
              </w:r>
            </w:del>
          </w:p>
        </w:tc>
        <w:tc>
          <w:tcPr>
            <w:tcW w:w="9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30242" w14:textId="16E657C1" w:rsidR="00C038B5" w:rsidRPr="00C038B5"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Change w:id="1565" w:author="Brian William Stacy" w:date="2024-03-13T13:21:00Z">
                  <w:rPr>
                    <w:rFonts w:ascii="Times New Roman" w:hAnsi="Times New Roman" w:cs="Times New Roman"/>
                    <w:sz w:val="18"/>
                    <w:szCs w:val="18"/>
                  </w:rPr>
                </w:rPrChange>
              </w:rPr>
            </w:pPr>
            <w:ins w:id="1566" w:author="Brian William Stacy" w:date="2024-03-13T13:21:00Z">
              <w:r w:rsidRPr="00C038B5">
                <w:rPr>
                  <w:rFonts w:ascii="Times New Roman" w:eastAsia="Arial" w:hAnsi="Times New Roman" w:cs="Times New Roman"/>
                  <w:color w:val="000000"/>
                  <w:sz w:val="16"/>
                  <w:szCs w:val="16"/>
                </w:rPr>
                <w:t>1036</w:t>
              </w:r>
            </w:ins>
            <w:del w:id="1567" w:author="Brian William Stacy" w:date="2024-03-13T13:21:00Z">
              <w:r w:rsidRPr="00C038B5" w:rsidDel="0024151E">
                <w:rPr>
                  <w:rFonts w:ascii="Arial" w:eastAsia="Arial" w:hAnsi="Arial" w:cs="Arial"/>
                  <w:color w:val="000000"/>
                  <w:sz w:val="16"/>
                  <w:szCs w:val="16"/>
                </w:rPr>
                <w:delText>1051</w:delText>
              </w:r>
            </w:del>
          </w:p>
        </w:tc>
      </w:tr>
      <w:tr w:rsidR="008535A7" w:rsidRPr="00D0466F" w14:paraId="43FA23BA"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70F609D"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6E39755A" w14:textId="77777777" w:rsidR="008535A7" w:rsidRDefault="008535A7" w:rsidP="008535A7">
      <w:pPr>
        <w:pStyle w:val="BodyText"/>
      </w:pPr>
    </w:p>
    <w:p w14:paraId="2D57F548" w14:textId="77777777" w:rsidR="008535A7" w:rsidRPr="00306A0D" w:rsidRDefault="008535A7" w:rsidP="008535A7">
      <w:pPr>
        <w:pStyle w:val="Heading2"/>
        <w:rPr>
          <w:sz w:val="18"/>
          <w:szCs w:val="18"/>
        </w:rPr>
      </w:pPr>
      <w:bookmarkStart w:id="1568" w:name="X490753d28e17104a13dd867ae3e06c213068abc"/>
      <w:bookmarkEnd w:id="1246"/>
      <w:r>
        <w:rPr>
          <w:sz w:val="18"/>
          <w:szCs w:val="18"/>
        </w:rPr>
        <w:br w:type="page"/>
      </w:r>
      <w:bookmarkStart w:id="1569" w:name="X3c4aa18c4b6ce7065371717f4cac0509de371ae"/>
      <w:bookmarkEnd w:id="1568"/>
    </w:p>
    <w:p w14:paraId="2269A11A" w14:textId="23C5FC48" w:rsidR="008535A7" w:rsidRPr="00270551" w:rsidRDefault="00EF59A2" w:rsidP="008535A7">
      <w:pPr>
        <w:pStyle w:val="Heading2"/>
      </w:pPr>
      <w:bookmarkStart w:id="1570" w:name="X35c3dc54c3962c64e7ebb960b6336dec5ab10a6"/>
      <w:bookmarkEnd w:id="1569"/>
      <w:r w:rsidRPr="00982FEC">
        <w:t>Table S</w:t>
      </w:r>
      <w:r w:rsidR="0093392A" w:rsidRPr="00982FEC">
        <w:t>1</w:t>
      </w:r>
      <w:r w:rsidR="00D95302" w:rsidRPr="00982FEC">
        <w:t>6</w:t>
      </w:r>
      <w:r w:rsidR="008535A7" w:rsidRPr="00982FEC">
        <w:t>. Relationship between the Economic Complexity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2084"/>
        <w:gridCol w:w="1113"/>
        <w:gridCol w:w="1032"/>
        <w:gridCol w:w="1113"/>
        <w:gridCol w:w="1097"/>
        <w:gridCol w:w="912"/>
        <w:gridCol w:w="912"/>
        <w:gridCol w:w="1097"/>
      </w:tblGrid>
      <w:tr w:rsidR="008535A7" w:rsidRPr="00D41306" w14:paraId="78812E5B" w14:textId="77777777" w:rsidTr="004A4172">
        <w:trPr>
          <w:tblHeader/>
          <w:jc w:val="center"/>
        </w:trPr>
        <w:tc>
          <w:tcPr>
            <w:tcW w:w="2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56230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AD9C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D1620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11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ADCB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E161F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774D1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6476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7DE32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4365CF" w:rsidRPr="00D41306" w14:paraId="4DD74AC8" w14:textId="77777777" w:rsidTr="004A4172">
        <w:trPr>
          <w:jc w:val="center"/>
        </w:trPr>
        <w:tc>
          <w:tcPr>
            <w:tcW w:w="2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C4050"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11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C079E" w14:textId="12F5E3DF"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71" w:author="Brian William Stacy" w:date="2024-03-13T13:22:00Z">
              <w:r w:rsidRPr="000E4456">
                <w:rPr>
                  <w:rFonts w:ascii="Times New Roman" w:eastAsia="Arial" w:hAnsi="Times New Roman" w:cs="Times New Roman"/>
                  <w:color w:val="000000"/>
                  <w:sz w:val="16"/>
                  <w:szCs w:val="16"/>
                </w:rPr>
                <w:t>0.036***</w:t>
              </w:r>
            </w:ins>
            <w:del w:id="1572" w:author="Brian William Stacy" w:date="2024-03-13T13:22:00Z">
              <w:r w:rsidRPr="00657054" w:rsidDel="001B2877">
                <w:rPr>
                  <w:rFonts w:ascii="Arial" w:eastAsia="Arial" w:hAnsi="Arial" w:cs="Arial"/>
                  <w:color w:val="000000"/>
                  <w:sz w:val="16"/>
                  <w:szCs w:val="16"/>
                </w:rPr>
                <w:delText>0.036***</w:delText>
              </w:r>
            </w:del>
          </w:p>
        </w:tc>
        <w:tc>
          <w:tcPr>
            <w:tcW w:w="10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D07F9" w14:textId="1E2854FF"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73" w:author="Brian William Stacy" w:date="2024-03-13T13:22:00Z">
              <w:r w:rsidRPr="000E4456">
                <w:rPr>
                  <w:rFonts w:ascii="Times New Roman" w:eastAsia="Arial" w:hAnsi="Times New Roman" w:cs="Times New Roman"/>
                  <w:color w:val="000000"/>
                  <w:sz w:val="16"/>
                  <w:szCs w:val="16"/>
                </w:rPr>
                <w:t>0.002*</w:t>
              </w:r>
            </w:ins>
            <w:del w:id="1574" w:author="Brian William Stacy" w:date="2024-03-13T13:22:00Z">
              <w:r w:rsidRPr="00657054" w:rsidDel="001B2877">
                <w:rPr>
                  <w:rFonts w:ascii="Arial" w:eastAsia="Arial" w:hAnsi="Arial" w:cs="Arial"/>
                  <w:color w:val="000000"/>
                  <w:sz w:val="16"/>
                  <w:szCs w:val="16"/>
                </w:rPr>
                <w:delText>0.002*</w:delText>
              </w:r>
            </w:del>
          </w:p>
        </w:tc>
        <w:tc>
          <w:tcPr>
            <w:tcW w:w="111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7B18E" w14:textId="2BD4966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75" w:author="Brian William Stacy" w:date="2024-03-13T13:22:00Z">
              <w:r w:rsidRPr="000E4456">
                <w:rPr>
                  <w:rFonts w:ascii="Times New Roman" w:eastAsia="Arial" w:hAnsi="Times New Roman" w:cs="Times New Roman"/>
                  <w:color w:val="000000"/>
                  <w:sz w:val="16"/>
                  <w:szCs w:val="16"/>
                </w:rPr>
                <w:t>0.002</w:t>
              </w:r>
            </w:ins>
            <w:del w:id="1576" w:author="Brian William Stacy" w:date="2024-03-13T13:22:00Z">
              <w:r w:rsidRPr="00657054" w:rsidDel="001B2877">
                <w:rPr>
                  <w:rFonts w:ascii="Arial" w:eastAsia="Arial" w:hAnsi="Arial" w:cs="Arial"/>
                  <w:color w:val="000000"/>
                  <w:sz w:val="16"/>
                  <w:szCs w:val="16"/>
                </w:rPr>
                <w:delText>0.002</w:delText>
              </w:r>
            </w:del>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33CB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E530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37BF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6D57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6AC4CDB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CC8BA"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D5AE5" w14:textId="4A59D994"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77" w:author="Brian William Stacy" w:date="2024-03-13T13:22:00Z">
              <w:r w:rsidRPr="000E4456">
                <w:rPr>
                  <w:rFonts w:ascii="Times New Roman" w:eastAsia="Arial" w:hAnsi="Times New Roman" w:cs="Times New Roman"/>
                  <w:color w:val="000000"/>
                  <w:sz w:val="16"/>
                  <w:szCs w:val="16"/>
                </w:rPr>
                <w:t>(0.00)</w:t>
              </w:r>
            </w:ins>
            <w:del w:id="1578" w:author="Brian William Stacy" w:date="2024-03-13T13:22:00Z">
              <w:r w:rsidRPr="00657054" w:rsidDel="001B2877">
                <w:rPr>
                  <w:rFonts w:ascii="Arial" w:eastAsia="Arial" w:hAnsi="Arial" w:cs="Arial"/>
                  <w:color w:val="000000"/>
                  <w:sz w:val="16"/>
                  <w:szCs w:val="16"/>
                </w:rPr>
                <w:delText>(0.00)</w:delText>
              </w:r>
            </w:del>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4B611" w14:textId="44AE0EBE"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79" w:author="Brian William Stacy" w:date="2024-03-13T13:22:00Z">
              <w:r w:rsidRPr="000E4456">
                <w:rPr>
                  <w:rFonts w:ascii="Times New Roman" w:eastAsia="Arial" w:hAnsi="Times New Roman" w:cs="Times New Roman"/>
                  <w:color w:val="000000"/>
                  <w:sz w:val="16"/>
                  <w:szCs w:val="16"/>
                </w:rPr>
                <w:t>(0.00)</w:t>
              </w:r>
            </w:ins>
            <w:del w:id="1580" w:author="Brian William Stacy" w:date="2024-03-13T13:22:00Z">
              <w:r w:rsidRPr="00657054" w:rsidDel="001B2877">
                <w:rPr>
                  <w:rFonts w:ascii="Arial" w:eastAsia="Arial" w:hAnsi="Arial" w:cs="Arial"/>
                  <w:color w:val="000000"/>
                  <w:sz w:val="16"/>
                  <w:szCs w:val="16"/>
                </w:rPr>
                <w:delText>(0.00)</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990D4" w14:textId="79C63EAE"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81" w:author="Brian William Stacy" w:date="2024-03-13T13:22:00Z">
              <w:r w:rsidRPr="000E4456">
                <w:rPr>
                  <w:rFonts w:ascii="Times New Roman" w:eastAsia="Arial" w:hAnsi="Times New Roman" w:cs="Times New Roman"/>
                  <w:color w:val="000000"/>
                  <w:sz w:val="16"/>
                  <w:szCs w:val="16"/>
                </w:rPr>
                <w:t>(0.00)</w:t>
              </w:r>
            </w:ins>
            <w:del w:id="1582" w:author="Brian William Stacy" w:date="2024-03-13T13:22:00Z">
              <w:r w:rsidRPr="00657054" w:rsidDel="001B2877">
                <w:rPr>
                  <w:rFonts w:ascii="Arial" w:eastAsia="Arial" w:hAnsi="Arial" w:cs="Arial"/>
                  <w:color w:val="000000"/>
                  <w:sz w:val="16"/>
                  <w:szCs w:val="16"/>
                </w:rPr>
                <w:delText>(0.00)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5E90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E35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5825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68E0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07E5596F"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4870D"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DBF9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BAA5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3C01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7044" w14:textId="7D1AA572"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83" w:author="Brian William Stacy" w:date="2024-03-13T13:22:00Z">
              <w:r w:rsidRPr="000E4456">
                <w:rPr>
                  <w:rFonts w:ascii="Times New Roman" w:eastAsia="Arial" w:hAnsi="Times New Roman" w:cs="Times New Roman"/>
                  <w:color w:val="000000"/>
                  <w:sz w:val="16"/>
                  <w:szCs w:val="16"/>
                </w:rPr>
                <w:t>0.028***</w:t>
              </w:r>
            </w:ins>
            <w:del w:id="1584" w:author="Brian William Stacy" w:date="2024-03-13T13:22:00Z">
              <w:r w:rsidRPr="00657054" w:rsidDel="001B2877">
                <w:rPr>
                  <w:rFonts w:ascii="Arial" w:eastAsia="Arial" w:hAnsi="Arial" w:cs="Arial"/>
                  <w:color w:val="000000"/>
                  <w:sz w:val="16"/>
                  <w:szCs w:val="16"/>
                </w:rPr>
                <w:delText>0.028***</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BD91E" w14:textId="6A8E285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85" w:author="Brian William Stacy" w:date="2024-03-13T13:22:00Z">
              <w:r w:rsidRPr="000E4456">
                <w:rPr>
                  <w:rFonts w:ascii="Times New Roman" w:eastAsia="Arial" w:hAnsi="Times New Roman" w:cs="Times New Roman"/>
                  <w:color w:val="000000"/>
                  <w:sz w:val="16"/>
                  <w:szCs w:val="16"/>
                </w:rPr>
                <w:t>0.000</w:t>
              </w:r>
            </w:ins>
            <w:del w:id="1586" w:author="Brian William Stacy" w:date="2024-03-13T13:22:00Z">
              <w:r w:rsidRPr="00657054" w:rsidDel="001B2877">
                <w:rPr>
                  <w:rFonts w:ascii="Arial" w:eastAsia="Arial" w:hAnsi="Arial" w:cs="Arial"/>
                  <w:color w:val="000000"/>
                  <w:sz w:val="16"/>
                  <w:szCs w:val="16"/>
                </w:rPr>
                <w:delText>-0.001</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50367" w14:textId="5B1EC8E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87" w:author="Brian William Stacy" w:date="2024-03-13T13:22:00Z">
              <w:r w:rsidRPr="000E4456">
                <w:rPr>
                  <w:rFonts w:ascii="Times New Roman" w:eastAsia="Arial" w:hAnsi="Times New Roman" w:cs="Times New Roman"/>
                  <w:color w:val="000000"/>
                  <w:sz w:val="16"/>
                  <w:szCs w:val="16"/>
                </w:rPr>
                <w:t>0.000</w:t>
              </w:r>
            </w:ins>
            <w:del w:id="1588" w:author="Brian William Stacy" w:date="2024-03-13T13:22:00Z">
              <w:r w:rsidRPr="00657054" w:rsidDel="001B2877">
                <w:rPr>
                  <w:rFonts w:ascii="Arial" w:eastAsia="Arial" w:hAnsi="Arial" w:cs="Arial"/>
                  <w:color w:val="000000"/>
                  <w:sz w:val="16"/>
                  <w:szCs w:val="16"/>
                </w:rPr>
                <w:delText>0.000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0666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282549B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ACE7"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9C88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E95C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7F4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C964" w14:textId="084BF475"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89" w:author="Brian William Stacy" w:date="2024-03-13T13:22:00Z">
              <w:r w:rsidRPr="000E4456">
                <w:rPr>
                  <w:rFonts w:ascii="Times New Roman" w:eastAsia="Arial" w:hAnsi="Times New Roman" w:cs="Times New Roman"/>
                  <w:color w:val="000000"/>
                  <w:sz w:val="16"/>
                  <w:szCs w:val="16"/>
                </w:rPr>
                <w:t>(0.00)</w:t>
              </w:r>
            </w:ins>
            <w:del w:id="1590" w:author="Brian William Stacy" w:date="2024-03-13T13:22:00Z">
              <w:r w:rsidRPr="00657054" w:rsidDel="001B2877">
                <w:rPr>
                  <w:rFonts w:ascii="Arial" w:eastAsia="Arial" w:hAnsi="Arial" w:cs="Arial"/>
                  <w:color w:val="000000"/>
                  <w:sz w:val="16"/>
                  <w:szCs w:val="16"/>
                </w:rPr>
                <w:delText>(0.00)</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1F22C" w14:textId="140439E0"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91" w:author="Brian William Stacy" w:date="2024-03-13T13:22:00Z">
              <w:r w:rsidRPr="000E4456">
                <w:rPr>
                  <w:rFonts w:ascii="Times New Roman" w:eastAsia="Arial" w:hAnsi="Times New Roman" w:cs="Times New Roman"/>
                  <w:color w:val="000000"/>
                  <w:sz w:val="16"/>
                  <w:szCs w:val="16"/>
                </w:rPr>
                <w:t>(0.00)</w:t>
              </w:r>
            </w:ins>
            <w:del w:id="1592" w:author="Brian William Stacy" w:date="2024-03-13T13:22:00Z">
              <w:r w:rsidRPr="00657054" w:rsidDel="001B2877">
                <w:rPr>
                  <w:rFonts w:ascii="Arial" w:eastAsia="Arial" w:hAnsi="Arial" w:cs="Arial"/>
                  <w:color w:val="000000"/>
                  <w:sz w:val="16"/>
                  <w:szCs w:val="16"/>
                </w:rPr>
                <w:delText>(0.00)</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44A96" w14:textId="393446EF"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93" w:author="Brian William Stacy" w:date="2024-03-13T13:22:00Z">
              <w:r w:rsidRPr="000E4456">
                <w:rPr>
                  <w:rFonts w:ascii="Times New Roman" w:eastAsia="Arial" w:hAnsi="Times New Roman" w:cs="Times New Roman"/>
                  <w:color w:val="000000"/>
                  <w:sz w:val="16"/>
                  <w:szCs w:val="16"/>
                </w:rPr>
                <w:t>(0.00)</w:t>
              </w:r>
            </w:ins>
            <w:del w:id="1594" w:author="Brian William Stacy" w:date="2024-03-13T13:22:00Z">
              <w:r w:rsidRPr="00657054" w:rsidDel="001B2877">
                <w:rPr>
                  <w:rFonts w:ascii="Arial" w:eastAsia="Arial" w:hAnsi="Arial" w:cs="Arial"/>
                  <w:color w:val="000000"/>
                  <w:sz w:val="16"/>
                  <w:szCs w:val="16"/>
                </w:rPr>
                <w:delText>(0.00)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E5D1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E61E8AB"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8D029"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68BF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438C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21C8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4DC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D598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07D8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F2E5" w14:textId="6CE67BA3"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95" w:author="Brian William Stacy" w:date="2024-03-13T13:22:00Z">
              <w:r w:rsidRPr="000E4456">
                <w:rPr>
                  <w:rFonts w:ascii="Times New Roman" w:eastAsia="Arial" w:hAnsi="Times New Roman" w:cs="Times New Roman"/>
                  <w:color w:val="000000"/>
                  <w:sz w:val="16"/>
                  <w:szCs w:val="16"/>
                </w:rPr>
                <w:t>0.035***</w:t>
              </w:r>
            </w:ins>
            <w:del w:id="1596" w:author="Brian William Stacy" w:date="2024-03-13T13:22:00Z">
              <w:r w:rsidRPr="00657054" w:rsidDel="001B2877">
                <w:rPr>
                  <w:rFonts w:ascii="Arial" w:eastAsia="Arial" w:hAnsi="Arial" w:cs="Arial"/>
                  <w:color w:val="000000"/>
                  <w:sz w:val="16"/>
                  <w:szCs w:val="16"/>
                </w:rPr>
                <w:delText>0.035***</w:delText>
              </w:r>
            </w:del>
          </w:p>
        </w:tc>
      </w:tr>
      <w:tr w:rsidR="004365CF" w:rsidRPr="00D41306" w14:paraId="3FB399BA"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7F224"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1190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A2C7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87B9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9353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E95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6026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6D69A" w14:textId="745B6A0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97" w:author="Brian William Stacy" w:date="2024-03-13T13:22:00Z">
              <w:r w:rsidRPr="000E4456">
                <w:rPr>
                  <w:rFonts w:ascii="Times New Roman" w:eastAsia="Arial" w:hAnsi="Times New Roman" w:cs="Times New Roman"/>
                  <w:color w:val="000000"/>
                  <w:sz w:val="16"/>
                  <w:szCs w:val="16"/>
                </w:rPr>
                <w:t>(0.00)</w:t>
              </w:r>
            </w:ins>
            <w:del w:id="1598" w:author="Brian William Stacy" w:date="2024-03-13T13:22:00Z">
              <w:r w:rsidRPr="00657054" w:rsidDel="001B2877">
                <w:rPr>
                  <w:rFonts w:ascii="Arial" w:eastAsia="Arial" w:hAnsi="Arial" w:cs="Arial"/>
                  <w:color w:val="000000"/>
                  <w:sz w:val="16"/>
                  <w:szCs w:val="16"/>
                </w:rPr>
                <w:delText>(0.00)</w:delText>
              </w:r>
            </w:del>
          </w:p>
        </w:tc>
      </w:tr>
      <w:tr w:rsidR="004365CF" w:rsidRPr="00D41306" w14:paraId="2E52EF3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D4EDB"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7230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81DA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6ACDE" w14:textId="792FEC5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599" w:author="Brian William Stacy" w:date="2024-03-13T13:22:00Z">
              <w:r w:rsidRPr="000E4456">
                <w:rPr>
                  <w:rFonts w:ascii="Times New Roman" w:eastAsia="Arial" w:hAnsi="Times New Roman" w:cs="Times New Roman"/>
                  <w:color w:val="000000"/>
                  <w:sz w:val="16"/>
                  <w:szCs w:val="16"/>
                </w:rPr>
                <w:t>0.000</w:t>
              </w:r>
            </w:ins>
            <w:del w:id="1600" w:author="Brian William Stacy" w:date="2024-03-13T13:22:00Z">
              <w:r w:rsidRPr="00657054" w:rsidDel="001B2877">
                <w:rPr>
                  <w:rFonts w:ascii="Arial" w:eastAsia="Arial" w:hAnsi="Arial" w:cs="Arial"/>
                  <w:color w:val="000000"/>
                  <w:sz w:val="16"/>
                  <w:szCs w:val="16"/>
                </w:rPr>
                <w:delText>0.000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29DA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639A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E816C" w14:textId="0C4F7D52"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01" w:author="Brian William Stacy" w:date="2024-03-13T13:22:00Z">
              <w:r w:rsidRPr="000E4456">
                <w:rPr>
                  <w:rFonts w:ascii="Times New Roman" w:eastAsia="Arial" w:hAnsi="Times New Roman" w:cs="Times New Roman"/>
                  <w:color w:val="000000"/>
                  <w:sz w:val="16"/>
                  <w:szCs w:val="16"/>
                </w:rPr>
                <w:t>-0.001</w:t>
              </w:r>
            </w:ins>
            <w:del w:id="1602" w:author="Brian William Stacy" w:date="2024-03-13T13:22:00Z">
              <w:r w:rsidRPr="00657054" w:rsidDel="001B2877">
                <w:rPr>
                  <w:rFonts w:ascii="Arial" w:eastAsia="Arial" w:hAnsi="Arial" w:cs="Arial"/>
                  <w:color w:val="000000"/>
                  <w:sz w:val="16"/>
                  <w:szCs w:val="16"/>
                </w:rPr>
                <w:delText>-0.001</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810A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0A56D0F8"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0A8F"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4EF0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2F30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32D2" w14:textId="452EB31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03" w:author="Brian William Stacy" w:date="2024-03-13T13:22:00Z">
              <w:r w:rsidRPr="000E4456">
                <w:rPr>
                  <w:rFonts w:ascii="Times New Roman" w:eastAsia="Arial" w:hAnsi="Times New Roman" w:cs="Times New Roman"/>
                  <w:color w:val="000000"/>
                  <w:sz w:val="16"/>
                  <w:szCs w:val="16"/>
                </w:rPr>
                <w:t>(0.00)</w:t>
              </w:r>
            </w:ins>
            <w:del w:id="1604" w:author="Brian William Stacy" w:date="2024-03-13T13:22:00Z">
              <w:r w:rsidRPr="00657054" w:rsidDel="001B2877">
                <w:rPr>
                  <w:rFonts w:ascii="Arial" w:eastAsia="Arial" w:hAnsi="Arial" w:cs="Arial"/>
                  <w:color w:val="000000"/>
                  <w:sz w:val="16"/>
                  <w:szCs w:val="16"/>
                </w:rPr>
                <w:delText>(0.00)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78AD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5365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1725C" w14:textId="3580C6A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05" w:author="Brian William Stacy" w:date="2024-03-13T13:22:00Z">
              <w:r w:rsidRPr="000E4456">
                <w:rPr>
                  <w:rFonts w:ascii="Times New Roman" w:eastAsia="Arial" w:hAnsi="Times New Roman" w:cs="Times New Roman"/>
                  <w:color w:val="000000"/>
                  <w:sz w:val="16"/>
                  <w:szCs w:val="16"/>
                </w:rPr>
                <w:t>(0.00)</w:t>
              </w:r>
            </w:ins>
            <w:del w:id="1606" w:author="Brian William Stacy" w:date="2024-03-13T13:22:00Z">
              <w:r w:rsidRPr="00657054" w:rsidDel="001B2877">
                <w:rPr>
                  <w:rFonts w:ascii="Arial" w:eastAsia="Arial" w:hAnsi="Arial" w:cs="Arial"/>
                  <w:color w:val="000000"/>
                  <w:sz w:val="16"/>
                  <w:szCs w:val="16"/>
                </w:rPr>
                <w:delText>(0.00)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CD7F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DE1C838"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B60AF"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8E1F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1395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08C93" w14:textId="7FA414E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07" w:author="Brian William Stacy" w:date="2024-03-13T13:22:00Z">
              <w:r w:rsidRPr="000E4456">
                <w:rPr>
                  <w:rFonts w:ascii="Times New Roman" w:eastAsia="Arial" w:hAnsi="Times New Roman" w:cs="Times New Roman"/>
                  <w:color w:val="000000"/>
                  <w:sz w:val="16"/>
                  <w:szCs w:val="16"/>
                </w:rPr>
                <w:t>-0.012</w:t>
              </w:r>
            </w:ins>
            <w:del w:id="1608" w:author="Brian William Stacy" w:date="2024-03-13T13:22:00Z">
              <w:r w:rsidRPr="00657054" w:rsidDel="001B2877">
                <w:rPr>
                  <w:rFonts w:ascii="Arial" w:eastAsia="Arial" w:hAnsi="Arial" w:cs="Arial"/>
                  <w:color w:val="000000"/>
                  <w:sz w:val="16"/>
                  <w:szCs w:val="16"/>
                </w:rPr>
                <w:delText>-0.013</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CD6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EA95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320CF" w14:textId="6B515D9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09" w:author="Brian William Stacy" w:date="2024-03-13T13:22:00Z">
              <w:r w:rsidRPr="000E4456">
                <w:rPr>
                  <w:rFonts w:ascii="Times New Roman" w:eastAsia="Arial" w:hAnsi="Times New Roman" w:cs="Times New Roman"/>
                  <w:color w:val="000000"/>
                  <w:sz w:val="16"/>
                  <w:szCs w:val="16"/>
                </w:rPr>
                <w:t>0.008</w:t>
              </w:r>
            </w:ins>
            <w:del w:id="1610" w:author="Brian William Stacy" w:date="2024-03-13T13:22:00Z">
              <w:r w:rsidRPr="00657054" w:rsidDel="001B2877">
                <w:rPr>
                  <w:rFonts w:ascii="Arial" w:eastAsia="Arial" w:hAnsi="Arial" w:cs="Arial"/>
                  <w:color w:val="000000"/>
                  <w:sz w:val="16"/>
                  <w:szCs w:val="16"/>
                </w:rPr>
                <w:delText>0.007</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E738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07E52D7E"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AFA90"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B47A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85CE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1138F" w14:textId="7FD7DE0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11" w:author="Brian William Stacy" w:date="2024-03-13T13:22:00Z">
              <w:r w:rsidRPr="000E4456">
                <w:rPr>
                  <w:rFonts w:ascii="Times New Roman" w:eastAsia="Arial" w:hAnsi="Times New Roman" w:cs="Times New Roman"/>
                  <w:color w:val="000000"/>
                  <w:sz w:val="16"/>
                  <w:szCs w:val="16"/>
                </w:rPr>
                <w:t>(0.02)</w:t>
              </w:r>
            </w:ins>
            <w:del w:id="1612" w:author="Brian William Stacy" w:date="2024-03-13T13:22:00Z">
              <w:r w:rsidRPr="00657054" w:rsidDel="001B2877">
                <w:rPr>
                  <w:rFonts w:ascii="Arial" w:eastAsia="Arial" w:hAnsi="Arial" w:cs="Arial"/>
                  <w:color w:val="000000"/>
                  <w:sz w:val="16"/>
                  <w:szCs w:val="16"/>
                </w:rPr>
                <w:delText>(0.02)</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848B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A606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06984" w14:textId="7AE74F72"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13" w:author="Brian William Stacy" w:date="2024-03-13T13:22:00Z">
              <w:r w:rsidRPr="000E4456">
                <w:rPr>
                  <w:rFonts w:ascii="Times New Roman" w:eastAsia="Arial" w:hAnsi="Times New Roman" w:cs="Times New Roman"/>
                  <w:color w:val="000000"/>
                  <w:sz w:val="16"/>
                  <w:szCs w:val="16"/>
                </w:rPr>
                <w:t>(0.02)</w:t>
              </w:r>
            </w:ins>
            <w:del w:id="1614" w:author="Brian William Stacy" w:date="2024-03-13T13:22:00Z">
              <w:r w:rsidRPr="00657054" w:rsidDel="001B2877">
                <w:rPr>
                  <w:rFonts w:ascii="Arial" w:eastAsia="Arial" w:hAnsi="Arial" w:cs="Arial"/>
                  <w:color w:val="000000"/>
                  <w:sz w:val="16"/>
                  <w:szCs w:val="16"/>
                </w:rPr>
                <w:delText>(0.02)</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CC59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C45F50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EE302"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7B25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0D18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2E46F" w14:textId="1F5FE6E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15" w:author="Brian William Stacy" w:date="2024-03-13T13:22:00Z">
              <w:r w:rsidRPr="000E4456">
                <w:rPr>
                  <w:rFonts w:ascii="Times New Roman" w:eastAsia="Arial" w:hAnsi="Times New Roman" w:cs="Times New Roman"/>
                  <w:color w:val="000000"/>
                  <w:sz w:val="16"/>
                  <w:szCs w:val="16"/>
                </w:rPr>
                <w:t>0.020***</w:t>
              </w:r>
            </w:ins>
            <w:del w:id="1616" w:author="Brian William Stacy" w:date="2024-03-13T13:22:00Z">
              <w:r w:rsidRPr="00657054" w:rsidDel="001B2877">
                <w:rPr>
                  <w:rFonts w:ascii="Arial" w:eastAsia="Arial" w:hAnsi="Arial" w:cs="Arial"/>
                  <w:color w:val="000000"/>
                  <w:sz w:val="16"/>
                  <w:szCs w:val="16"/>
                </w:rPr>
                <w:delText>0.020***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25F9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A524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3B554" w14:textId="1405A8C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17" w:author="Brian William Stacy" w:date="2024-03-13T13:22:00Z">
              <w:r w:rsidRPr="000E4456">
                <w:rPr>
                  <w:rFonts w:ascii="Times New Roman" w:eastAsia="Arial" w:hAnsi="Times New Roman" w:cs="Times New Roman"/>
                  <w:color w:val="000000"/>
                  <w:sz w:val="16"/>
                  <w:szCs w:val="16"/>
                </w:rPr>
                <w:t>0.002</w:t>
              </w:r>
            </w:ins>
            <w:del w:id="1618" w:author="Brian William Stacy" w:date="2024-03-13T13:22:00Z">
              <w:r w:rsidRPr="00657054" w:rsidDel="001B2877">
                <w:rPr>
                  <w:rFonts w:ascii="Arial" w:eastAsia="Arial" w:hAnsi="Arial" w:cs="Arial"/>
                  <w:color w:val="000000"/>
                  <w:sz w:val="16"/>
                  <w:szCs w:val="16"/>
                </w:rPr>
                <w:delText>0.003</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0263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402A20E"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4DA9D"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39C2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ADD0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8957" w14:textId="1EA45DF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19" w:author="Brian William Stacy" w:date="2024-03-13T13:22:00Z">
              <w:r w:rsidRPr="000E4456">
                <w:rPr>
                  <w:rFonts w:ascii="Times New Roman" w:eastAsia="Arial" w:hAnsi="Times New Roman" w:cs="Times New Roman"/>
                  <w:color w:val="000000"/>
                  <w:sz w:val="16"/>
                  <w:szCs w:val="16"/>
                </w:rPr>
                <w:t>(0.00)</w:t>
              </w:r>
            </w:ins>
            <w:del w:id="1620" w:author="Brian William Stacy" w:date="2024-03-13T13:22:00Z">
              <w:r w:rsidRPr="00657054" w:rsidDel="001B2877">
                <w:rPr>
                  <w:rFonts w:ascii="Arial" w:eastAsia="Arial" w:hAnsi="Arial" w:cs="Arial"/>
                  <w:color w:val="000000"/>
                  <w:sz w:val="16"/>
                  <w:szCs w:val="16"/>
                </w:rPr>
                <w:delText>(0.00)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AB2D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C7D1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8772F" w14:textId="065D6685"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21" w:author="Brian William Stacy" w:date="2024-03-13T13:22:00Z">
              <w:r w:rsidRPr="000E4456">
                <w:rPr>
                  <w:rFonts w:ascii="Times New Roman" w:eastAsia="Arial" w:hAnsi="Times New Roman" w:cs="Times New Roman"/>
                  <w:color w:val="000000"/>
                  <w:sz w:val="16"/>
                  <w:szCs w:val="16"/>
                </w:rPr>
                <w:t>(0.01)</w:t>
              </w:r>
            </w:ins>
            <w:del w:id="1622" w:author="Brian William Stacy" w:date="2024-03-13T13:22:00Z">
              <w:r w:rsidRPr="00657054" w:rsidDel="001B2877">
                <w:rPr>
                  <w:rFonts w:ascii="Arial" w:eastAsia="Arial" w:hAnsi="Arial" w:cs="Arial"/>
                  <w:color w:val="000000"/>
                  <w:sz w:val="16"/>
                  <w:szCs w:val="16"/>
                </w:rPr>
                <w:delText>(0.01)</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220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381E8FB"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FF28A"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870E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0F0F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13E8" w14:textId="5B2A34F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23" w:author="Brian William Stacy" w:date="2024-03-13T13:22:00Z">
              <w:r w:rsidRPr="000E4456">
                <w:rPr>
                  <w:rFonts w:ascii="Times New Roman" w:eastAsia="Arial" w:hAnsi="Times New Roman" w:cs="Times New Roman"/>
                  <w:color w:val="000000"/>
                  <w:sz w:val="16"/>
                  <w:szCs w:val="16"/>
                </w:rPr>
                <w:t>-0.001</w:t>
              </w:r>
            </w:ins>
            <w:del w:id="1624" w:author="Brian William Stacy" w:date="2024-03-13T13:22:00Z">
              <w:r w:rsidRPr="00657054" w:rsidDel="001B2877">
                <w:rPr>
                  <w:rFonts w:ascii="Arial" w:eastAsia="Arial" w:hAnsi="Arial" w:cs="Arial"/>
                  <w:color w:val="000000"/>
                  <w:sz w:val="16"/>
                  <w:szCs w:val="16"/>
                </w:rPr>
                <w:delText>-0.001</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09AA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8C2D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6ABD5" w14:textId="4D634B7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25" w:author="Brian William Stacy" w:date="2024-03-13T13:22:00Z">
              <w:r w:rsidRPr="000E4456">
                <w:rPr>
                  <w:rFonts w:ascii="Times New Roman" w:eastAsia="Arial" w:hAnsi="Times New Roman" w:cs="Times New Roman"/>
                  <w:color w:val="000000"/>
                  <w:sz w:val="16"/>
                  <w:szCs w:val="16"/>
                </w:rPr>
                <w:t>0.008**</w:t>
              </w:r>
            </w:ins>
            <w:del w:id="1626" w:author="Brian William Stacy" w:date="2024-03-13T13:22:00Z">
              <w:r w:rsidRPr="00657054" w:rsidDel="001B2877">
                <w:rPr>
                  <w:rFonts w:ascii="Arial" w:eastAsia="Arial" w:hAnsi="Arial" w:cs="Arial"/>
                  <w:color w:val="000000"/>
                  <w:sz w:val="16"/>
                  <w:szCs w:val="16"/>
                </w:rPr>
                <w:delText>0.008**</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AF76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315F583"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3D8B9"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0EA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496D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F00D" w14:textId="0E638216"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27" w:author="Brian William Stacy" w:date="2024-03-13T13:22:00Z">
              <w:r w:rsidRPr="000E4456">
                <w:rPr>
                  <w:rFonts w:ascii="Times New Roman" w:eastAsia="Arial" w:hAnsi="Times New Roman" w:cs="Times New Roman"/>
                  <w:color w:val="000000"/>
                  <w:sz w:val="16"/>
                  <w:szCs w:val="16"/>
                </w:rPr>
                <w:t>(0.00)</w:t>
              </w:r>
            </w:ins>
            <w:del w:id="1628" w:author="Brian William Stacy" w:date="2024-03-13T13:22:00Z">
              <w:r w:rsidRPr="00657054" w:rsidDel="001B2877">
                <w:rPr>
                  <w:rFonts w:ascii="Arial" w:eastAsia="Arial" w:hAnsi="Arial" w:cs="Arial"/>
                  <w:color w:val="000000"/>
                  <w:sz w:val="16"/>
                  <w:szCs w:val="16"/>
                </w:rPr>
                <w:delText>(0.00)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7DC9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5893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8A9F" w14:textId="12FFE9F5"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29" w:author="Brian William Stacy" w:date="2024-03-13T13:22:00Z">
              <w:r w:rsidRPr="000E4456">
                <w:rPr>
                  <w:rFonts w:ascii="Times New Roman" w:eastAsia="Arial" w:hAnsi="Times New Roman" w:cs="Times New Roman"/>
                  <w:color w:val="000000"/>
                  <w:sz w:val="16"/>
                  <w:szCs w:val="16"/>
                </w:rPr>
                <w:t>(0.00)</w:t>
              </w:r>
            </w:ins>
            <w:del w:id="1630" w:author="Brian William Stacy" w:date="2024-03-13T13:22:00Z">
              <w:r w:rsidRPr="00657054" w:rsidDel="001B2877">
                <w:rPr>
                  <w:rFonts w:ascii="Arial" w:eastAsia="Arial" w:hAnsi="Arial" w:cs="Arial"/>
                  <w:color w:val="000000"/>
                  <w:sz w:val="16"/>
                  <w:szCs w:val="16"/>
                </w:rPr>
                <w:delText>(0.00)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E3F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8852E5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8A0EC"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23AC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A5B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1004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47BB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9C4E3" w14:textId="0191011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31" w:author="Brian William Stacy" w:date="2024-03-13T13:22:00Z">
              <w:r w:rsidRPr="000E4456">
                <w:rPr>
                  <w:rFonts w:ascii="Times New Roman" w:eastAsia="Arial" w:hAnsi="Times New Roman" w:cs="Times New Roman"/>
                  <w:color w:val="000000"/>
                  <w:sz w:val="16"/>
                  <w:szCs w:val="16"/>
                </w:rPr>
                <w:t>0.006</w:t>
              </w:r>
            </w:ins>
            <w:del w:id="1632" w:author="Brian William Stacy" w:date="2024-03-13T13:22:00Z">
              <w:r w:rsidRPr="00657054" w:rsidDel="001B2877">
                <w:rPr>
                  <w:rFonts w:ascii="Arial" w:eastAsia="Arial" w:hAnsi="Arial" w:cs="Arial"/>
                  <w:color w:val="000000"/>
                  <w:sz w:val="16"/>
                  <w:szCs w:val="16"/>
                </w:rPr>
                <w:delText>0.008</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309E9" w14:textId="3CC86B83"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33" w:author="Brian William Stacy" w:date="2024-03-13T13:22:00Z">
              <w:r w:rsidRPr="000E4456">
                <w:rPr>
                  <w:rFonts w:ascii="Times New Roman" w:eastAsia="Arial" w:hAnsi="Times New Roman" w:cs="Times New Roman"/>
                  <w:color w:val="000000"/>
                  <w:sz w:val="16"/>
                  <w:szCs w:val="16"/>
                </w:rPr>
                <w:t>0.003</w:t>
              </w:r>
            </w:ins>
            <w:del w:id="1634" w:author="Brian William Stacy" w:date="2024-03-13T13:22:00Z">
              <w:r w:rsidRPr="00657054" w:rsidDel="001B2877">
                <w:rPr>
                  <w:rFonts w:ascii="Arial" w:eastAsia="Arial" w:hAnsi="Arial" w:cs="Arial"/>
                  <w:color w:val="000000"/>
                  <w:sz w:val="16"/>
                  <w:szCs w:val="16"/>
                </w:rPr>
                <w:delText>0.004</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01A7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7F0A67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706A"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5690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BE9B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1209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B187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76DFE" w14:textId="4B9725F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35" w:author="Brian William Stacy" w:date="2024-03-13T13:22:00Z">
              <w:r w:rsidRPr="000E4456">
                <w:rPr>
                  <w:rFonts w:ascii="Times New Roman" w:eastAsia="Arial" w:hAnsi="Times New Roman" w:cs="Times New Roman"/>
                  <w:color w:val="000000"/>
                  <w:sz w:val="16"/>
                  <w:szCs w:val="16"/>
                </w:rPr>
                <w:t>(0.01)</w:t>
              </w:r>
            </w:ins>
            <w:del w:id="1636" w:author="Brian William Stacy" w:date="2024-03-13T13:22:00Z">
              <w:r w:rsidRPr="00657054" w:rsidDel="001B2877">
                <w:rPr>
                  <w:rFonts w:ascii="Arial" w:eastAsia="Arial" w:hAnsi="Arial" w:cs="Arial"/>
                  <w:color w:val="000000"/>
                  <w:sz w:val="16"/>
                  <w:szCs w:val="16"/>
                </w:rPr>
                <w:delText>(0.01)</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38968" w14:textId="02CB19B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37" w:author="Brian William Stacy" w:date="2024-03-13T13:22:00Z">
              <w:r w:rsidRPr="000E4456">
                <w:rPr>
                  <w:rFonts w:ascii="Times New Roman" w:eastAsia="Arial" w:hAnsi="Times New Roman" w:cs="Times New Roman"/>
                  <w:color w:val="000000"/>
                  <w:sz w:val="16"/>
                  <w:szCs w:val="16"/>
                </w:rPr>
                <w:t>(0.01)</w:t>
              </w:r>
            </w:ins>
            <w:del w:id="1638" w:author="Brian William Stacy" w:date="2024-03-13T13:22:00Z">
              <w:r w:rsidRPr="00657054" w:rsidDel="001B2877">
                <w:rPr>
                  <w:rFonts w:ascii="Arial" w:eastAsia="Arial" w:hAnsi="Arial" w:cs="Arial"/>
                  <w:color w:val="000000"/>
                  <w:sz w:val="16"/>
                  <w:szCs w:val="16"/>
                </w:rPr>
                <w:delText>(0.01)</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B365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37A74D8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EC432"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9AF5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9971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530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DE91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3D2C7" w14:textId="3FC1D6AA"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39" w:author="Brian William Stacy" w:date="2024-03-13T13:22:00Z">
              <w:r w:rsidRPr="000E4456">
                <w:rPr>
                  <w:rFonts w:ascii="Times New Roman" w:eastAsia="Arial" w:hAnsi="Times New Roman" w:cs="Times New Roman"/>
                  <w:color w:val="000000"/>
                  <w:sz w:val="16"/>
                  <w:szCs w:val="16"/>
                </w:rPr>
                <w:t>0.018</w:t>
              </w:r>
            </w:ins>
            <w:del w:id="1640" w:author="Brian William Stacy" w:date="2024-03-13T13:22:00Z">
              <w:r w:rsidRPr="00657054" w:rsidDel="001B2877">
                <w:rPr>
                  <w:rFonts w:ascii="Arial" w:eastAsia="Arial" w:hAnsi="Arial" w:cs="Arial"/>
                  <w:color w:val="000000"/>
                  <w:sz w:val="16"/>
                  <w:szCs w:val="16"/>
                </w:rPr>
                <w:delText>0.015</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9DCD8" w14:textId="7B465B20"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41" w:author="Brian William Stacy" w:date="2024-03-13T13:22:00Z">
              <w:r w:rsidRPr="000E4456">
                <w:rPr>
                  <w:rFonts w:ascii="Times New Roman" w:eastAsia="Arial" w:hAnsi="Times New Roman" w:cs="Times New Roman"/>
                  <w:color w:val="000000"/>
                  <w:sz w:val="16"/>
                  <w:szCs w:val="16"/>
                </w:rPr>
                <w:t>0.012</w:t>
              </w:r>
            </w:ins>
            <w:del w:id="1642" w:author="Brian William Stacy" w:date="2024-03-13T13:22:00Z">
              <w:r w:rsidRPr="00657054" w:rsidDel="001B2877">
                <w:rPr>
                  <w:rFonts w:ascii="Arial" w:eastAsia="Arial" w:hAnsi="Arial" w:cs="Arial"/>
                  <w:color w:val="000000"/>
                  <w:sz w:val="16"/>
                  <w:szCs w:val="16"/>
                </w:rPr>
                <w:delText>0.008</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A23A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5F6AE0D4"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54DC5"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345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BDA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C93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163F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51503" w14:textId="3169146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43" w:author="Brian William Stacy" w:date="2024-03-13T13:22:00Z">
              <w:r w:rsidRPr="000E4456">
                <w:rPr>
                  <w:rFonts w:ascii="Times New Roman" w:eastAsia="Arial" w:hAnsi="Times New Roman" w:cs="Times New Roman"/>
                  <w:color w:val="000000"/>
                  <w:sz w:val="16"/>
                  <w:szCs w:val="16"/>
                </w:rPr>
                <w:t>(0.02)</w:t>
              </w:r>
            </w:ins>
            <w:del w:id="1644" w:author="Brian William Stacy" w:date="2024-03-13T13:22:00Z">
              <w:r w:rsidRPr="00657054" w:rsidDel="001B2877">
                <w:rPr>
                  <w:rFonts w:ascii="Arial" w:eastAsia="Arial" w:hAnsi="Arial" w:cs="Arial"/>
                  <w:color w:val="000000"/>
                  <w:sz w:val="16"/>
                  <w:szCs w:val="16"/>
                </w:rPr>
                <w:delText>(0.02)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3C77E" w14:textId="0CA4613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45" w:author="Brian William Stacy" w:date="2024-03-13T13:22:00Z">
              <w:r w:rsidRPr="000E4456">
                <w:rPr>
                  <w:rFonts w:ascii="Times New Roman" w:eastAsia="Arial" w:hAnsi="Times New Roman" w:cs="Times New Roman"/>
                  <w:color w:val="000000"/>
                  <w:sz w:val="16"/>
                  <w:szCs w:val="16"/>
                </w:rPr>
                <w:t>(0.02)</w:t>
              </w:r>
            </w:ins>
            <w:del w:id="1646" w:author="Brian William Stacy" w:date="2024-03-13T13:22:00Z">
              <w:r w:rsidRPr="00657054" w:rsidDel="001B2877">
                <w:rPr>
                  <w:rFonts w:ascii="Arial" w:eastAsia="Arial" w:hAnsi="Arial" w:cs="Arial"/>
                  <w:color w:val="000000"/>
                  <w:sz w:val="16"/>
                  <w:szCs w:val="16"/>
                </w:rPr>
                <w:delText>(0.02)</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8F77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634ACD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0193B"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4BBB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1EF5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7954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9E6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B8D1" w14:textId="160FD68A"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47" w:author="Brian William Stacy" w:date="2024-03-13T13:22:00Z">
              <w:r w:rsidRPr="000E4456">
                <w:rPr>
                  <w:rFonts w:ascii="Times New Roman" w:eastAsia="Arial" w:hAnsi="Times New Roman" w:cs="Times New Roman"/>
                  <w:color w:val="000000"/>
                  <w:sz w:val="16"/>
                  <w:szCs w:val="16"/>
                </w:rPr>
                <w:t>-0.017</w:t>
              </w:r>
            </w:ins>
            <w:del w:id="1648" w:author="Brian William Stacy" w:date="2024-03-13T13:22:00Z">
              <w:r w:rsidRPr="00657054" w:rsidDel="001B2877">
                <w:rPr>
                  <w:rFonts w:ascii="Arial" w:eastAsia="Arial" w:hAnsi="Arial" w:cs="Arial"/>
                  <w:color w:val="000000"/>
                  <w:sz w:val="16"/>
                  <w:szCs w:val="16"/>
                </w:rPr>
                <w:delText>-0.018</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41201" w14:textId="1BDA6A06"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49" w:author="Brian William Stacy" w:date="2024-03-13T13:22:00Z">
              <w:r w:rsidRPr="000E4456">
                <w:rPr>
                  <w:rFonts w:ascii="Times New Roman" w:eastAsia="Arial" w:hAnsi="Times New Roman" w:cs="Times New Roman"/>
                  <w:color w:val="000000"/>
                  <w:sz w:val="16"/>
                  <w:szCs w:val="16"/>
                </w:rPr>
                <w:t>-0.026</w:t>
              </w:r>
            </w:ins>
            <w:del w:id="1650" w:author="Brian William Stacy" w:date="2024-03-13T13:22:00Z">
              <w:r w:rsidRPr="00657054" w:rsidDel="001B2877">
                <w:rPr>
                  <w:rFonts w:ascii="Arial" w:eastAsia="Arial" w:hAnsi="Arial" w:cs="Arial"/>
                  <w:color w:val="000000"/>
                  <w:sz w:val="16"/>
                  <w:szCs w:val="16"/>
                </w:rPr>
                <w:delText>-0.028</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36F6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32604197"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85ED7"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660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5E13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D467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4C3A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3C7A7" w14:textId="28918D72"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51" w:author="Brian William Stacy" w:date="2024-03-13T13:22:00Z">
              <w:r w:rsidRPr="000E4456">
                <w:rPr>
                  <w:rFonts w:ascii="Times New Roman" w:eastAsia="Arial" w:hAnsi="Times New Roman" w:cs="Times New Roman"/>
                  <w:color w:val="000000"/>
                  <w:sz w:val="16"/>
                  <w:szCs w:val="16"/>
                </w:rPr>
                <w:t>(0.02)</w:t>
              </w:r>
            </w:ins>
            <w:del w:id="1652" w:author="Brian William Stacy" w:date="2024-03-13T13:22:00Z">
              <w:r w:rsidRPr="00657054" w:rsidDel="001B2877">
                <w:rPr>
                  <w:rFonts w:ascii="Arial" w:eastAsia="Arial" w:hAnsi="Arial" w:cs="Arial"/>
                  <w:color w:val="000000"/>
                  <w:sz w:val="16"/>
                  <w:szCs w:val="16"/>
                </w:rPr>
                <w:delText>(0.02)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EF230" w14:textId="6783A64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53" w:author="Brian William Stacy" w:date="2024-03-13T13:22:00Z">
              <w:r w:rsidRPr="000E4456">
                <w:rPr>
                  <w:rFonts w:ascii="Times New Roman" w:eastAsia="Arial" w:hAnsi="Times New Roman" w:cs="Times New Roman"/>
                  <w:color w:val="000000"/>
                  <w:sz w:val="16"/>
                  <w:szCs w:val="16"/>
                </w:rPr>
                <w:t>(0.03)</w:t>
              </w:r>
            </w:ins>
            <w:del w:id="1654" w:author="Brian William Stacy" w:date="2024-03-13T13:22:00Z">
              <w:r w:rsidRPr="00657054" w:rsidDel="001B2877">
                <w:rPr>
                  <w:rFonts w:ascii="Arial" w:eastAsia="Arial" w:hAnsi="Arial" w:cs="Arial"/>
                  <w:color w:val="000000"/>
                  <w:sz w:val="16"/>
                  <w:szCs w:val="16"/>
                </w:rPr>
                <w:delText>(0.03)</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DEED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2F3B3A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0FA06"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48C8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0C4EF" w14:textId="4F41351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55" w:author="Brian William Stacy" w:date="2024-03-13T13:22:00Z">
              <w:r w:rsidRPr="000E4456">
                <w:rPr>
                  <w:rFonts w:ascii="Times New Roman" w:eastAsia="Arial" w:hAnsi="Times New Roman" w:cs="Times New Roman"/>
                  <w:color w:val="000000"/>
                  <w:sz w:val="16"/>
                  <w:szCs w:val="16"/>
                </w:rPr>
                <w:t>-0.011</w:t>
              </w:r>
            </w:ins>
            <w:del w:id="1656" w:author="Brian William Stacy" w:date="2024-03-13T13:22:00Z">
              <w:r w:rsidRPr="00657054" w:rsidDel="001B2877">
                <w:rPr>
                  <w:rFonts w:ascii="Arial" w:eastAsia="Arial" w:hAnsi="Arial" w:cs="Arial"/>
                  <w:color w:val="000000"/>
                  <w:sz w:val="16"/>
                  <w:szCs w:val="16"/>
                </w:rPr>
                <w:delText>-0.009</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FB1C7" w14:textId="44FD4470"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57" w:author="Brian William Stacy" w:date="2024-03-13T13:22:00Z">
              <w:r w:rsidRPr="000E4456">
                <w:rPr>
                  <w:rFonts w:ascii="Times New Roman" w:eastAsia="Arial" w:hAnsi="Times New Roman" w:cs="Times New Roman"/>
                  <w:color w:val="000000"/>
                  <w:sz w:val="16"/>
                  <w:szCs w:val="16"/>
                </w:rPr>
                <w:t>-0.017</w:t>
              </w:r>
            </w:ins>
            <w:del w:id="1658" w:author="Brian William Stacy" w:date="2024-03-13T13:22:00Z">
              <w:r w:rsidRPr="00657054" w:rsidDel="001B2877">
                <w:rPr>
                  <w:rFonts w:ascii="Arial" w:eastAsia="Arial" w:hAnsi="Arial" w:cs="Arial"/>
                  <w:color w:val="000000"/>
                  <w:sz w:val="16"/>
                  <w:szCs w:val="16"/>
                </w:rPr>
                <w:delText>-0.016</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41EE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21DEC" w14:textId="3EEDB47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59" w:author="Brian William Stacy" w:date="2024-03-13T13:22:00Z">
              <w:r w:rsidRPr="000E4456">
                <w:rPr>
                  <w:rFonts w:ascii="Times New Roman" w:eastAsia="Arial" w:hAnsi="Times New Roman" w:cs="Times New Roman"/>
                  <w:color w:val="000000"/>
                  <w:sz w:val="16"/>
                  <w:szCs w:val="16"/>
                </w:rPr>
                <w:t>-0.021</w:t>
              </w:r>
            </w:ins>
            <w:del w:id="1660" w:author="Brian William Stacy" w:date="2024-03-13T13:22:00Z">
              <w:r w:rsidRPr="00657054" w:rsidDel="001B2877">
                <w:rPr>
                  <w:rFonts w:ascii="Arial" w:eastAsia="Arial" w:hAnsi="Arial" w:cs="Arial"/>
                  <w:color w:val="000000"/>
                  <w:sz w:val="16"/>
                  <w:szCs w:val="16"/>
                </w:rPr>
                <w:delText>-0.018</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29B56" w14:textId="3E66471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61" w:author="Brian William Stacy" w:date="2024-03-13T13:22:00Z">
              <w:r w:rsidRPr="000E4456">
                <w:rPr>
                  <w:rFonts w:ascii="Times New Roman" w:eastAsia="Arial" w:hAnsi="Times New Roman" w:cs="Times New Roman"/>
                  <w:color w:val="000000"/>
                  <w:sz w:val="16"/>
                  <w:szCs w:val="16"/>
                </w:rPr>
                <w:t>-0.025</w:t>
              </w:r>
            </w:ins>
            <w:del w:id="1662" w:author="Brian William Stacy" w:date="2024-03-13T13:22:00Z">
              <w:r w:rsidRPr="00657054" w:rsidDel="001B2877">
                <w:rPr>
                  <w:rFonts w:ascii="Arial" w:eastAsia="Arial" w:hAnsi="Arial" w:cs="Arial"/>
                  <w:color w:val="000000"/>
                  <w:sz w:val="16"/>
                  <w:szCs w:val="16"/>
                </w:rPr>
                <w:delText>-0.022</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DF95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AA3894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F21B3"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C8D5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64C98" w14:textId="769927E4"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63" w:author="Brian William Stacy" w:date="2024-03-13T13:22:00Z">
              <w:r w:rsidRPr="000E4456">
                <w:rPr>
                  <w:rFonts w:ascii="Times New Roman" w:eastAsia="Arial" w:hAnsi="Times New Roman" w:cs="Times New Roman"/>
                  <w:color w:val="000000"/>
                  <w:sz w:val="16"/>
                  <w:szCs w:val="16"/>
                </w:rPr>
                <w:t>(0.01)</w:t>
              </w:r>
            </w:ins>
            <w:del w:id="1664" w:author="Brian William Stacy" w:date="2024-03-13T13:22:00Z">
              <w:r w:rsidRPr="00657054" w:rsidDel="001B2877">
                <w:rPr>
                  <w:rFonts w:ascii="Arial" w:eastAsia="Arial" w:hAnsi="Arial" w:cs="Arial"/>
                  <w:color w:val="000000"/>
                  <w:sz w:val="16"/>
                  <w:szCs w:val="16"/>
                </w:rPr>
                <w:delText>(0.01)</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539D7" w14:textId="423BDE12"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65" w:author="Brian William Stacy" w:date="2024-03-13T13:22:00Z">
              <w:r w:rsidRPr="000E4456">
                <w:rPr>
                  <w:rFonts w:ascii="Times New Roman" w:eastAsia="Arial" w:hAnsi="Times New Roman" w:cs="Times New Roman"/>
                  <w:color w:val="000000"/>
                  <w:sz w:val="16"/>
                  <w:szCs w:val="16"/>
                </w:rPr>
                <w:t>(0.02)</w:t>
              </w:r>
            </w:ins>
            <w:del w:id="1666" w:author="Brian William Stacy" w:date="2024-03-13T13:22:00Z">
              <w:r w:rsidRPr="00657054" w:rsidDel="001B2877">
                <w:rPr>
                  <w:rFonts w:ascii="Arial" w:eastAsia="Arial" w:hAnsi="Arial" w:cs="Arial"/>
                  <w:color w:val="000000"/>
                  <w:sz w:val="16"/>
                  <w:szCs w:val="16"/>
                </w:rPr>
                <w:delText>(0.02)</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8B6A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53FA6" w14:textId="1420088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67" w:author="Brian William Stacy" w:date="2024-03-13T13:22:00Z">
              <w:r w:rsidRPr="000E4456">
                <w:rPr>
                  <w:rFonts w:ascii="Times New Roman" w:eastAsia="Arial" w:hAnsi="Times New Roman" w:cs="Times New Roman"/>
                  <w:color w:val="000000"/>
                  <w:sz w:val="16"/>
                  <w:szCs w:val="16"/>
                </w:rPr>
                <w:t>(0.02)</w:t>
              </w:r>
            </w:ins>
            <w:del w:id="1668" w:author="Brian William Stacy" w:date="2024-03-13T13:22:00Z">
              <w:r w:rsidRPr="00657054" w:rsidDel="001B2877">
                <w:rPr>
                  <w:rFonts w:ascii="Arial" w:eastAsia="Arial" w:hAnsi="Arial" w:cs="Arial"/>
                  <w:color w:val="000000"/>
                  <w:sz w:val="16"/>
                  <w:szCs w:val="16"/>
                </w:rPr>
                <w:delText>(0.02)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7A89B" w14:textId="4FF339D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69" w:author="Brian William Stacy" w:date="2024-03-13T13:22:00Z">
              <w:r w:rsidRPr="000E4456">
                <w:rPr>
                  <w:rFonts w:ascii="Times New Roman" w:eastAsia="Arial" w:hAnsi="Times New Roman" w:cs="Times New Roman"/>
                  <w:color w:val="000000"/>
                  <w:sz w:val="16"/>
                  <w:szCs w:val="16"/>
                </w:rPr>
                <w:t>(0.03)</w:t>
              </w:r>
            </w:ins>
            <w:del w:id="1670" w:author="Brian William Stacy" w:date="2024-03-13T13:22:00Z">
              <w:r w:rsidRPr="00657054" w:rsidDel="001B2877">
                <w:rPr>
                  <w:rFonts w:ascii="Arial" w:eastAsia="Arial" w:hAnsi="Arial" w:cs="Arial"/>
                  <w:color w:val="000000"/>
                  <w:sz w:val="16"/>
                  <w:szCs w:val="16"/>
                </w:rPr>
                <w:delText>(0.03)</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C325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08E618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60437"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C9E4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FE939" w14:textId="67CF836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71" w:author="Brian William Stacy" w:date="2024-03-13T13:22:00Z">
              <w:r w:rsidRPr="000E4456">
                <w:rPr>
                  <w:rFonts w:ascii="Times New Roman" w:eastAsia="Arial" w:hAnsi="Times New Roman" w:cs="Times New Roman"/>
                  <w:color w:val="000000"/>
                  <w:sz w:val="16"/>
                  <w:szCs w:val="16"/>
                </w:rPr>
                <w:t>-0.019</w:t>
              </w:r>
            </w:ins>
            <w:del w:id="1672" w:author="Brian William Stacy" w:date="2024-03-13T13:22:00Z">
              <w:r w:rsidRPr="00657054" w:rsidDel="001B2877">
                <w:rPr>
                  <w:rFonts w:ascii="Arial" w:eastAsia="Arial" w:hAnsi="Arial" w:cs="Arial"/>
                  <w:color w:val="000000"/>
                  <w:sz w:val="16"/>
                  <w:szCs w:val="16"/>
                </w:rPr>
                <w:delText>-0.017</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2FFCD" w14:textId="3B485484"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73" w:author="Brian William Stacy" w:date="2024-03-13T13:22:00Z">
              <w:r w:rsidRPr="000E4456">
                <w:rPr>
                  <w:rFonts w:ascii="Times New Roman" w:eastAsia="Arial" w:hAnsi="Times New Roman" w:cs="Times New Roman"/>
                  <w:color w:val="000000"/>
                  <w:sz w:val="16"/>
                  <w:szCs w:val="16"/>
                </w:rPr>
                <w:t>-0.031</w:t>
              </w:r>
            </w:ins>
            <w:del w:id="1674" w:author="Brian William Stacy" w:date="2024-03-13T13:22:00Z">
              <w:r w:rsidRPr="00657054" w:rsidDel="001B2877">
                <w:rPr>
                  <w:rFonts w:ascii="Arial" w:eastAsia="Arial" w:hAnsi="Arial" w:cs="Arial"/>
                  <w:color w:val="000000"/>
                  <w:sz w:val="16"/>
                  <w:szCs w:val="16"/>
                </w:rPr>
                <w:delText>-0.030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C625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A20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510F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9102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6728811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FF69F"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4FA4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2E27E" w14:textId="6C3828BA"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75" w:author="Brian William Stacy" w:date="2024-03-13T13:22:00Z">
              <w:r w:rsidRPr="000E4456">
                <w:rPr>
                  <w:rFonts w:ascii="Times New Roman" w:eastAsia="Arial" w:hAnsi="Times New Roman" w:cs="Times New Roman"/>
                  <w:color w:val="000000"/>
                  <w:sz w:val="16"/>
                  <w:szCs w:val="16"/>
                </w:rPr>
                <w:t>(0.02)</w:t>
              </w:r>
            </w:ins>
            <w:del w:id="1676" w:author="Brian William Stacy" w:date="2024-03-13T13:22:00Z">
              <w:r w:rsidRPr="00657054" w:rsidDel="001B2877">
                <w:rPr>
                  <w:rFonts w:ascii="Arial" w:eastAsia="Arial" w:hAnsi="Arial" w:cs="Arial"/>
                  <w:color w:val="000000"/>
                  <w:sz w:val="16"/>
                  <w:szCs w:val="16"/>
                </w:rPr>
                <w:delText>(0.02)</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7CE1E" w14:textId="4B7E5990"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77" w:author="Brian William Stacy" w:date="2024-03-13T13:22:00Z">
              <w:r w:rsidRPr="000E4456">
                <w:rPr>
                  <w:rFonts w:ascii="Times New Roman" w:eastAsia="Arial" w:hAnsi="Times New Roman" w:cs="Times New Roman"/>
                  <w:color w:val="000000"/>
                  <w:sz w:val="16"/>
                  <w:szCs w:val="16"/>
                </w:rPr>
                <w:t>(0.03)</w:t>
              </w:r>
            </w:ins>
            <w:del w:id="1678" w:author="Brian William Stacy" w:date="2024-03-13T13:22:00Z">
              <w:r w:rsidRPr="00657054" w:rsidDel="001B2877">
                <w:rPr>
                  <w:rFonts w:ascii="Arial" w:eastAsia="Arial" w:hAnsi="Arial" w:cs="Arial"/>
                  <w:color w:val="000000"/>
                  <w:sz w:val="16"/>
                  <w:szCs w:val="16"/>
                </w:rPr>
                <w:delText>(0.03)</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B46A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1D13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47B2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491C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05E14BAC"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E13DF"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D1FC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950B1" w14:textId="0686EFB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79" w:author="Brian William Stacy" w:date="2024-03-13T13:22:00Z">
              <w:r w:rsidRPr="000E4456">
                <w:rPr>
                  <w:rFonts w:ascii="Times New Roman" w:eastAsia="Arial" w:hAnsi="Times New Roman" w:cs="Times New Roman"/>
                  <w:color w:val="000000"/>
                  <w:sz w:val="16"/>
                  <w:szCs w:val="16"/>
                </w:rPr>
                <w:t>-0.016</w:t>
              </w:r>
            </w:ins>
            <w:del w:id="1680" w:author="Brian William Stacy" w:date="2024-03-13T13:22:00Z">
              <w:r w:rsidRPr="00657054" w:rsidDel="001B2877">
                <w:rPr>
                  <w:rFonts w:ascii="Arial" w:eastAsia="Arial" w:hAnsi="Arial" w:cs="Arial"/>
                  <w:color w:val="000000"/>
                  <w:sz w:val="16"/>
                  <w:szCs w:val="16"/>
                </w:rPr>
                <w:delText>-0.015</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954A4" w14:textId="7EBA7C0A"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81" w:author="Brian William Stacy" w:date="2024-03-13T13:22:00Z">
              <w:r w:rsidRPr="000E4456">
                <w:rPr>
                  <w:rFonts w:ascii="Times New Roman" w:eastAsia="Arial" w:hAnsi="Times New Roman" w:cs="Times New Roman"/>
                  <w:color w:val="000000"/>
                  <w:sz w:val="16"/>
                  <w:szCs w:val="16"/>
                </w:rPr>
                <w:t>-0.030</w:t>
              </w:r>
            </w:ins>
            <w:del w:id="1682" w:author="Brian William Stacy" w:date="2024-03-13T13:22:00Z">
              <w:r w:rsidRPr="00657054" w:rsidDel="001B2877">
                <w:rPr>
                  <w:rFonts w:ascii="Arial" w:eastAsia="Arial" w:hAnsi="Arial" w:cs="Arial"/>
                  <w:color w:val="000000"/>
                  <w:sz w:val="16"/>
                  <w:szCs w:val="16"/>
                </w:rPr>
                <w:delText>-0.030</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0F63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25F4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D91E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297A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31B8F6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0C327"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B757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A527" w14:textId="4959416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83" w:author="Brian William Stacy" w:date="2024-03-13T13:22:00Z">
              <w:r w:rsidRPr="000E4456">
                <w:rPr>
                  <w:rFonts w:ascii="Times New Roman" w:eastAsia="Arial" w:hAnsi="Times New Roman" w:cs="Times New Roman"/>
                  <w:color w:val="000000"/>
                  <w:sz w:val="16"/>
                  <w:szCs w:val="16"/>
                </w:rPr>
                <w:t>(0.02)</w:t>
              </w:r>
            </w:ins>
            <w:del w:id="1684" w:author="Brian William Stacy" w:date="2024-03-13T13:22:00Z">
              <w:r w:rsidRPr="00657054" w:rsidDel="001B2877">
                <w:rPr>
                  <w:rFonts w:ascii="Arial" w:eastAsia="Arial" w:hAnsi="Arial" w:cs="Arial"/>
                  <w:color w:val="000000"/>
                  <w:sz w:val="16"/>
                  <w:szCs w:val="16"/>
                </w:rPr>
                <w:delText>(0.02)</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A3FC" w14:textId="2B203D9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85" w:author="Brian William Stacy" w:date="2024-03-13T13:22:00Z">
              <w:r w:rsidRPr="000E4456">
                <w:rPr>
                  <w:rFonts w:ascii="Times New Roman" w:eastAsia="Arial" w:hAnsi="Times New Roman" w:cs="Times New Roman"/>
                  <w:color w:val="000000"/>
                  <w:sz w:val="16"/>
                  <w:szCs w:val="16"/>
                </w:rPr>
                <w:t>(0.03)</w:t>
              </w:r>
            </w:ins>
            <w:del w:id="1686" w:author="Brian William Stacy" w:date="2024-03-13T13:22:00Z">
              <w:r w:rsidRPr="00657054" w:rsidDel="001B2877">
                <w:rPr>
                  <w:rFonts w:ascii="Arial" w:eastAsia="Arial" w:hAnsi="Arial" w:cs="Arial"/>
                  <w:color w:val="000000"/>
                  <w:sz w:val="16"/>
                  <w:szCs w:val="16"/>
                </w:rPr>
                <w:delText>(0.03)</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8B3B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3640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10D6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CE0D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FCED33B"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9F5DB"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9A14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E29DE" w14:textId="05948943"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87" w:author="Brian William Stacy" w:date="2024-03-13T13:22:00Z">
              <w:r w:rsidRPr="000E4456">
                <w:rPr>
                  <w:rFonts w:ascii="Times New Roman" w:eastAsia="Arial" w:hAnsi="Times New Roman" w:cs="Times New Roman"/>
                  <w:color w:val="000000"/>
                  <w:sz w:val="16"/>
                  <w:szCs w:val="16"/>
                </w:rPr>
                <w:t>-0.031</w:t>
              </w:r>
            </w:ins>
            <w:del w:id="1688" w:author="Brian William Stacy" w:date="2024-03-13T13:22:00Z">
              <w:r w:rsidRPr="00657054" w:rsidDel="001B2877">
                <w:rPr>
                  <w:rFonts w:ascii="Arial" w:eastAsia="Arial" w:hAnsi="Arial" w:cs="Arial"/>
                  <w:color w:val="000000"/>
                  <w:sz w:val="16"/>
                  <w:szCs w:val="16"/>
                </w:rPr>
                <w:delText>-0.029</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8FF24" w14:textId="14B7384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89" w:author="Brian William Stacy" w:date="2024-03-13T13:22:00Z">
              <w:r w:rsidRPr="000E4456">
                <w:rPr>
                  <w:rFonts w:ascii="Times New Roman" w:eastAsia="Arial" w:hAnsi="Times New Roman" w:cs="Times New Roman"/>
                  <w:color w:val="000000"/>
                  <w:sz w:val="16"/>
                  <w:szCs w:val="16"/>
                </w:rPr>
                <w:t>-0.023</w:t>
              </w:r>
            </w:ins>
            <w:del w:id="1690" w:author="Brian William Stacy" w:date="2024-03-13T13:22:00Z">
              <w:r w:rsidRPr="00657054" w:rsidDel="001B2877">
                <w:rPr>
                  <w:rFonts w:ascii="Arial" w:eastAsia="Arial" w:hAnsi="Arial" w:cs="Arial"/>
                  <w:color w:val="000000"/>
                  <w:sz w:val="16"/>
                  <w:szCs w:val="16"/>
                </w:rPr>
                <w:delText>-0.023</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0EB9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A955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0C94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6A75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722CEC4"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A465D"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A460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CADF7" w14:textId="59C8E9FF"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91" w:author="Brian William Stacy" w:date="2024-03-13T13:22:00Z">
              <w:r w:rsidRPr="000E4456">
                <w:rPr>
                  <w:rFonts w:ascii="Times New Roman" w:eastAsia="Arial" w:hAnsi="Times New Roman" w:cs="Times New Roman"/>
                  <w:color w:val="000000"/>
                  <w:sz w:val="16"/>
                  <w:szCs w:val="16"/>
                </w:rPr>
                <w:t>(0.03)</w:t>
              </w:r>
            </w:ins>
            <w:del w:id="1692" w:author="Brian William Stacy" w:date="2024-03-13T13:22:00Z">
              <w:r w:rsidRPr="00657054" w:rsidDel="001B2877">
                <w:rPr>
                  <w:rFonts w:ascii="Arial" w:eastAsia="Arial" w:hAnsi="Arial" w:cs="Arial"/>
                  <w:color w:val="000000"/>
                  <w:sz w:val="16"/>
                  <w:szCs w:val="16"/>
                </w:rPr>
                <w:delText>(0.03)</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AC482" w14:textId="3A0F43A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93" w:author="Brian William Stacy" w:date="2024-03-13T13:22:00Z">
              <w:r w:rsidRPr="000E4456">
                <w:rPr>
                  <w:rFonts w:ascii="Times New Roman" w:eastAsia="Arial" w:hAnsi="Times New Roman" w:cs="Times New Roman"/>
                  <w:color w:val="000000"/>
                  <w:sz w:val="16"/>
                  <w:szCs w:val="16"/>
                </w:rPr>
                <w:t>(0.03)</w:t>
              </w:r>
            </w:ins>
            <w:del w:id="1694" w:author="Brian William Stacy" w:date="2024-03-13T13:22:00Z">
              <w:r w:rsidRPr="00657054" w:rsidDel="001B2877">
                <w:rPr>
                  <w:rFonts w:ascii="Arial" w:eastAsia="Arial" w:hAnsi="Arial" w:cs="Arial"/>
                  <w:color w:val="000000"/>
                  <w:sz w:val="16"/>
                  <w:szCs w:val="16"/>
                </w:rPr>
                <w:delText>(0.03)</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178A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E9F2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D222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4948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35E243A6"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3193C"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BD91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3BCA5" w14:textId="75661965"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95" w:author="Brian William Stacy" w:date="2024-03-13T13:22:00Z">
              <w:r w:rsidRPr="000E4456">
                <w:rPr>
                  <w:rFonts w:ascii="Times New Roman" w:eastAsia="Arial" w:hAnsi="Times New Roman" w:cs="Times New Roman"/>
                  <w:color w:val="000000"/>
                  <w:sz w:val="16"/>
                  <w:szCs w:val="16"/>
                </w:rPr>
                <w:t>-0.038</w:t>
              </w:r>
            </w:ins>
            <w:del w:id="1696" w:author="Brian William Stacy" w:date="2024-03-13T13:22:00Z">
              <w:r w:rsidRPr="00657054" w:rsidDel="001B2877">
                <w:rPr>
                  <w:rFonts w:ascii="Arial" w:eastAsia="Arial" w:hAnsi="Arial" w:cs="Arial"/>
                  <w:color w:val="000000"/>
                  <w:sz w:val="16"/>
                  <w:szCs w:val="16"/>
                </w:rPr>
                <w:delText>-0.037</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8BA77" w14:textId="54D5EC2A"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97" w:author="Brian William Stacy" w:date="2024-03-13T13:22:00Z">
              <w:r w:rsidRPr="000E4456">
                <w:rPr>
                  <w:rFonts w:ascii="Times New Roman" w:eastAsia="Arial" w:hAnsi="Times New Roman" w:cs="Times New Roman"/>
                  <w:color w:val="000000"/>
                  <w:sz w:val="16"/>
                  <w:szCs w:val="16"/>
                </w:rPr>
                <w:t>-0.055</w:t>
              </w:r>
            </w:ins>
            <w:del w:id="1698" w:author="Brian William Stacy" w:date="2024-03-13T13:22:00Z">
              <w:r w:rsidRPr="00657054" w:rsidDel="001B2877">
                <w:rPr>
                  <w:rFonts w:ascii="Arial" w:eastAsia="Arial" w:hAnsi="Arial" w:cs="Arial"/>
                  <w:color w:val="000000"/>
                  <w:sz w:val="16"/>
                  <w:szCs w:val="16"/>
                </w:rPr>
                <w:delText>-0.054</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64DB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EB5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1D59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C631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2D3C540"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9FD0E"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DD0C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E980A" w14:textId="67A12EA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699" w:author="Brian William Stacy" w:date="2024-03-13T13:22:00Z">
              <w:r w:rsidRPr="000E4456">
                <w:rPr>
                  <w:rFonts w:ascii="Times New Roman" w:eastAsia="Arial" w:hAnsi="Times New Roman" w:cs="Times New Roman"/>
                  <w:color w:val="000000"/>
                  <w:sz w:val="16"/>
                  <w:szCs w:val="16"/>
                </w:rPr>
                <w:t>(0.03)</w:t>
              </w:r>
            </w:ins>
            <w:del w:id="1700" w:author="Brian William Stacy" w:date="2024-03-13T13:22:00Z">
              <w:r w:rsidRPr="00657054" w:rsidDel="001B2877">
                <w:rPr>
                  <w:rFonts w:ascii="Arial" w:eastAsia="Arial" w:hAnsi="Arial" w:cs="Arial"/>
                  <w:color w:val="000000"/>
                  <w:sz w:val="16"/>
                  <w:szCs w:val="16"/>
                </w:rPr>
                <w:delText>(0.03)</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B913E" w14:textId="4FA6F7A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01" w:author="Brian William Stacy" w:date="2024-03-13T13:22:00Z">
              <w:r w:rsidRPr="000E4456">
                <w:rPr>
                  <w:rFonts w:ascii="Times New Roman" w:eastAsia="Arial" w:hAnsi="Times New Roman" w:cs="Times New Roman"/>
                  <w:color w:val="000000"/>
                  <w:sz w:val="16"/>
                  <w:szCs w:val="16"/>
                </w:rPr>
                <w:t>(0.04)</w:t>
              </w:r>
            </w:ins>
            <w:del w:id="1702" w:author="Brian William Stacy" w:date="2024-03-13T13:22:00Z">
              <w:r w:rsidRPr="00657054" w:rsidDel="001B2877">
                <w:rPr>
                  <w:rFonts w:ascii="Arial" w:eastAsia="Arial" w:hAnsi="Arial" w:cs="Arial"/>
                  <w:color w:val="000000"/>
                  <w:sz w:val="16"/>
                  <w:szCs w:val="16"/>
                </w:rPr>
                <w:delText>(0.04)</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0010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DC4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68A3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1A56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3DD9CC9"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2F7C0"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74FE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1706" w14:textId="4729E0CE"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03" w:author="Brian William Stacy" w:date="2024-03-13T13:22:00Z">
              <w:r w:rsidRPr="000E4456">
                <w:rPr>
                  <w:rFonts w:ascii="Times New Roman" w:eastAsia="Arial" w:hAnsi="Times New Roman" w:cs="Times New Roman"/>
                  <w:color w:val="000000"/>
                  <w:sz w:val="16"/>
                  <w:szCs w:val="16"/>
                </w:rPr>
                <w:t>-0.040</w:t>
              </w:r>
            </w:ins>
            <w:del w:id="1704" w:author="Brian William Stacy" w:date="2024-03-13T13:22:00Z">
              <w:r w:rsidRPr="00657054" w:rsidDel="001B2877">
                <w:rPr>
                  <w:rFonts w:ascii="Arial" w:eastAsia="Arial" w:hAnsi="Arial" w:cs="Arial"/>
                  <w:color w:val="000000"/>
                  <w:sz w:val="16"/>
                  <w:szCs w:val="16"/>
                </w:rPr>
                <w:delText>-0.038</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00211" w14:textId="60B0A0FE"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05" w:author="Brian William Stacy" w:date="2024-03-13T13:22:00Z">
              <w:r w:rsidRPr="000E4456">
                <w:rPr>
                  <w:rFonts w:ascii="Times New Roman" w:eastAsia="Arial" w:hAnsi="Times New Roman" w:cs="Times New Roman"/>
                  <w:color w:val="000000"/>
                  <w:sz w:val="16"/>
                  <w:szCs w:val="16"/>
                </w:rPr>
                <w:t>-0.071</w:t>
              </w:r>
            </w:ins>
            <w:del w:id="1706" w:author="Brian William Stacy" w:date="2024-03-13T13:22:00Z">
              <w:r w:rsidRPr="00657054" w:rsidDel="001B2877">
                <w:rPr>
                  <w:rFonts w:ascii="Arial" w:eastAsia="Arial" w:hAnsi="Arial" w:cs="Arial"/>
                  <w:color w:val="000000"/>
                  <w:sz w:val="16"/>
                  <w:szCs w:val="16"/>
                </w:rPr>
                <w:delText>-0.069</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C2B8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FB73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4572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3AE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316D3BE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4C861"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7E05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759A8" w14:textId="40107E8E"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07" w:author="Brian William Stacy" w:date="2024-03-13T13:22:00Z">
              <w:r w:rsidRPr="000E4456">
                <w:rPr>
                  <w:rFonts w:ascii="Times New Roman" w:eastAsia="Arial" w:hAnsi="Times New Roman" w:cs="Times New Roman"/>
                  <w:color w:val="000000"/>
                  <w:sz w:val="16"/>
                  <w:szCs w:val="16"/>
                </w:rPr>
                <w:t>(0.03)</w:t>
              </w:r>
            </w:ins>
            <w:del w:id="1708" w:author="Brian William Stacy" w:date="2024-03-13T13:22:00Z">
              <w:r w:rsidRPr="00657054" w:rsidDel="001B2877">
                <w:rPr>
                  <w:rFonts w:ascii="Arial" w:eastAsia="Arial" w:hAnsi="Arial" w:cs="Arial"/>
                  <w:color w:val="000000"/>
                  <w:sz w:val="16"/>
                  <w:szCs w:val="16"/>
                </w:rPr>
                <w:delText>(0.03)</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73DE7" w14:textId="03C98D9E"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09" w:author="Brian William Stacy" w:date="2024-03-13T13:22:00Z">
              <w:r w:rsidRPr="000E4456">
                <w:rPr>
                  <w:rFonts w:ascii="Times New Roman" w:eastAsia="Arial" w:hAnsi="Times New Roman" w:cs="Times New Roman"/>
                  <w:color w:val="000000"/>
                  <w:sz w:val="16"/>
                  <w:szCs w:val="16"/>
                </w:rPr>
                <w:t>(0.05)</w:t>
              </w:r>
            </w:ins>
            <w:del w:id="1710" w:author="Brian William Stacy" w:date="2024-03-13T13:22:00Z">
              <w:r w:rsidRPr="00657054" w:rsidDel="001B2877">
                <w:rPr>
                  <w:rFonts w:ascii="Arial" w:eastAsia="Arial" w:hAnsi="Arial" w:cs="Arial"/>
                  <w:color w:val="000000"/>
                  <w:sz w:val="16"/>
                  <w:szCs w:val="16"/>
                </w:rPr>
                <w:delText>(0.05)</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E7F6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ADDB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EDD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C852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2F63397E"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EF33D"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65675" w14:textId="57B0300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11" w:author="Brian William Stacy" w:date="2024-03-13T13:22:00Z">
              <w:r w:rsidRPr="000E4456">
                <w:rPr>
                  <w:rFonts w:ascii="Times New Roman" w:eastAsia="Arial" w:hAnsi="Times New Roman" w:cs="Times New Roman"/>
                  <w:color w:val="000000"/>
                  <w:sz w:val="16"/>
                  <w:szCs w:val="16"/>
                </w:rPr>
                <w:t>-1.753***</w:t>
              </w:r>
            </w:ins>
            <w:del w:id="1712" w:author="Brian William Stacy" w:date="2024-03-13T13:22:00Z">
              <w:r w:rsidRPr="00657054" w:rsidDel="001B2877">
                <w:rPr>
                  <w:rFonts w:ascii="Arial" w:eastAsia="Arial" w:hAnsi="Arial" w:cs="Arial"/>
                  <w:color w:val="000000"/>
                  <w:sz w:val="16"/>
                  <w:szCs w:val="16"/>
                </w:rPr>
                <w:delText>-1.755***</w:delText>
              </w:r>
            </w:del>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FA48A"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81A67"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993D8" w14:textId="3DF4A98C"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13" w:author="Brian William Stacy" w:date="2024-03-13T13:22:00Z">
              <w:r w:rsidRPr="000E4456">
                <w:rPr>
                  <w:rFonts w:ascii="Times New Roman" w:eastAsia="Arial" w:hAnsi="Times New Roman" w:cs="Times New Roman"/>
                  <w:color w:val="000000"/>
                  <w:sz w:val="16"/>
                  <w:szCs w:val="16"/>
                </w:rPr>
                <w:t>-0.658***</w:t>
              </w:r>
            </w:ins>
            <w:del w:id="1714" w:author="Brian William Stacy" w:date="2024-03-13T13:22:00Z">
              <w:r w:rsidRPr="00657054" w:rsidDel="001B2877">
                <w:rPr>
                  <w:rFonts w:ascii="Arial" w:eastAsia="Arial" w:hAnsi="Arial" w:cs="Arial"/>
                  <w:color w:val="000000"/>
                  <w:sz w:val="16"/>
                  <w:szCs w:val="16"/>
                </w:rPr>
                <w:delText>-0.642***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9A8AD"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BB34"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2A93D" w14:textId="58711D94"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15" w:author="Brian William Stacy" w:date="2024-03-13T13:22:00Z">
              <w:r w:rsidRPr="000E4456">
                <w:rPr>
                  <w:rFonts w:ascii="Times New Roman" w:eastAsia="Arial" w:hAnsi="Times New Roman" w:cs="Times New Roman"/>
                  <w:color w:val="000000"/>
                  <w:sz w:val="16"/>
                  <w:szCs w:val="16"/>
                </w:rPr>
                <w:t>-1.153***</w:t>
              </w:r>
            </w:ins>
            <w:del w:id="1716" w:author="Brian William Stacy" w:date="2024-03-13T13:22:00Z">
              <w:r w:rsidRPr="00657054" w:rsidDel="001B2877">
                <w:rPr>
                  <w:rFonts w:ascii="Arial" w:eastAsia="Arial" w:hAnsi="Arial" w:cs="Arial"/>
                  <w:color w:val="000000"/>
                  <w:sz w:val="16"/>
                  <w:szCs w:val="16"/>
                </w:rPr>
                <w:delText>-1.153***</w:delText>
              </w:r>
            </w:del>
          </w:p>
        </w:tc>
      </w:tr>
      <w:tr w:rsidR="004365CF" w:rsidRPr="00D41306" w14:paraId="3F918BB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15053"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33774" w14:textId="4156CE03"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17" w:author="Brian William Stacy" w:date="2024-03-13T13:22:00Z">
              <w:r w:rsidRPr="000E4456">
                <w:rPr>
                  <w:rFonts w:ascii="Times New Roman" w:eastAsia="Arial" w:hAnsi="Times New Roman" w:cs="Times New Roman"/>
                  <w:color w:val="000000"/>
                  <w:sz w:val="16"/>
                  <w:szCs w:val="16"/>
                </w:rPr>
                <w:t>(0.18)</w:t>
              </w:r>
            </w:ins>
            <w:del w:id="1718" w:author="Brian William Stacy" w:date="2024-03-13T13:22:00Z">
              <w:r w:rsidRPr="00657054" w:rsidDel="001B2877">
                <w:rPr>
                  <w:rFonts w:ascii="Arial" w:eastAsia="Arial" w:hAnsi="Arial" w:cs="Arial"/>
                  <w:color w:val="000000"/>
                  <w:sz w:val="16"/>
                  <w:szCs w:val="16"/>
                </w:rPr>
                <w:delText>(0.18)</w:delText>
              </w:r>
            </w:del>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1290"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C0BB6"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0016" w14:textId="7FC3FC86"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19" w:author="Brian William Stacy" w:date="2024-03-13T13:22:00Z">
              <w:r w:rsidRPr="000E4456">
                <w:rPr>
                  <w:rFonts w:ascii="Times New Roman" w:eastAsia="Arial" w:hAnsi="Times New Roman" w:cs="Times New Roman"/>
                  <w:color w:val="000000"/>
                  <w:sz w:val="16"/>
                  <w:szCs w:val="16"/>
                </w:rPr>
                <w:t>(0.12)</w:t>
              </w:r>
            </w:ins>
            <w:del w:id="1720" w:author="Brian William Stacy" w:date="2024-03-13T13:22:00Z">
              <w:r w:rsidRPr="00657054" w:rsidDel="001B2877">
                <w:rPr>
                  <w:rFonts w:ascii="Arial" w:eastAsia="Arial" w:hAnsi="Arial" w:cs="Arial"/>
                  <w:color w:val="000000"/>
                  <w:sz w:val="16"/>
                  <w:szCs w:val="16"/>
                </w:rPr>
                <w:delText>(0.12)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23F6"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A5149"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D2AD8" w14:textId="6379E278"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721" w:author="Brian William Stacy" w:date="2024-03-13T13:22:00Z">
              <w:r w:rsidRPr="000E4456">
                <w:rPr>
                  <w:rFonts w:ascii="Times New Roman" w:eastAsia="Arial" w:hAnsi="Times New Roman" w:cs="Times New Roman"/>
                  <w:color w:val="000000"/>
                  <w:sz w:val="16"/>
                  <w:szCs w:val="16"/>
                </w:rPr>
                <w:t>(0.17)</w:t>
              </w:r>
            </w:ins>
            <w:del w:id="1722" w:author="Brian William Stacy" w:date="2024-03-13T13:22:00Z">
              <w:r w:rsidRPr="00657054" w:rsidDel="001B2877">
                <w:rPr>
                  <w:rFonts w:ascii="Arial" w:eastAsia="Arial" w:hAnsi="Arial" w:cs="Arial"/>
                  <w:color w:val="000000"/>
                  <w:sz w:val="16"/>
                  <w:szCs w:val="16"/>
                </w:rPr>
                <w:delText>(0.17)</w:delText>
              </w:r>
            </w:del>
          </w:p>
        </w:tc>
      </w:tr>
      <w:tr w:rsidR="008535A7" w:rsidRPr="00F9620B" w14:paraId="2B9C438C"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8DC5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1ADE89"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23" w:author="Brian William Stacy" w:date="2024-03-13T13:22:00Z">
                  <w:rPr>
                    <w:rFonts w:ascii="Times New Roman" w:hAnsi="Times New Roman" w:cs="Times New Roman"/>
                    <w:sz w:val="18"/>
                    <w:szCs w:val="18"/>
                  </w:rPr>
                </w:rPrChange>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8062F" w14:textId="6C93E884"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24"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25" w:author="Brian William Stacy" w:date="2024-03-13T13:22:00Z">
                  <w:rPr>
                    <w:rFonts w:ascii="Times New Roman" w:hAnsi="Times New Roman" w:cs="Times New Roman"/>
                    <w:sz w:val="18"/>
                    <w:szCs w:val="18"/>
                  </w:rPr>
                </w:rPrChange>
              </w:rPr>
              <w:t>0.7</w:t>
            </w:r>
            <w:ins w:id="1726" w:author="Brian William Stacy" w:date="2024-03-13T13:23:00Z">
              <w:r w:rsidR="00B66AC5">
                <w:rPr>
                  <w:rFonts w:ascii="Times New Roman" w:hAnsi="Times New Roman" w:cs="Times New Roman"/>
                  <w:sz w:val="16"/>
                  <w:szCs w:val="16"/>
                </w:rPr>
                <w:t>1</w:t>
              </w:r>
            </w:ins>
            <w:del w:id="1727" w:author="Brian William Stacy" w:date="2024-03-13T13:23:00Z">
              <w:r w:rsidRPr="000E0315" w:rsidDel="00B66AC5">
                <w:rPr>
                  <w:rFonts w:ascii="Times New Roman" w:hAnsi="Times New Roman" w:cs="Times New Roman"/>
                  <w:sz w:val="16"/>
                  <w:szCs w:val="16"/>
                  <w:rPrChange w:id="1728" w:author="Brian William Stacy" w:date="2024-03-13T13:22:00Z">
                    <w:rPr>
                      <w:rFonts w:ascii="Times New Roman" w:hAnsi="Times New Roman" w:cs="Times New Roman"/>
                      <w:sz w:val="18"/>
                      <w:szCs w:val="18"/>
                    </w:rPr>
                  </w:rPrChange>
                </w:rPr>
                <w:delText>2</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721FCC" w14:textId="7AFCB0B2"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29"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30" w:author="Brian William Stacy" w:date="2024-03-13T13:22:00Z">
                  <w:rPr>
                    <w:rFonts w:ascii="Times New Roman" w:hAnsi="Times New Roman" w:cs="Times New Roman"/>
                    <w:sz w:val="18"/>
                    <w:szCs w:val="18"/>
                  </w:rPr>
                </w:rPrChange>
              </w:rPr>
              <w:t>0.</w:t>
            </w:r>
            <w:r w:rsidR="001445B8" w:rsidRPr="000E0315">
              <w:rPr>
                <w:rFonts w:ascii="Times New Roman" w:hAnsi="Times New Roman" w:cs="Times New Roman"/>
                <w:sz w:val="16"/>
                <w:szCs w:val="16"/>
                <w:rPrChange w:id="1731" w:author="Brian William Stacy" w:date="2024-03-13T13:22:00Z">
                  <w:rPr>
                    <w:rFonts w:ascii="Times New Roman" w:hAnsi="Times New Roman" w:cs="Times New Roman"/>
                    <w:sz w:val="18"/>
                    <w:szCs w:val="18"/>
                  </w:rPr>
                </w:rPrChange>
              </w:rPr>
              <w:t>52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3AD66F"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32" w:author="Brian William Stacy" w:date="2024-03-13T13:22:00Z">
                  <w:rPr>
                    <w:rFonts w:ascii="Times New Roman" w:hAnsi="Times New Roman" w:cs="Times New Roman"/>
                    <w:sz w:val="18"/>
                    <w:szCs w:val="18"/>
                  </w:rPr>
                </w:rPrChange>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14DCC" w14:textId="4B139513"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33"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34" w:author="Brian William Stacy" w:date="2024-03-13T13:22:00Z">
                  <w:rPr>
                    <w:rFonts w:ascii="Times New Roman" w:hAnsi="Times New Roman" w:cs="Times New Roman"/>
                    <w:sz w:val="18"/>
                    <w:szCs w:val="18"/>
                  </w:rPr>
                </w:rPrChange>
              </w:rPr>
              <w:t>0.7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524D0C" w14:textId="7A59153C"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35"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36" w:author="Brian William Stacy" w:date="2024-03-13T13:22:00Z">
                  <w:rPr>
                    <w:rFonts w:ascii="Times New Roman" w:hAnsi="Times New Roman" w:cs="Times New Roman"/>
                    <w:sz w:val="18"/>
                    <w:szCs w:val="18"/>
                  </w:rPr>
                </w:rPrChange>
              </w:rPr>
              <w:t>0.4</w:t>
            </w:r>
            <w:ins w:id="1737" w:author="Brian William Stacy" w:date="2024-03-13T13:23:00Z">
              <w:r w:rsidR="00B66AC5">
                <w:rPr>
                  <w:rFonts w:ascii="Times New Roman" w:hAnsi="Times New Roman" w:cs="Times New Roman"/>
                  <w:sz w:val="16"/>
                  <w:szCs w:val="16"/>
                </w:rPr>
                <w:t>7</w:t>
              </w:r>
            </w:ins>
            <w:del w:id="1738" w:author="Brian William Stacy" w:date="2024-03-13T13:23:00Z">
              <w:r w:rsidR="001445B8" w:rsidRPr="000E0315" w:rsidDel="00B66AC5">
                <w:rPr>
                  <w:rFonts w:ascii="Times New Roman" w:hAnsi="Times New Roman" w:cs="Times New Roman"/>
                  <w:sz w:val="16"/>
                  <w:szCs w:val="16"/>
                  <w:rPrChange w:id="1739" w:author="Brian William Stacy" w:date="2024-03-13T13:22:00Z">
                    <w:rPr>
                      <w:rFonts w:ascii="Times New Roman" w:hAnsi="Times New Roman" w:cs="Times New Roman"/>
                      <w:sz w:val="18"/>
                      <w:szCs w:val="18"/>
                    </w:rPr>
                  </w:rPrChange>
                </w:rPr>
                <w:delText>5</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29934"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40" w:author="Brian William Stacy" w:date="2024-03-13T13:22:00Z">
                  <w:rPr>
                    <w:rFonts w:ascii="Times New Roman" w:hAnsi="Times New Roman" w:cs="Times New Roman"/>
                    <w:sz w:val="18"/>
                    <w:szCs w:val="18"/>
                  </w:rPr>
                </w:rPrChange>
              </w:rPr>
            </w:pPr>
          </w:p>
        </w:tc>
      </w:tr>
      <w:tr w:rsidR="008535A7" w:rsidRPr="00F9620B" w14:paraId="7F702F4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D81BA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AA1F61"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41" w:author="Brian William Stacy" w:date="2024-03-13T13:22:00Z">
                  <w:rPr>
                    <w:rFonts w:ascii="Times New Roman" w:hAnsi="Times New Roman" w:cs="Times New Roman"/>
                    <w:sz w:val="18"/>
                    <w:szCs w:val="18"/>
                  </w:rPr>
                </w:rPrChange>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27ED1" w14:textId="5614786B"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42"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43" w:author="Brian William Stacy" w:date="2024-03-13T13:22:00Z">
                  <w:rPr>
                    <w:rFonts w:ascii="Times New Roman" w:hAnsi="Times New Roman" w:cs="Times New Roman"/>
                    <w:sz w:val="18"/>
                    <w:szCs w:val="18"/>
                  </w:rPr>
                </w:rPrChange>
              </w:rPr>
              <w:t>0.1</w:t>
            </w:r>
            <w:r w:rsidR="003D5DA9" w:rsidRPr="000E0315">
              <w:rPr>
                <w:rFonts w:ascii="Times New Roman" w:hAnsi="Times New Roman" w:cs="Times New Roman"/>
                <w:sz w:val="16"/>
                <w:szCs w:val="16"/>
                <w:rPrChange w:id="1744" w:author="Brian William Stacy" w:date="2024-03-13T13:22:00Z">
                  <w:rPr>
                    <w:rFonts w:ascii="Times New Roman" w:hAnsi="Times New Roman" w:cs="Times New Roman"/>
                    <w:sz w:val="18"/>
                    <w:szCs w:val="18"/>
                  </w:rPr>
                </w:rPrChange>
              </w:rPr>
              <w:t>4</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7E2B5" w14:textId="6A5C90BD"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45"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46" w:author="Brian William Stacy" w:date="2024-03-13T13:22:00Z">
                  <w:rPr>
                    <w:rFonts w:ascii="Times New Roman" w:hAnsi="Times New Roman" w:cs="Times New Roman"/>
                    <w:sz w:val="18"/>
                    <w:szCs w:val="18"/>
                  </w:rPr>
                </w:rPrChange>
              </w:rPr>
              <w:t>0.1</w:t>
            </w:r>
            <w:r w:rsidR="001445B8" w:rsidRPr="000E0315">
              <w:rPr>
                <w:rFonts w:ascii="Times New Roman" w:hAnsi="Times New Roman" w:cs="Times New Roman"/>
                <w:sz w:val="16"/>
                <w:szCs w:val="16"/>
                <w:rPrChange w:id="1747" w:author="Brian William Stacy" w:date="2024-03-13T13:22:00Z">
                  <w:rPr>
                    <w:rFonts w:ascii="Times New Roman" w:hAnsi="Times New Roman" w:cs="Times New Roman"/>
                    <w:sz w:val="18"/>
                    <w:szCs w:val="18"/>
                  </w:rPr>
                </w:rPrChange>
              </w:rPr>
              <w:t>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0F7DF"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48" w:author="Brian William Stacy" w:date="2024-03-13T13:22:00Z">
                  <w:rPr>
                    <w:rFonts w:ascii="Times New Roman" w:hAnsi="Times New Roman" w:cs="Times New Roman"/>
                    <w:sz w:val="18"/>
                    <w:szCs w:val="18"/>
                  </w:rPr>
                </w:rPrChange>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1EFBD" w14:textId="7C2983C4"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49"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50" w:author="Brian William Stacy" w:date="2024-03-13T13:22:00Z">
                  <w:rPr>
                    <w:rFonts w:ascii="Times New Roman" w:hAnsi="Times New Roman" w:cs="Times New Roman"/>
                    <w:sz w:val="18"/>
                    <w:szCs w:val="18"/>
                  </w:rPr>
                </w:rPrChange>
              </w:rPr>
              <w:t>0.1</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71BAC" w14:textId="5FB0DFA0"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51"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52" w:author="Brian William Stacy" w:date="2024-03-13T13:22:00Z">
                  <w:rPr>
                    <w:rFonts w:ascii="Times New Roman" w:hAnsi="Times New Roman" w:cs="Times New Roman"/>
                    <w:sz w:val="18"/>
                    <w:szCs w:val="18"/>
                  </w:rPr>
                </w:rPrChange>
              </w:rPr>
              <w:t>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728B"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53" w:author="Brian William Stacy" w:date="2024-03-13T13:22:00Z">
                  <w:rPr>
                    <w:rFonts w:ascii="Times New Roman" w:hAnsi="Times New Roman" w:cs="Times New Roman"/>
                    <w:sz w:val="18"/>
                    <w:szCs w:val="18"/>
                  </w:rPr>
                </w:rPrChange>
              </w:rPr>
            </w:pPr>
          </w:p>
        </w:tc>
      </w:tr>
      <w:tr w:rsidR="000E0315" w:rsidRPr="00D41306" w14:paraId="4F26D7CA"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20558" w14:textId="77777777" w:rsidR="000E0315" w:rsidRPr="005B0CB6"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3B8F1" w14:textId="1F82C681" w:rsidR="000E0315" w:rsidRPr="000E0315"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54" w:author="Brian William Stacy" w:date="2024-03-13T13:22:00Z">
                  <w:rPr>
                    <w:rFonts w:ascii="Times New Roman" w:hAnsi="Times New Roman" w:cs="Times New Roman"/>
                    <w:sz w:val="18"/>
                    <w:szCs w:val="18"/>
                  </w:rPr>
                </w:rPrChange>
              </w:rPr>
            </w:pPr>
            <w:ins w:id="1755" w:author="Brian William Stacy" w:date="2024-03-13T13:22:00Z">
              <w:r w:rsidRPr="00784BED">
                <w:rPr>
                  <w:rFonts w:ascii="Times New Roman" w:eastAsia="Arial" w:hAnsi="Times New Roman" w:cs="Times New Roman"/>
                  <w:color w:val="000000"/>
                  <w:sz w:val="16"/>
                  <w:szCs w:val="16"/>
                </w:rPr>
                <w:t>0.378</w:t>
              </w:r>
            </w:ins>
            <w:del w:id="1756" w:author="Brian William Stacy" w:date="2024-03-13T13:22:00Z">
              <w:r w:rsidRPr="00784BED" w:rsidDel="007F3445">
                <w:rPr>
                  <w:rFonts w:ascii="Arial" w:eastAsia="Arial" w:hAnsi="Arial" w:cs="Arial"/>
                  <w:color w:val="000000"/>
                  <w:sz w:val="16"/>
                  <w:szCs w:val="16"/>
                </w:rPr>
                <w:delText>0.380</w:delText>
              </w:r>
            </w:del>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AC353" w14:textId="3DF2D4CF" w:rsidR="000E0315" w:rsidRPr="000E0315"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57" w:author="Brian William Stacy" w:date="2024-03-13T13:22:00Z">
                  <w:rPr>
                    <w:rFonts w:ascii="Times New Roman" w:hAnsi="Times New Roman" w:cs="Times New Roman"/>
                    <w:sz w:val="18"/>
                    <w:szCs w:val="18"/>
                  </w:rPr>
                </w:rPrChange>
              </w:rPr>
            </w:pPr>
            <w:ins w:id="1758" w:author="Brian William Stacy" w:date="2024-03-13T13:22:00Z">
              <w:r w:rsidRPr="00784BED">
                <w:rPr>
                  <w:rFonts w:ascii="Times New Roman" w:eastAsia="Arial" w:hAnsi="Times New Roman" w:cs="Times New Roman"/>
                  <w:color w:val="000000"/>
                  <w:sz w:val="16"/>
                  <w:szCs w:val="16"/>
                </w:rPr>
                <w:t>0.982</w:t>
              </w:r>
            </w:ins>
            <w:del w:id="1759" w:author="Brian William Stacy" w:date="2024-03-13T13:22:00Z">
              <w:r w:rsidRPr="00784BED" w:rsidDel="007F3445">
                <w:rPr>
                  <w:rFonts w:ascii="Arial" w:eastAsia="Arial" w:hAnsi="Arial" w:cs="Arial"/>
                  <w:color w:val="000000"/>
                  <w:sz w:val="16"/>
                  <w:szCs w:val="16"/>
                </w:rPr>
                <w:delText>0.982</w:delText>
              </w:r>
            </w:del>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435D2" w14:textId="11845C7C" w:rsidR="000E0315" w:rsidRPr="000E0315"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60" w:author="Brian William Stacy" w:date="2024-03-13T13:22:00Z">
                  <w:rPr>
                    <w:rFonts w:ascii="Times New Roman" w:hAnsi="Times New Roman" w:cs="Times New Roman"/>
                    <w:sz w:val="18"/>
                    <w:szCs w:val="18"/>
                  </w:rPr>
                </w:rPrChange>
              </w:rPr>
            </w:pPr>
            <w:ins w:id="1761" w:author="Brian William Stacy" w:date="2024-03-13T13:22:00Z">
              <w:r w:rsidRPr="00784BED">
                <w:rPr>
                  <w:rFonts w:ascii="Times New Roman" w:eastAsia="Arial" w:hAnsi="Times New Roman" w:cs="Times New Roman"/>
                  <w:color w:val="000000"/>
                  <w:sz w:val="16"/>
                  <w:szCs w:val="16"/>
                </w:rPr>
                <w:t>0.982</w:t>
              </w:r>
            </w:ins>
            <w:del w:id="1762" w:author="Brian William Stacy" w:date="2024-03-13T13:22:00Z">
              <w:r w:rsidRPr="00784BED" w:rsidDel="007F3445">
                <w:rPr>
                  <w:rFonts w:ascii="Arial" w:eastAsia="Arial" w:hAnsi="Arial" w:cs="Arial"/>
                  <w:color w:val="000000"/>
                  <w:sz w:val="16"/>
                  <w:szCs w:val="16"/>
                </w:rPr>
                <w:delText>0.983</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19E12" w14:textId="35909B2A" w:rsidR="000E0315" w:rsidRPr="000E0315"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63" w:author="Brian William Stacy" w:date="2024-03-13T13:22:00Z">
                  <w:rPr>
                    <w:rFonts w:ascii="Times New Roman" w:hAnsi="Times New Roman" w:cs="Times New Roman"/>
                    <w:sz w:val="18"/>
                    <w:szCs w:val="18"/>
                  </w:rPr>
                </w:rPrChange>
              </w:rPr>
            </w:pPr>
            <w:ins w:id="1764" w:author="Brian William Stacy" w:date="2024-03-13T13:22:00Z">
              <w:r w:rsidRPr="00784BED">
                <w:rPr>
                  <w:rFonts w:ascii="Times New Roman" w:eastAsia="Arial" w:hAnsi="Times New Roman" w:cs="Times New Roman"/>
                  <w:color w:val="000000"/>
                  <w:sz w:val="16"/>
                  <w:szCs w:val="16"/>
                </w:rPr>
                <w:t>0.411</w:t>
              </w:r>
            </w:ins>
            <w:del w:id="1765" w:author="Brian William Stacy" w:date="2024-03-13T13:22:00Z">
              <w:r w:rsidRPr="00784BED" w:rsidDel="007F3445">
                <w:rPr>
                  <w:rFonts w:ascii="Arial" w:eastAsia="Arial" w:hAnsi="Arial" w:cs="Arial"/>
                  <w:color w:val="000000"/>
                  <w:sz w:val="16"/>
                  <w:szCs w:val="16"/>
                </w:rPr>
                <w:delText>0.408</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9D7DA" w14:textId="3E36B7DC" w:rsidR="000E0315" w:rsidRPr="000E0315"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66" w:author="Brian William Stacy" w:date="2024-03-13T13:22:00Z">
                  <w:rPr>
                    <w:rFonts w:ascii="Times New Roman" w:hAnsi="Times New Roman" w:cs="Times New Roman"/>
                    <w:sz w:val="18"/>
                    <w:szCs w:val="18"/>
                  </w:rPr>
                </w:rPrChange>
              </w:rPr>
            </w:pPr>
            <w:ins w:id="1767" w:author="Brian William Stacy" w:date="2024-03-13T13:22:00Z">
              <w:r w:rsidRPr="00784BED">
                <w:rPr>
                  <w:rFonts w:ascii="Times New Roman" w:eastAsia="Arial" w:hAnsi="Times New Roman" w:cs="Times New Roman"/>
                  <w:color w:val="000000"/>
                  <w:sz w:val="16"/>
                  <w:szCs w:val="16"/>
                </w:rPr>
                <w:t>0.992</w:t>
              </w:r>
            </w:ins>
            <w:del w:id="1768" w:author="Brian William Stacy" w:date="2024-03-13T13:22:00Z">
              <w:r w:rsidRPr="00784BED" w:rsidDel="007F3445">
                <w:rPr>
                  <w:rFonts w:ascii="Arial" w:eastAsia="Arial" w:hAnsi="Arial" w:cs="Arial"/>
                  <w:color w:val="000000"/>
                  <w:sz w:val="16"/>
                  <w:szCs w:val="16"/>
                </w:rPr>
                <w:delText>0.992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AB2B0" w14:textId="0C67833A" w:rsidR="000E0315" w:rsidRPr="000E0315"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69" w:author="Brian William Stacy" w:date="2024-03-13T13:22:00Z">
                  <w:rPr>
                    <w:rFonts w:ascii="Times New Roman" w:hAnsi="Times New Roman" w:cs="Times New Roman"/>
                    <w:sz w:val="18"/>
                    <w:szCs w:val="18"/>
                  </w:rPr>
                </w:rPrChange>
              </w:rPr>
            </w:pPr>
            <w:ins w:id="1770" w:author="Brian William Stacy" w:date="2024-03-13T13:22:00Z">
              <w:r w:rsidRPr="00784BED">
                <w:rPr>
                  <w:rFonts w:ascii="Times New Roman" w:eastAsia="Arial" w:hAnsi="Times New Roman" w:cs="Times New Roman"/>
                  <w:color w:val="000000"/>
                  <w:sz w:val="16"/>
                  <w:szCs w:val="16"/>
                </w:rPr>
                <w:t>0.992</w:t>
              </w:r>
            </w:ins>
            <w:del w:id="1771" w:author="Brian William Stacy" w:date="2024-03-13T13:22:00Z">
              <w:r w:rsidRPr="00784BED" w:rsidDel="007F3445">
                <w:rPr>
                  <w:rFonts w:ascii="Arial" w:eastAsia="Arial" w:hAnsi="Arial" w:cs="Arial"/>
                  <w:color w:val="000000"/>
                  <w:sz w:val="16"/>
                  <w:szCs w:val="16"/>
                </w:rPr>
                <w:delText>0.992</w:delText>
              </w:r>
            </w:del>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60ABE" w14:textId="03CA8666" w:rsidR="000E0315" w:rsidRPr="000E0315"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72" w:author="Brian William Stacy" w:date="2024-03-13T13:22:00Z">
                  <w:rPr>
                    <w:rFonts w:ascii="Times New Roman" w:hAnsi="Times New Roman" w:cs="Times New Roman"/>
                    <w:sz w:val="18"/>
                    <w:szCs w:val="18"/>
                  </w:rPr>
                </w:rPrChange>
              </w:rPr>
            </w:pPr>
            <w:ins w:id="1773" w:author="Brian William Stacy" w:date="2024-03-13T13:22:00Z">
              <w:r w:rsidRPr="00784BED">
                <w:rPr>
                  <w:rFonts w:ascii="Times New Roman" w:eastAsia="Arial" w:hAnsi="Times New Roman" w:cs="Times New Roman"/>
                  <w:color w:val="000000"/>
                  <w:sz w:val="16"/>
                  <w:szCs w:val="16"/>
                </w:rPr>
                <w:t>0.405</w:t>
              </w:r>
            </w:ins>
            <w:del w:id="1774" w:author="Brian William Stacy" w:date="2024-03-13T13:22:00Z">
              <w:r w:rsidRPr="00784BED" w:rsidDel="007F3445">
                <w:rPr>
                  <w:rFonts w:ascii="Arial" w:eastAsia="Arial" w:hAnsi="Arial" w:cs="Arial"/>
                  <w:color w:val="000000"/>
                  <w:sz w:val="16"/>
                  <w:szCs w:val="16"/>
                </w:rPr>
                <w:delText>0.405</w:delText>
              </w:r>
            </w:del>
          </w:p>
        </w:tc>
      </w:tr>
      <w:tr w:rsidR="008535A7" w:rsidRPr="00D41306" w14:paraId="03450B80"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4623"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79D2"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75"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76" w:author="Brian William Stacy" w:date="2024-03-13T13:22:00Z">
                  <w:rPr>
                    <w:rFonts w:ascii="Times New Roman" w:hAnsi="Times New Roman" w:cs="Times New Roman"/>
                    <w:sz w:val="18"/>
                    <w:szCs w:val="18"/>
                  </w:rPr>
                </w:rPrChange>
              </w:rPr>
              <w:t>No</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A1D3D"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77" w:author="Brian William Stacy" w:date="2024-03-13T13:22:00Z">
                  <w:rPr>
                    <w:rFonts w:ascii="Times New Roman" w:hAnsi="Times New Roman" w:cs="Times New Roman"/>
                    <w:sz w:val="18"/>
                    <w:szCs w:val="18"/>
                  </w:rPr>
                </w:rPrChange>
              </w:rPr>
            </w:pPr>
            <w:r w:rsidRPr="000E0315">
              <w:rPr>
                <w:rFonts w:ascii="Times New Roman" w:eastAsia="Arial" w:hAnsi="Times New Roman" w:cs="Times New Roman"/>
                <w:color w:val="000000"/>
                <w:sz w:val="16"/>
                <w:szCs w:val="16"/>
                <w:rPrChange w:id="1778" w:author="Brian William Stacy" w:date="2024-03-13T13:22:00Z">
                  <w:rPr>
                    <w:rFonts w:ascii="Times New Roman" w:eastAsia="Arial" w:hAnsi="Times New Roman" w:cs="Times New Roman"/>
                    <w:color w:val="000000"/>
                    <w:sz w:val="18"/>
                    <w:szCs w:val="18"/>
                  </w:rPr>
                </w:rPrChange>
              </w:rPr>
              <w:t>Yes</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0B6F5"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79" w:author="Brian William Stacy" w:date="2024-03-13T13:22:00Z">
                  <w:rPr>
                    <w:rFonts w:ascii="Times New Roman" w:hAnsi="Times New Roman" w:cs="Times New Roman"/>
                    <w:sz w:val="18"/>
                    <w:szCs w:val="18"/>
                  </w:rPr>
                </w:rPrChange>
              </w:rPr>
            </w:pPr>
            <w:r w:rsidRPr="000E0315">
              <w:rPr>
                <w:rFonts w:ascii="Times New Roman" w:eastAsia="Arial" w:hAnsi="Times New Roman" w:cs="Times New Roman"/>
                <w:color w:val="000000"/>
                <w:sz w:val="16"/>
                <w:szCs w:val="16"/>
                <w:rPrChange w:id="1780" w:author="Brian William Stacy" w:date="2024-03-13T13:22:00Z">
                  <w:rPr>
                    <w:rFonts w:ascii="Times New Roman" w:eastAsia="Arial" w:hAnsi="Times New Roman" w:cs="Times New Roman"/>
                    <w:color w:val="000000"/>
                    <w:sz w:val="18"/>
                    <w:szCs w:val="18"/>
                  </w:rPr>
                </w:rPrChange>
              </w:rPr>
              <w:t>Yes</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789FB"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81"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82" w:author="Brian William Stacy" w:date="2024-03-13T13:22:00Z">
                  <w:rPr>
                    <w:rFonts w:ascii="Times New Roman" w:hAnsi="Times New Roman" w:cs="Times New Roman"/>
                    <w:sz w:val="18"/>
                    <w:szCs w:val="18"/>
                  </w:rPr>
                </w:rPrChange>
              </w:rPr>
              <w:t>No</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525C5"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83" w:author="Brian William Stacy" w:date="2024-03-13T13:22:00Z">
                  <w:rPr>
                    <w:rFonts w:ascii="Times New Roman" w:hAnsi="Times New Roman" w:cs="Times New Roman"/>
                    <w:sz w:val="18"/>
                    <w:szCs w:val="18"/>
                  </w:rPr>
                </w:rPrChange>
              </w:rPr>
            </w:pPr>
            <w:r w:rsidRPr="000E0315">
              <w:rPr>
                <w:rFonts w:ascii="Times New Roman" w:eastAsia="Arial" w:hAnsi="Times New Roman" w:cs="Times New Roman"/>
                <w:color w:val="000000"/>
                <w:sz w:val="16"/>
                <w:szCs w:val="16"/>
                <w:rPrChange w:id="1784" w:author="Brian William Stacy" w:date="2024-03-13T13:22:00Z">
                  <w:rPr>
                    <w:rFonts w:ascii="Times New Roman" w:eastAsia="Arial" w:hAnsi="Times New Roman" w:cs="Times New Roman"/>
                    <w:color w:val="000000"/>
                    <w:sz w:val="18"/>
                    <w:szCs w:val="18"/>
                  </w:rPr>
                </w:rPrChange>
              </w:rPr>
              <w:t>Yes</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6CA43"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85" w:author="Brian William Stacy" w:date="2024-03-13T13:22:00Z">
                  <w:rPr>
                    <w:rFonts w:ascii="Times New Roman" w:hAnsi="Times New Roman" w:cs="Times New Roman"/>
                    <w:sz w:val="18"/>
                    <w:szCs w:val="18"/>
                  </w:rPr>
                </w:rPrChange>
              </w:rPr>
            </w:pPr>
            <w:r w:rsidRPr="000E0315">
              <w:rPr>
                <w:rFonts w:ascii="Times New Roman" w:eastAsia="Arial" w:hAnsi="Times New Roman" w:cs="Times New Roman"/>
                <w:color w:val="000000"/>
                <w:sz w:val="16"/>
                <w:szCs w:val="16"/>
                <w:rPrChange w:id="1786" w:author="Brian William Stacy" w:date="2024-03-13T13:22:00Z">
                  <w:rPr>
                    <w:rFonts w:ascii="Times New Roman" w:eastAsia="Arial" w:hAnsi="Times New Roman" w:cs="Times New Roman"/>
                    <w:color w:val="000000"/>
                    <w:sz w:val="18"/>
                    <w:szCs w:val="18"/>
                  </w:rPr>
                </w:rPrChange>
              </w:rPr>
              <w:t>Yes</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A4210" w14:textId="77777777"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787" w:author="Brian William Stacy" w:date="2024-03-13T13:22:00Z">
                  <w:rPr>
                    <w:rFonts w:ascii="Times New Roman" w:hAnsi="Times New Roman" w:cs="Times New Roman"/>
                    <w:sz w:val="18"/>
                    <w:szCs w:val="18"/>
                  </w:rPr>
                </w:rPrChange>
              </w:rPr>
            </w:pPr>
            <w:r w:rsidRPr="000E0315">
              <w:rPr>
                <w:rFonts w:ascii="Times New Roman" w:hAnsi="Times New Roman" w:cs="Times New Roman"/>
                <w:sz w:val="16"/>
                <w:szCs w:val="16"/>
                <w:rPrChange w:id="1788" w:author="Brian William Stacy" w:date="2024-03-13T13:22:00Z">
                  <w:rPr>
                    <w:rFonts w:ascii="Times New Roman" w:hAnsi="Times New Roman" w:cs="Times New Roman"/>
                    <w:sz w:val="18"/>
                    <w:szCs w:val="18"/>
                  </w:rPr>
                </w:rPrChange>
              </w:rPr>
              <w:t>No</w:t>
            </w:r>
          </w:p>
        </w:tc>
      </w:tr>
      <w:tr w:rsidR="008535A7" w:rsidRPr="00D41306" w14:paraId="166F7696"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6DD02"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94F59" w14:textId="0B244638"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1789" w:author="Brian William Stacy" w:date="2024-03-13T13:22:00Z">
                  <w:rPr>
                    <w:rFonts w:ascii="Times New Roman" w:eastAsia="Arial" w:hAnsi="Times New Roman" w:cs="Times New Roman"/>
                    <w:color w:val="000000"/>
                    <w:sz w:val="18"/>
                    <w:szCs w:val="18"/>
                  </w:rPr>
                </w:rPrChange>
              </w:rPr>
            </w:pPr>
            <w:r w:rsidRPr="000E0315">
              <w:rPr>
                <w:rFonts w:ascii="Times New Roman" w:eastAsia="Arial" w:hAnsi="Times New Roman" w:cs="Times New Roman"/>
                <w:color w:val="000000"/>
                <w:sz w:val="16"/>
                <w:szCs w:val="16"/>
                <w:rPrChange w:id="1790" w:author="Brian William Stacy" w:date="2024-03-13T13:22:00Z">
                  <w:rPr>
                    <w:rFonts w:ascii="Times New Roman" w:eastAsia="Arial" w:hAnsi="Times New Roman" w:cs="Times New Roman"/>
                    <w:color w:val="000000"/>
                    <w:sz w:val="18"/>
                    <w:szCs w:val="18"/>
                  </w:rPr>
                </w:rPrChange>
              </w:rPr>
              <w:t>1</w:t>
            </w:r>
            <w:r w:rsidR="003D5DA9" w:rsidRPr="000E0315">
              <w:rPr>
                <w:rFonts w:ascii="Times New Roman" w:eastAsia="Arial" w:hAnsi="Times New Roman" w:cs="Times New Roman"/>
                <w:color w:val="000000"/>
                <w:sz w:val="16"/>
                <w:szCs w:val="16"/>
                <w:rPrChange w:id="1791" w:author="Brian William Stacy" w:date="2024-03-13T13:22:00Z">
                  <w:rPr>
                    <w:rFonts w:ascii="Times New Roman" w:eastAsia="Arial" w:hAnsi="Times New Roman" w:cs="Times New Roman"/>
                    <w:color w:val="000000"/>
                    <w:sz w:val="18"/>
                    <w:szCs w:val="18"/>
                  </w:rPr>
                </w:rPrChange>
              </w:rPr>
              <w:t>19</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EDF3" w14:textId="09A67ABC" w:rsidR="008535A7" w:rsidRPr="000E0315"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1792" w:author="Brian William Stacy" w:date="2024-03-13T13:22:00Z">
                  <w:rPr>
                    <w:rFonts w:ascii="Times New Roman" w:eastAsia="Arial" w:hAnsi="Times New Roman" w:cs="Times New Roman"/>
                    <w:color w:val="000000"/>
                    <w:sz w:val="18"/>
                    <w:szCs w:val="18"/>
                  </w:rPr>
                </w:rPrChange>
              </w:rPr>
            </w:pPr>
            <w:r w:rsidRPr="000E0315">
              <w:rPr>
                <w:rFonts w:ascii="Times New Roman" w:eastAsia="Arial" w:hAnsi="Times New Roman" w:cs="Times New Roman"/>
                <w:color w:val="000000"/>
                <w:sz w:val="16"/>
                <w:szCs w:val="16"/>
                <w:rPrChange w:id="1793" w:author="Brian William Stacy" w:date="2024-03-13T13:22:00Z">
                  <w:rPr>
                    <w:rFonts w:ascii="Times New Roman" w:eastAsia="Arial" w:hAnsi="Times New Roman" w:cs="Times New Roman"/>
                    <w:color w:val="000000"/>
                    <w:sz w:val="18"/>
                    <w:szCs w:val="18"/>
                  </w:rPr>
                </w:rPrChange>
              </w:rPr>
              <w:t>119</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67218" w14:textId="52BF2E1A" w:rsidR="008535A7" w:rsidRPr="000E0315"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1794" w:author="Brian William Stacy" w:date="2024-03-13T13:22:00Z">
                  <w:rPr>
                    <w:rFonts w:ascii="Times New Roman" w:eastAsia="Arial" w:hAnsi="Times New Roman" w:cs="Times New Roman"/>
                    <w:color w:val="000000"/>
                    <w:sz w:val="18"/>
                    <w:szCs w:val="18"/>
                  </w:rPr>
                </w:rPrChange>
              </w:rPr>
            </w:pPr>
            <w:r w:rsidRPr="000E0315">
              <w:rPr>
                <w:rFonts w:ascii="Times New Roman" w:eastAsia="Arial" w:hAnsi="Times New Roman" w:cs="Times New Roman"/>
                <w:color w:val="000000"/>
                <w:sz w:val="16"/>
                <w:szCs w:val="16"/>
                <w:rPrChange w:id="1795" w:author="Brian William Stacy" w:date="2024-03-13T13:22:00Z">
                  <w:rPr>
                    <w:rFonts w:ascii="Times New Roman" w:eastAsia="Arial" w:hAnsi="Times New Roman" w:cs="Times New Roman"/>
                    <w:color w:val="000000"/>
                    <w:sz w:val="18"/>
                    <w:szCs w:val="18"/>
                  </w:rPr>
                </w:rPrChange>
              </w:rPr>
              <w:t>119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3F55C" w14:textId="0B5870F1" w:rsidR="008535A7" w:rsidRPr="000E0315"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1796" w:author="Brian William Stacy" w:date="2024-03-13T13:22:00Z">
                  <w:rPr>
                    <w:rFonts w:ascii="Times New Roman" w:eastAsia="Arial" w:hAnsi="Times New Roman" w:cs="Times New Roman"/>
                    <w:color w:val="000000"/>
                    <w:sz w:val="18"/>
                    <w:szCs w:val="18"/>
                  </w:rPr>
                </w:rPrChange>
              </w:rPr>
            </w:pPr>
            <w:r w:rsidRPr="000E0315">
              <w:rPr>
                <w:rFonts w:ascii="Times New Roman" w:eastAsia="Arial" w:hAnsi="Times New Roman" w:cs="Times New Roman"/>
                <w:color w:val="000000"/>
                <w:sz w:val="16"/>
                <w:szCs w:val="16"/>
                <w:rPrChange w:id="1797" w:author="Brian William Stacy" w:date="2024-03-13T13:22:00Z">
                  <w:rPr>
                    <w:rFonts w:ascii="Times New Roman" w:eastAsia="Arial" w:hAnsi="Times New Roman" w:cs="Times New Roman"/>
                    <w:color w:val="000000"/>
                    <w:sz w:val="18"/>
                    <w:szCs w:val="18"/>
                  </w:rPr>
                </w:rPrChange>
              </w:rPr>
              <w:t>94</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8A0D1" w14:textId="5AF18AB1" w:rsidR="008535A7" w:rsidRPr="000E0315"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1798" w:author="Brian William Stacy" w:date="2024-03-13T13:22:00Z">
                  <w:rPr>
                    <w:rFonts w:ascii="Times New Roman" w:eastAsia="Arial" w:hAnsi="Times New Roman" w:cs="Times New Roman"/>
                    <w:color w:val="000000"/>
                    <w:sz w:val="18"/>
                    <w:szCs w:val="18"/>
                  </w:rPr>
                </w:rPrChange>
              </w:rPr>
            </w:pPr>
            <w:r w:rsidRPr="000E0315">
              <w:rPr>
                <w:rFonts w:ascii="Times New Roman" w:eastAsia="Arial" w:hAnsi="Times New Roman" w:cs="Times New Roman"/>
                <w:color w:val="000000"/>
                <w:sz w:val="16"/>
                <w:szCs w:val="16"/>
                <w:rPrChange w:id="1799" w:author="Brian William Stacy" w:date="2024-03-13T13:22:00Z">
                  <w:rPr>
                    <w:rFonts w:ascii="Times New Roman" w:eastAsia="Arial" w:hAnsi="Times New Roman" w:cs="Times New Roman"/>
                    <w:color w:val="000000"/>
                    <w:sz w:val="18"/>
                    <w:szCs w:val="18"/>
                  </w:rPr>
                </w:rPrChange>
              </w:rPr>
              <w:t>94</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E35F7" w14:textId="7F628A87" w:rsidR="008535A7" w:rsidRPr="000E0315"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1800" w:author="Brian William Stacy" w:date="2024-03-13T13:22:00Z">
                  <w:rPr>
                    <w:rFonts w:ascii="Times New Roman" w:eastAsia="Arial" w:hAnsi="Times New Roman" w:cs="Times New Roman"/>
                    <w:color w:val="000000"/>
                    <w:sz w:val="18"/>
                    <w:szCs w:val="18"/>
                  </w:rPr>
                </w:rPrChange>
              </w:rPr>
            </w:pPr>
            <w:r w:rsidRPr="000E0315">
              <w:rPr>
                <w:rFonts w:ascii="Times New Roman" w:eastAsia="Arial" w:hAnsi="Times New Roman" w:cs="Times New Roman"/>
                <w:color w:val="000000"/>
                <w:sz w:val="16"/>
                <w:szCs w:val="16"/>
                <w:rPrChange w:id="1801" w:author="Brian William Stacy" w:date="2024-03-13T13:22:00Z">
                  <w:rPr>
                    <w:rFonts w:ascii="Times New Roman" w:eastAsia="Arial" w:hAnsi="Times New Roman" w:cs="Times New Roman"/>
                    <w:color w:val="000000"/>
                    <w:sz w:val="18"/>
                    <w:szCs w:val="18"/>
                  </w:rPr>
                </w:rPrChange>
              </w:rPr>
              <w:t>94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8F584" w14:textId="02696245" w:rsidR="008535A7" w:rsidRPr="000E0315"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1802" w:author="Brian William Stacy" w:date="2024-03-13T13:22:00Z">
                  <w:rPr>
                    <w:rFonts w:ascii="Times New Roman" w:eastAsia="Arial" w:hAnsi="Times New Roman" w:cs="Times New Roman"/>
                    <w:color w:val="000000"/>
                    <w:sz w:val="18"/>
                    <w:szCs w:val="18"/>
                  </w:rPr>
                </w:rPrChange>
              </w:rPr>
            </w:pPr>
            <w:r w:rsidRPr="000E0315">
              <w:rPr>
                <w:rFonts w:ascii="Times New Roman" w:eastAsia="Arial" w:hAnsi="Times New Roman" w:cs="Times New Roman"/>
                <w:color w:val="000000"/>
                <w:sz w:val="16"/>
                <w:szCs w:val="16"/>
                <w:rPrChange w:id="1803" w:author="Brian William Stacy" w:date="2024-03-13T13:22:00Z">
                  <w:rPr>
                    <w:rFonts w:ascii="Times New Roman" w:eastAsia="Arial" w:hAnsi="Times New Roman" w:cs="Times New Roman"/>
                    <w:color w:val="000000"/>
                    <w:sz w:val="18"/>
                    <w:szCs w:val="18"/>
                  </w:rPr>
                </w:rPrChange>
              </w:rPr>
              <w:t>8</w:t>
            </w:r>
            <w:r w:rsidR="00296A8C" w:rsidRPr="000E0315">
              <w:rPr>
                <w:rFonts w:ascii="Times New Roman" w:eastAsia="Arial" w:hAnsi="Times New Roman" w:cs="Times New Roman"/>
                <w:color w:val="000000"/>
                <w:sz w:val="16"/>
                <w:szCs w:val="16"/>
                <w:rPrChange w:id="1804" w:author="Brian William Stacy" w:date="2024-03-13T13:22:00Z">
                  <w:rPr>
                    <w:rFonts w:ascii="Times New Roman" w:eastAsia="Arial" w:hAnsi="Times New Roman" w:cs="Times New Roman"/>
                    <w:color w:val="000000"/>
                    <w:sz w:val="18"/>
                    <w:szCs w:val="18"/>
                  </w:rPr>
                </w:rPrChange>
              </w:rPr>
              <w:t>5</w:t>
            </w:r>
          </w:p>
        </w:tc>
      </w:tr>
      <w:tr w:rsidR="00784BED" w:rsidRPr="00D41306" w14:paraId="7EF78331" w14:textId="77777777" w:rsidTr="004A4172">
        <w:trPr>
          <w:jc w:val="center"/>
        </w:trPr>
        <w:tc>
          <w:tcPr>
            <w:tcW w:w="2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523B8" w14:textId="77777777" w:rsidR="00784BED" w:rsidRPr="005B0CB6"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11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D831C5" w14:textId="02C12D9D" w:rsidR="00784BED" w:rsidRPr="000E0315"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805" w:author="Brian William Stacy" w:date="2024-03-13T13:22:00Z">
                  <w:rPr>
                    <w:rFonts w:ascii="Times New Roman" w:hAnsi="Times New Roman" w:cs="Times New Roman"/>
                    <w:sz w:val="18"/>
                    <w:szCs w:val="18"/>
                  </w:rPr>
                </w:rPrChange>
              </w:rPr>
            </w:pPr>
            <w:ins w:id="1806" w:author="Brian William Stacy" w:date="2024-03-13T13:22:00Z">
              <w:r w:rsidRPr="000E4456">
                <w:rPr>
                  <w:rFonts w:ascii="Times New Roman" w:eastAsia="Arial" w:hAnsi="Times New Roman" w:cs="Times New Roman"/>
                  <w:color w:val="000000"/>
                  <w:sz w:val="16"/>
                  <w:szCs w:val="16"/>
                </w:rPr>
                <w:t>833</w:t>
              </w:r>
            </w:ins>
            <w:del w:id="1807" w:author="Brian William Stacy" w:date="2024-03-13T13:22:00Z">
              <w:r w:rsidRPr="00784BED" w:rsidDel="00856BF2">
                <w:rPr>
                  <w:rFonts w:ascii="Arial" w:eastAsia="Arial" w:hAnsi="Arial" w:cs="Arial"/>
                  <w:color w:val="000000"/>
                  <w:sz w:val="16"/>
                  <w:szCs w:val="16"/>
                </w:rPr>
                <w:delText>848</w:delText>
              </w:r>
            </w:del>
          </w:p>
        </w:tc>
        <w:tc>
          <w:tcPr>
            <w:tcW w:w="10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FA29F0" w14:textId="32AB3BB0" w:rsidR="00784BED" w:rsidRPr="000E0315"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808" w:author="Brian William Stacy" w:date="2024-03-13T13:22:00Z">
                  <w:rPr>
                    <w:rFonts w:ascii="Times New Roman" w:hAnsi="Times New Roman" w:cs="Times New Roman"/>
                    <w:sz w:val="18"/>
                    <w:szCs w:val="18"/>
                  </w:rPr>
                </w:rPrChange>
              </w:rPr>
            </w:pPr>
            <w:ins w:id="1809" w:author="Brian William Stacy" w:date="2024-03-13T13:22:00Z">
              <w:r w:rsidRPr="000E4456">
                <w:rPr>
                  <w:rFonts w:ascii="Times New Roman" w:eastAsia="Arial" w:hAnsi="Times New Roman" w:cs="Times New Roman"/>
                  <w:color w:val="000000"/>
                  <w:sz w:val="16"/>
                  <w:szCs w:val="16"/>
                </w:rPr>
                <w:t>833</w:t>
              </w:r>
            </w:ins>
            <w:del w:id="1810" w:author="Brian William Stacy" w:date="2024-03-13T13:22:00Z">
              <w:r w:rsidRPr="00784BED" w:rsidDel="00856BF2">
                <w:rPr>
                  <w:rFonts w:ascii="Arial" w:eastAsia="Arial" w:hAnsi="Arial" w:cs="Arial"/>
                  <w:color w:val="000000"/>
                  <w:sz w:val="16"/>
                  <w:szCs w:val="16"/>
                </w:rPr>
                <w:delText>848</w:delText>
              </w:r>
            </w:del>
          </w:p>
        </w:tc>
        <w:tc>
          <w:tcPr>
            <w:tcW w:w="111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2787B8" w14:textId="018D7B3B" w:rsidR="00784BED" w:rsidRPr="000E0315"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811" w:author="Brian William Stacy" w:date="2024-03-13T13:22:00Z">
                  <w:rPr>
                    <w:rFonts w:ascii="Times New Roman" w:hAnsi="Times New Roman" w:cs="Times New Roman"/>
                    <w:sz w:val="18"/>
                    <w:szCs w:val="18"/>
                  </w:rPr>
                </w:rPrChange>
              </w:rPr>
            </w:pPr>
            <w:ins w:id="1812" w:author="Brian William Stacy" w:date="2024-03-13T13:22:00Z">
              <w:r w:rsidRPr="000E4456">
                <w:rPr>
                  <w:rFonts w:ascii="Times New Roman" w:eastAsia="Arial" w:hAnsi="Times New Roman" w:cs="Times New Roman"/>
                  <w:color w:val="000000"/>
                  <w:sz w:val="16"/>
                  <w:szCs w:val="16"/>
                </w:rPr>
                <w:t>833</w:t>
              </w:r>
            </w:ins>
            <w:del w:id="1813" w:author="Brian William Stacy" w:date="2024-03-13T13:22:00Z">
              <w:r w:rsidRPr="00784BED" w:rsidDel="00856BF2">
                <w:rPr>
                  <w:rFonts w:ascii="Arial" w:eastAsia="Arial" w:hAnsi="Arial" w:cs="Arial"/>
                  <w:color w:val="000000"/>
                  <w:sz w:val="16"/>
                  <w:szCs w:val="16"/>
                </w:rPr>
                <w:delText>848</w:delText>
              </w:r>
            </w:del>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8E8C23" w14:textId="13750791" w:rsidR="00784BED" w:rsidRPr="000E0315"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814" w:author="Brian William Stacy" w:date="2024-03-13T13:22:00Z">
                  <w:rPr>
                    <w:rFonts w:ascii="Times New Roman" w:hAnsi="Times New Roman" w:cs="Times New Roman"/>
                    <w:sz w:val="18"/>
                    <w:szCs w:val="18"/>
                  </w:rPr>
                </w:rPrChange>
              </w:rPr>
            </w:pPr>
            <w:ins w:id="1815" w:author="Brian William Stacy" w:date="2024-03-13T13:22:00Z">
              <w:r w:rsidRPr="000E4456">
                <w:rPr>
                  <w:rFonts w:ascii="Times New Roman" w:eastAsia="Arial" w:hAnsi="Times New Roman" w:cs="Times New Roman"/>
                  <w:color w:val="000000"/>
                  <w:sz w:val="16"/>
                  <w:szCs w:val="16"/>
                </w:rPr>
                <w:t>340</w:t>
              </w:r>
            </w:ins>
            <w:del w:id="1816" w:author="Brian William Stacy" w:date="2024-03-13T13:22:00Z">
              <w:r w:rsidRPr="00784BED" w:rsidDel="00856BF2">
                <w:rPr>
                  <w:rFonts w:ascii="Arial" w:eastAsia="Arial" w:hAnsi="Arial" w:cs="Arial"/>
                  <w:color w:val="000000"/>
                  <w:sz w:val="16"/>
                  <w:szCs w:val="16"/>
                </w:rPr>
                <w:delText>352</w:delText>
              </w:r>
            </w:del>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302F1" w14:textId="779BBE6C" w:rsidR="00784BED" w:rsidRPr="000E0315"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817" w:author="Brian William Stacy" w:date="2024-03-13T13:22:00Z">
                  <w:rPr>
                    <w:rFonts w:ascii="Times New Roman" w:hAnsi="Times New Roman" w:cs="Times New Roman"/>
                    <w:sz w:val="18"/>
                    <w:szCs w:val="18"/>
                  </w:rPr>
                </w:rPrChange>
              </w:rPr>
            </w:pPr>
            <w:ins w:id="1818" w:author="Brian William Stacy" w:date="2024-03-13T13:22:00Z">
              <w:r w:rsidRPr="000E4456">
                <w:rPr>
                  <w:rFonts w:ascii="Times New Roman" w:eastAsia="Arial" w:hAnsi="Times New Roman" w:cs="Times New Roman"/>
                  <w:color w:val="000000"/>
                  <w:sz w:val="16"/>
                  <w:szCs w:val="16"/>
                </w:rPr>
                <w:t>340</w:t>
              </w:r>
            </w:ins>
            <w:del w:id="1819" w:author="Brian William Stacy" w:date="2024-03-13T13:22:00Z">
              <w:r w:rsidRPr="00784BED" w:rsidDel="00856BF2">
                <w:rPr>
                  <w:rFonts w:ascii="Arial" w:eastAsia="Arial" w:hAnsi="Arial" w:cs="Arial"/>
                  <w:color w:val="000000"/>
                  <w:sz w:val="16"/>
                  <w:szCs w:val="16"/>
                </w:rPr>
                <w:delText>352</w:delText>
              </w:r>
            </w:del>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4A481" w14:textId="6CFCD10A" w:rsidR="00784BED" w:rsidRPr="000E0315"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820" w:author="Brian William Stacy" w:date="2024-03-13T13:22:00Z">
                  <w:rPr>
                    <w:rFonts w:ascii="Times New Roman" w:hAnsi="Times New Roman" w:cs="Times New Roman"/>
                    <w:sz w:val="18"/>
                    <w:szCs w:val="18"/>
                  </w:rPr>
                </w:rPrChange>
              </w:rPr>
            </w:pPr>
            <w:ins w:id="1821" w:author="Brian William Stacy" w:date="2024-03-13T13:22:00Z">
              <w:r w:rsidRPr="000E4456">
                <w:rPr>
                  <w:rFonts w:ascii="Times New Roman" w:eastAsia="Arial" w:hAnsi="Times New Roman" w:cs="Times New Roman"/>
                  <w:color w:val="000000"/>
                  <w:sz w:val="16"/>
                  <w:szCs w:val="16"/>
                </w:rPr>
                <w:t>340</w:t>
              </w:r>
            </w:ins>
            <w:del w:id="1822" w:author="Brian William Stacy" w:date="2024-03-13T13:22:00Z">
              <w:r w:rsidRPr="00784BED" w:rsidDel="00856BF2">
                <w:rPr>
                  <w:rFonts w:ascii="Arial" w:eastAsia="Arial" w:hAnsi="Arial" w:cs="Arial"/>
                  <w:color w:val="000000"/>
                  <w:sz w:val="16"/>
                  <w:szCs w:val="16"/>
                </w:rPr>
                <w:delText>352</w:delText>
              </w:r>
            </w:del>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17B13F" w14:textId="3B0762DF" w:rsidR="00784BED" w:rsidRPr="000E0315"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823" w:author="Brian William Stacy" w:date="2024-03-13T13:22:00Z">
                  <w:rPr>
                    <w:rFonts w:ascii="Times New Roman" w:hAnsi="Times New Roman" w:cs="Times New Roman"/>
                    <w:sz w:val="18"/>
                    <w:szCs w:val="18"/>
                  </w:rPr>
                </w:rPrChange>
              </w:rPr>
            </w:pPr>
            <w:ins w:id="1824" w:author="Brian William Stacy" w:date="2024-03-13T13:22:00Z">
              <w:r w:rsidRPr="000E4456">
                <w:rPr>
                  <w:rFonts w:ascii="Times New Roman" w:eastAsia="Arial" w:hAnsi="Times New Roman" w:cs="Times New Roman"/>
                  <w:color w:val="000000"/>
                  <w:sz w:val="16"/>
                  <w:szCs w:val="16"/>
                </w:rPr>
                <w:t>85</w:t>
              </w:r>
            </w:ins>
            <w:del w:id="1825" w:author="Brian William Stacy" w:date="2024-03-13T13:22:00Z">
              <w:r w:rsidRPr="00784BED" w:rsidDel="00856BF2">
                <w:rPr>
                  <w:rFonts w:ascii="Arial" w:eastAsia="Arial" w:hAnsi="Arial" w:cs="Arial"/>
                  <w:color w:val="000000"/>
                  <w:sz w:val="16"/>
                  <w:szCs w:val="16"/>
                </w:rPr>
                <w:delText>85</w:delText>
              </w:r>
            </w:del>
          </w:p>
        </w:tc>
      </w:tr>
      <w:tr w:rsidR="008535A7" w:rsidRPr="00F9620B" w14:paraId="1FA7A9E0"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870EFAD"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7E2CAABF" w14:textId="77777777" w:rsidR="008535A7" w:rsidRDefault="008535A7" w:rsidP="008535A7">
      <w:pPr>
        <w:pStyle w:val="Heading2"/>
        <w:rPr>
          <w:sz w:val="18"/>
          <w:szCs w:val="18"/>
        </w:rPr>
      </w:pPr>
      <w:bookmarkStart w:id="1826" w:name="Xac74dea5c0d2dadcc4144bda2bf2061424cbefb"/>
      <w:bookmarkEnd w:id="1570"/>
      <w:r>
        <w:rPr>
          <w:sz w:val="18"/>
          <w:szCs w:val="18"/>
        </w:rPr>
        <w:br w:type="page"/>
      </w:r>
    </w:p>
    <w:p w14:paraId="129F6051" w14:textId="36E244B2" w:rsidR="008535A7" w:rsidRPr="00270551" w:rsidRDefault="00EF59A2" w:rsidP="008535A7">
      <w:pPr>
        <w:pStyle w:val="Heading2"/>
      </w:pPr>
      <w:r w:rsidRPr="00982FEC">
        <w:t>Table S</w:t>
      </w:r>
      <w:r w:rsidR="0093392A" w:rsidRPr="00982FEC">
        <w:t>1</w:t>
      </w:r>
      <w:r w:rsidR="00D95302" w:rsidRPr="00982FEC">
        <w:t>7</w:t>
      </w:r>
      <w:r w:rsidR="008535A7" w:rsidRPr="00982FEC">
        <w:t>. Relationship between the Environmental Performance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18"/>
        <w:gridCol w:w="1148"/>
        <w:gridCol w:w="1148"/>
        <w:gridCol w:w="1148"/>
        <w:gridCol w:w="1136"/>
        <w:gridCol w:w="863"/>
        <w:gridCol w:w="863"/>
        <w:gridCol w:w="1136"/>
      </w:tblGrid>
      <w:tr w:rsidR="008535A7" w:rsidRPr="00D41306" w14:paraId="38C0DAEC" w14:textId="77777777" w:rsidTr="004A4172">
        <w:trPr>
          <w:tblHeader/>
          <w:jc w:val="center"/>
        </w:trPr>
        <w:tc>
          <w:tcPr>
            <w:tcW w:w="19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3ED1E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065F0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1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89BE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1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010F1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1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D6F2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8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8D032D"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8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FCC6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1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1A3A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696DA7" w:rsidRPr="00D41306" w14:paraId="57281706" w14:textId="77777777" w:rsidTr="004A4172">
        <w:trPr>
          <w:jc w:val="center"/>
        </w:trPr>
        <w:tc>
          <w:tcPr>
            <w:tcW w:w="19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B569E"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1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6BECB" w14:textId="3AEC836F"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27" w:author="Brian William Stacy" w:date="2024-03-13T13:24:00Z">
              <w:r w:rsidRPr="000E4456">
                <w:rPr>
                  <w:rFonts w:ascii="Times New Roman" w:eastAsia="Arial" w:hAnsi="Times New Roman" w:cs="Times New Roman"/>
                  <w:color w:val="000000"/>
                  <w:sz w:val="16"/>
                  <w:szCs w:val="16"/>
                </w:rPr>
                <w:t>0.467***</w:t>
              </w:r>
            </w:ins>
            <w:del w:id="1828" w:author="Brian William Stacy" w:date="2024-03-13T13:24:00Z">
              <w:r w:rsidRPr="00657054" w:rsidDel="00753DDD">
                <w:rPr>
                  <w:rFonts w:ascii="Arial" w:eastAsia="Arial" w:hAnsi="Arial" w:cs="Arial"/>
                  <w:color w:val="000000"/>
                  <w:sz w:val="16"/>
                  <w:szCs w:val="16"/>
                </w:rPr>
                <w:delText>0.468***</w:delText>
              </w:r>
            </w:del>
          </w:p>
        </w:tc>
        <w:tc>
          <w:tcPr>
            <w:tcW w:w="11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251F5" w14:textId="70F1971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29" w:author="Brian William Stacy" w:date="2024-03-13T13:24:00Z">
              <w:r w:rsidRPr="000E4456">
                <w:rPr>
                  <w:rFonts w:ascii="Times New Roman" w:eastAsia="Arial" w:hAnsi="Times New Roman" w:cs="Times New Roman"/>
                  <w:color w:val="000000"/>
                  <w:sz w:val="16"/>
                  <w:szCs w:val="16"/>
                </w:rPr>
                <w:t>-0.027</w:t>
              </w:r>
            </w:ins>
            <w:del w:id="1830" w:author="Brian William Stacy" w:date="2024-03-13T13:24:00Z">
              <w:r w:rsidRPr="00657054" w:rsidDel="00753DDD">
                <w:rPr>
                  <w:rFonts w:ascii="Arial" w:eastAsia="Arial" w:hAnsi="Arial" w:cs="Arial"/>
                  <w:color w:val="000000"/>
                  <w:sz w:val="16"/>
                  <w:szCs w:val="16"/>
                </w:rPr>
                <w:delText>-0.032</w:delText>
              </w:r>
            </w:del>
          </w:p>
        </w:tc>
        <w:tc>
          <w:tcPr>
            <w:tcW w:w="11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EE02C" w14:textId="710D0D7C"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31" w:author="Brian William Stacy" w:date="2024-03-13T13:24:00Z">
              <w:r w:rsidRPr="000E4456">
                <w:rPr>
                  <w:rFonts w:ascii="Times New Roman" w:eastAsia="Arial" w:hAnsi="Times New Roman" w:cs="Times New Roman"/>
                  <w:color w:val="000000"/>
                  <w:sz w:val="16"/>
                  <w:szCs w:val="16"/>
                </w:rPr>
                <w:t>-0.024</w:t>
              </w:r>
            </w:ins>
            <w:del w:id="1832" w:author="Brian William Stacy" w:date="2024-03-13T13:24:00Z">
              <w:r w:rsidRPr="00657054" w:rsidDel="00753DDD">
                <w:rPr>
                  <w:rFonts w:ascii="Arial" w:eastAsia="Arial" w:hAnsi="Arial" w:cs="Arial"/>
                  <w:color w:val="000000"/>
                  <w:sz w:val="16"/>
                  <w:szCs w:val="16"/>
                </w:rPr>
                <w:delText>-0.027</w:delText>
              </w:r>
            </w:del>
          </w:p>
        </w:tc>
        <w:tc>
          <w:tcPr>
            <w:tcW w:w="11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ACC5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E86C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4E08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64DE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7F2D78D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8152D"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12A94" w14:textId="3B16269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33" w:author="Brian William Stacy" w:date="2024-03-13T13:24:00Z">
              <w:r w:rsidRPr="000E4456">
                <w:rPr>
                  <w:rFonts w:ascii="Times New Roman" w:eastAsia="Arial" w:hAnsi="Times New Roman" w:cs="Times New Roman"/>
                  <w:color w:val="000000"/>
                  <w:sz w:val="16"/>
                  <w:szCs w:val="16"/>
                </w:rPr>
                <w:t>(0.04)</w:t>
              </w:r>
            </w:ins>
            <w:del w:id="1834" w:author="Brian William Stacy" w:date="2024-03-13T13:24:00Z">
              <w:r w:rsidRPr="00657054" w:rsidDel="00753DDD">
                <w:rPr>
                  <w:rFonts w:ascii="Arial" w:eastAsia="Arial" w:hAnsi="Arial" w:cs="Arial"/>
                  <w:color w:val="000000"/>
                  <w:sz w:val="16"/>
                  <w:szCs w:val="16"/>
                </w:rPr>
                <w:delText>(0.04)</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B3153" w14:textId="37164EB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35" w:author="Brian William Stacy" w:date="2024-03-13T13:24:00Z">
              <w:r w:rsidRPr="000E4456">
                <w:rPr>
                  <w:rFonts w:ascii="Times New Roman" w:eastAsia="Arial" w:hAnsi="Times New Roman" w:cs="Times New Roman"/>
                  <w:color w:val="000000"/>
                  <w:sz w:val="16"/>
                  <w:szCs w:val="16"/>
                </w:rPr>
                <w:t>(0.04)</w:t>
              </w:r>
            </w:ins>
            <w:del w:id="1836" w:author="Brian William Stacy" w:date="2024-03-13T13:24:00Z">
              <w:r w:rsidRPr="00657054" w:rsidDel="00753DDD">
                <w:rPr>
                  <w:rFonts w:ascii="Arial" w:eastAsia="Arial" w:hAnsi="Arial" w:cs="Arial"/>
                  <w:color w:val="000000"/>
                  <w:sz w:val="16"/>
                  <w:szCs w:val="16"/>
                </w:rPr>
                <w:delText>(0.04)</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03AE2" w14:textId="3EEF444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37" w:author="Brian William Stacy" w:date="2024-03-13T13:24:00Z">
              <w:r w:rsidRPr="000E4456">
                <w:rPr>
                  <w:rFonts w:ascii="Times New Roman" w:eastAsia="Arial" w:hAnsi="Times New Roman" w:cs="Times New Roman"/>
                  <w:color w:val="000000"/>
                  <w:sz w:val="16"/>
                  <w:szCs w:val="16"/>
                </w:rPr>
                <w:t>(0.04)</w:t>
              </w:r>
            </w:ins>
            <w:del w:id="1838" w:author="Brian William Stacy" w:date="2024-03-13T13:24:00Z">
              <w:r w:rsidRPr="00657054" w:rsidDel="00753DDD">
                <w:rPr>
                  <w:rFonts w:ascii="Arial" w:eastAsia="Arial" w:hAnsi="Arial" w:cs="Arial"/>
                  <w:color w:val="000000"/>
                  <w:sz w:val="16"/>
                  <w:szCs w:val="16"/>
                </w:rPr>
                <w:delText>(0.04)</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FC22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801A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5039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9FF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5BB81E3"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25742"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A2F7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B62F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1425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FC1" w14:textId="161E463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39" w:author="Brian William Stacy" w:date="2024-03-13T13:24:00Z">
              <w:r w:rsidRPr="000E4456">
                <w:rPr>
                  <w:rFonts w:ascii="Times New Roman" w:eastAsia="Arial" w:hAnsi="Times New Roman" w:cs="Times New Roman"/>
                  <w:color w:val="000000"/>
                  <w:sz w:val="16"/>
                  <w:szCs w:val="16"/>
                </w:rPr>
                <w:t>0.464***</w:t>
              </w:r>
            </w:ins>
            <w:del w:id="1840" w:author="Brian William Stacy" w:date="2024-03-13T13:24:00Z">
              <w:r w:rsidRPr="00657054" w:rsidDel="00753DDD">
                <w:rPr>
                  <w:rFonts w:ascii="Arial" w:eastAsia="Arial" w:hAnsi="Arial" w:cs="Arial"/>
                  <w:color w:val="000000"/>
                  <w:sz w:val="16"/>
                  <w:szCs w:val="16"/>
                </w:rPr>
                <w:delText>0.467***</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284A5" w14:textId="7F88567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41" w:author="Brian William Stacy" w:date="2024-03-13T13:24:00Z">
              <w:r w:rsidRPr="000E4456">
                <w:rPr>
                  <w:rFonts w:ascii="Times New Roman" w:eastAsia="Arial" w:hAnsi="Times New Roman" w:cs="Times New Roman"/>
                  <w:color w:val="000000"/>
                  <w:sz w:val="16"/>
                  <w:szCs w:val="16"/>
                </w:rPr>
                <w:t>0.000</w:t>
              </w:r>
            </w:ins>
            <w:del w:id="1842" w:author="Brian William Stacy" w:date="2024-03-13T13:24:00Z">
              <w:r w:rsidRPr="00657054" w:rsidDel="00753DDD">
                <w:rPr>
                  <w:rFonts w:ascii="Arial" w:eastAsia="Arial" w:hAnsi="Arial" w:cs="Arial"/>
                  <w:color w:val="000000"/>
                  <w:sz w:val="16"/>
                  <w:szCs w:val="16"/>
                </w:rPr>
                <w:delText>0.000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6637" w14:textId="6209CB8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43" w:author="Brian William Stacy" w:date="2024-03-13T13:24:00Z">
              <w:r w:rsidRPr="000E4456">
                <w:rPr>
                  <w:rFonts w:ascii="Times New Roman" w:eastAsia="Arial" w:hAnsi="Times New Roman" w:cs="Times New Roman"/>
                  <w:color w:val="000000"/>
                  <w:sz w:val="16"/>
                  <w:szCs w:val="16"/>
                </w:rPr>
                <w:t>0.000</w:t>
              </w:r>
            </w:ins>
            <w:del w:id="1844" w:author="Brian William Stacy" w:date="2024-03-13T13:24:00Z">
              <w:r w:rsidRPr="00657054" w:rsidDel="00753DDD">
                <w:rPr>
                  <w:rFonts w:ascii="Arial" w:eastAsia="Arial" w:hAnsi="Arial" w:cs="Arial"/>
                  <w:color w:val="000000"/>
                  <w:sz w:val="16"/>
                  <w:szCs w:val="16"/>
                </w:rPr>
                <w:delText>0.000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0F4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349E7D3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2C7BD"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59B8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CDCF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D5D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A2293" w14:textId="66784158"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45" w:author="Brian William Stacy" w:date="2024-03-13T13:24:00Z">
              <w:r w:rsidRPr="000E4456">
                <w:rPr>
                  <w:rFonts w:ascii="Times New Roman" w:eastAsia="Arial" w:hAnsi="Times New Roman" w:cs="Times New Roman"/>
                  <w:color w:val="000000"/>
                  <w:sz w:val="16"/>
                  <w:szCs w:val="16"/>
                </w:rPr>
                <w:t>(0.04)</w:t>
              </w:r>
            </w:ins>
            <w:del w:id="1846" w:author="Brian William Stacy" w:date="2024-03-13T13:24:00Z">
              <w:r w:rsidRPr="00657054" w:rsidDel="00753DDD">
                <w:rPr>
                  <w:rFonts w:ascii="Arial" w:eastAsia="Arial" w:hAnsi="Arial" w:cs="Arial"/>
                  <w:color w:val="000000"/>
                  <w:sz w:val="16"/>
                  <w:szCs w:val="16"/>
                </w:rPr>
                <w:delText>(0.04)</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D5073" w14:textId="1095146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47" w:author="Brian William Stacy" w:date="2024-03-13T13:24:00Z">
              <w:r w:rsidRPr="000E4456">
                <w:rPr>
                  <w:rFonts w:ascii="Times New Roman" w:eastAsia="Arial" w:hAnsi="Times New Roman" w:cs="Times New Roman"/>
                  <w:color w:val="000000"/>
                  <w:sz w:val="16"/>
                  <w:szCs w:val="16"/>
                </w:rPr>
                <w:t>(0.00)</w:t>
              </w:r>
            </w:ins>
            <w:del w:id="1848" w:author="Brian William Stacy" w:date="2024-03-13T13:24:00Z">
              <w:r w:rsidRPr="00657054" w:rsidDel="00753DDD">
                <w:rPr>
                  <w:rFonts w:ascii="Arial" w:eastAsia="Arial" w:hAnsi="Arial" w:cs="Arial"/>
                  <w:color w:val="000000"/>
                  <w:sz w:val="16"/>
                  <w:szCs w:val="16"/>
                </w:rPr>
                <w:delText>(0.00)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4069A" w14:textId="7E13B1AD"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49" w:author="Brian William Stacy" w:date="2024-03-13T13:24:00Z">
              <w:r w:rsidRPr="000E4456">
                <w:rPr>
                  <w:rFonts w:ascii="Times New Roman" w:eastAsia="Arial" w:hAnsi="Times New Roman" w:cs="Times New Roman"/>
                  <w:color w:val="000000"/>
                  <w:sz w:val="16"/>
                  <w:szCs w:val="16"/>
                </w:rPr>
                <w:t>(0.00)</w:t>
              </w:r>
            </w:ins>
            <w:del w:id="1850" w:author="Brian William Stacy" w:date="2024-03-13T13:24:00Z">
              <w:r w:rsidRPr="00657054" w:rsidDel="00753DDD">
                <w:rPr>
                  <w:rFonts w:ascii="Arial" w:eastAsia="Arial" w:hAnsi="Arial" w:cs="Arial"/>
                  <w:color w:val="000000"/>
                  <w:sz w:val="16"/>
                  <w:szCs w:val="16"/>
                </w:rPr>
                <w:delText>(0.00)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DE59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057951E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5B3D1"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02BC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D06E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EA4E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A369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C5F7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7760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7D8EA" w14:textId="56B768B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51" w:author="Brian William Stacy" w:date="2024-03-13T13:24:00Z">
              <w:r w:rsidRPr="000E4456">
                <w:rPr>
                  <w:rFonts w:ascii="Times New Roman" w:eastAsia="Arial" w:hAnsi="Times New Roman" w:cs="Times New Roman"/>
                  <w:color w:val="000000"/>
                  <w:sz w:val="16"/>
                  <w:szCs w:val="16"/>
                </w:rPr>
                <w:t>0.747***</w:t>
              </w:r>
            </w:ins>
            <w:del w:id="1852" w:author="Brian William Stacy" w:date="2024-03-13T13:24:00Z">
              <w:r w:rsidRPr="00657054" w:rsidDel="00753DDD">
                <w:rPr>
                  <w:rFonts w:ascii="Arial" w:eastAsia="Arial" w:hAnsi="Arial" w:cs="Arial"/>
                  <w:color w:val="000000"/>
                  <w:sz w:val="16"/>
                  <w:szCs w:val="16"/>
                </w:rPr>
                <w:delText>0.747***</w:delText>
              </w:r>
            </w:del>
          </w:p>
        </w:tc>
      </w:tr>
      <w:tr w:rsidR="00696DA7" w:rsidRPr="00D41306" w14:paraId="4930CF17"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84DBC"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AE2F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1E40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52F7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AC30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9738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2100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DE4D7" w14:textId="7C95DF54"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53" w:author="Brian William Stacy" w:date="2024-03-13T13:24:00Z">
              <w:r w:rsidRPr="000E4456">
                <w:rPr>
                  <w:rFonts w:ascii="Times New Roman" w:eastAsia="Arial" w:hAnsi="Times New Roman" w:cs="Times New Roman"/>
                  <w:color w:val="000000"/>
                  <w:sz w:val="16"/>
                  <w:szCs w:val="16"/>
                </w:rPr>
                <w:t>(0.06)</w:t>
              </w:r>
            </w:ins>
            <w:del w:id="1854" w:author="Brian William Stacy" w:date="2024-03-13T13:24:00Z">
              <w:r w:rsidRPr="00657054" w:rsidDel="00753DDD">
                <w:rPr>
                  <w:rFonts w:ascii="Arial" w:eastAsia="Arial" w:hAnsi="Arial" w:cs="Arial"/>
                  <w:color w:val="000000"/>
                  <w:sz w:val="16"/>
                  <w:szCs w:val="16"/>
                </w:rPr>
                <w:delText>(0.06)</w:delText>
              </w:r>
            </w:del>
          </w:p>
        </w:tc>
      </w:tr>
      <w:tr w:rsidR="00696DA7" w:rsidRPr="00D41306" w14:paraId="7700272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8E0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6993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13B7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3CFBA" w14:textId="170CE4C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55" w:author="Brian William Stacy" w:date="2024-03-13T13:24:00Z">
              <w:r w:rsidRPr="000E4456">
                <w:rPr>
                  <w:rFonts w:ascii="Times New Roman" w:eastAsia="Arial" w:hAnsi="Times New Roman" w:cs="Times New Roman"/>
                  <w:color w:val="000000"/>
                  <w:sz w:val="16"/>
                  <w:szCs w:val="16"/>
                </w:rPr>
                <w:t>0.028</w:t>
              </w:r>
            </w:ins>
            <w:del w:id="1856" w:author="Brian William Stacy" w:date="2024-03-13T13:24:00Z">
              <w:r w:rsidRPr="00657054" w:rsidDel="00753DDD">
                <w:rPr>
                  <w:rFonts w:ascii="Arial" w:eastAsia="Arial" w:hAnsi="Arial" w:cs="Arial"/>
                  <w:color w:val="000000"/>
                  <w:sz w:val="16"/>
                  <w:szCs w:val="16"/>
                </w:rPr>
                <w:delText>0.025</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4D79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2DC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BB2B7" w14:textId="7939BA8D"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57" w:author="Brian William Stacy" w:date="2024-03-13T13:24:00Z">
              <w:r w:rsidRPr="000E4456">
                <w:rPr>
                  <w:rFonts w:ascii="Times New Roman" w:eastAsia="Arial" w:hAnsi="Times New Roman" w:cs="Times New Roman"/>
                  <w:color w:val="000000"/>
                  <w:sz w:val="16"/>
                  <w:szCs w:val="16"/>
                </w:rPr>
                <w:t>0.000</w:t>
              </w:r>
            </w:ins>
            <w:del w:id="1858" w:author="Brian William Stacy" w:date="2024-03-13T13:24:00Z">
              <w:r w:rsidRPr="00657054" w:rsidDel="00753DDD">
                <w:rPr>
                  <w:rFonts w:ascii="Arial" w:eastAsia="Arial" w:hAnsi="Arial" w:cs="Arial"/>
                  <w:color w:val="000000"/>
                  <w:sz w:val="16"/>
                  <w:szCs w:val="16"/>
                </w:rPr>
                <w:delText>0.000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3E04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4112CF73"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A42A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BF1E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B568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424D5" w14:textId="17DDA77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59" w:author="Brian William Stacy" w:date="2024-03-13T13:24:00Z">
              <w:r w:rsidRPr="000E4456">
                <w:rPr>
                  <w:rFonts w:ascii="Times New Roman" w:eastAsia="Arial" w:hAnsi="Times New Roman" w:cs="Times New Roman"/>
                  <w:color w:val="000000"/>
                  <w:sz w:val="16"/>
                  <w:szCs w:val="16"/>
                </w:rPr>
                <w:t>(0.02)</w:t>
              </w:r>
            </w:ins>
            <w:del w:id="1860" w:author="Brian William Stacy" w:date="2024-03-13T13:24:00Z">
              <w:r w:rsidRPr="00657054" w:rsidDel="00753DDD">
                <w:rPr>
                  <w:rFonts w:ascii="Arial" w:eastAsia="Arial" w:hAnsi="Arial" w:cs="Arial"/>
                  <w:color w:val="000000"/>
                  <w:sz w:val="16"/>
                  <w:szCs w:val="16"/>
                </w:rPr>
                <w:delText>(0.03)</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5CF7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55BD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0AC0F" w14:textId="1FA1CD3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61" w:author="Brian William Stacy" w:date="2024-03-13T13:24:00Z">
              <w:r w:rsidRPr="000E4456">
                <w:rPr>
                  <w:rFonts w:ascii="Times New Roman" w:eastAsia="Arial" w:hAnsi="Times New Roman" w:cs="Times New Roman"/>
                  <w:color w:val="000000"/>
                  <w:sz w:val="16"/>
                  <w:szCs w:val="16"/>
                </w:rPr>
                <w:t>(0.00)</w:t>
              </w:r>
            </w:ins>
            <w:del w:id="1862" w:author="Brian William Stacy" w:date="2024-03-13T13:24:00Z">
              <w:r w:rsidRPr="00657054" w:rsidDel="00753DDD">
                <w:rPr>
                  <w:rFonts w:ascii="Arial" w:eastAsia="Arial" w:hAnsi="Arial" w:cs="Arial"/>
                  <w:color w:val="000000"/>
                  <w:sz w:val="16"/>
                  <w:szCs w:val="16"/>
                </w:rPr>
                <w:delText>(0.00)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57F5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E6DE563"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D3404"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12AA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76F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AEEED" w14:textId="2B752629"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63" w:author="Brian William Stacy" w:date="2024-03-13T13:24:00Z">
              <w:r w:rsidRPr="000E4456">
                <w:rPr>
                  <w:rFonts w:ascii="Times New Roman" w:eastAsia="Arial" w:hAnsi="Times New Roman" w:cs="Times New Roman"/>
                  <w:color w:val="000000"/>
                  <w:sz w:val="16"/>
                  <w:szCs w:val="16"/>
                </w:rPr>
                <w:t>0.008</w:t>
              </w:r>
            </w:ins>
            <w:del w:id="1864" w:author="Brian William Stacy" w:date="2024-03-13T13:24:00Z">
              <w:r w:rsidRPr="00657054" w:rsidDel="00753DDD">
                <w:rPr>
                  <w:rFonts w:ascii="Arial" w:eastAsia="Arial" w:hAnsi="Arial" w:cs="Arial"/>
                  <w:color w:val="000000"/>
                  <w:sz w:val="16"/>
                  <w:szCs w:val="16"/>
                </w:rPr>
                <w:delText>0.006</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CCF3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6580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B1533" w14:textId="36DAD058"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65" w:author="Brian William Stacy" w:date="2024-03-13T13:24:00Z">
              <w:r w:rsidRPr="000E4456">
                <w:rPr>
                  <w:rFonts w:ascii="Times New Roman" w:eastAsia="Arial" w:hAnsi="Times New Roman" w:cs="Times New Roman"/>
                  <w:color w:val="000000"/>
                  <w:sz w:val="16"/>
                  <w:szCs w:val="16"/>
                </w:rPr>
                <w:t>0.000</w:t>
              </w:r>
            </w:ins>
            <w:del w:id="1866" w:author="Brian William Stacy" w:date="2024-03-13T13:24:00Z">
              <w:r w:rsidRPr="00657054" w:rsidDel="00753DDD">
                <w:rPr>
                  <w:rFonts w:ascii="Arial" w:eastAsia="Arial" w:hAnsi="Arial" w:cs="Arial"/>
                  <w:color w:val="000000"/>
                  <w:sz w:val="16"/>
                  <w:szCs w:val="16"/>
                </w:rPr>
                <w:delText>0.000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9228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F5CE5C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F31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B710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BF1D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86AFE" w14:textId="1BDEE83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67" w:author="Brian William Stacy" w:date="2024-03-13T13:24:00Z">
              <w:r w:rsidRPr="000E4456">
                <w:rPr>
                  <w:rFonts w:ascii="Times New Roman" w:eastAsia="Arial" w:hAnsi="Times New Roman" w:cs="Times New Roman"/>
                  <w:color w:val="000000"/>
                  <w:sz w:val="16"/>
                  <w:szCs w:val="16"/>
                </w:rPr>
                <w:t>(0.15)</w:t>
              </w:r>
            </w:ins>
            <w:del w:id="1868" w:author="Brian William Stacy" w:date="2024-03-13T13:24:00Z">
              <w:r w:rsidRPr="00657054" w:rsidDel="00753DDD">
                <w:rPr>
                  <w:rFonts w:ascii="Arial" w:eastAsia="Arial" w:hAnsi="Arial" w:cs="Arial"/>
                  <w:color w:val="000000"/>
                  <w:sz w:val="16"/>
                  <w:szCs w:val="16"/>
                </w:rPr>
                <w:delText>(0.15)</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D4F1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0F84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C4F5" w14:textId="7F01583C"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69" w:author="Brian William Stacy" w:date="2024-03-13T13:24:00Z">
              <w:r w:rsidRPr="000E4456">
                <w:rPr>
                  <w:rFonts w:ascii="Times New Roman" w:eastAsia="Arial" w:hAnsi="Times New Roman" w:cs="Times New Roman"/>
                  <w:color w:val="000000"/>
                  <w:sz w:val="16"/>
                  <w:szCs w:val="16"/>
                </w:rPr>
                <w:t>(0.00)</w:t>
              </w:r>
            </w:ins>
            <w:del w:id="1870" w:author="Brian William Stacy" w:date="2024-03-13T13:24:00Z">
              <w:r w:rsidRPr="00657054" w:rsidDel="00753DDD">
                <w:rPr>
                  <w:rFonts w:ascii="Arial" w:eastAsia="Arial" w:hAnsi="Arial" w:cs="Arial"/>
                  <w:color w:val="000000"/>
                  <w:sz w:val="16"/>
                  <w:szCs w:val="16"/>
                </w:rPr>
                <w:delText>(0.00)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0CD3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C2839D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213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F75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BE0C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B60BB" w14:textId="1240212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71" w:author="Brian William Stacy" w:date="2024-03-13T13:24:00Z">
              <w:r w:rsidRPr="000E4456">
                <w:rPr>
                  <w:rFonts w:ascii="Times New Roman" w:eastAsia="Arial" w:hAnsi="Times New Roman" w:cs="Times New Roman"/>
                  <w:color w:val="000000"/>
                  <w:sz w:val="16"/>
                  <w:szCs w:val="16"/>
                </w:rPr>
                <w:t>-0.297</w:t>
              </w:r>
            </w:ins>
            <w:del w:id="1872" w:author="Brian William Stacy" w:date="2024-03-13T13:24:00Z">
              <w:r w:rsidRPr="00657054" w:rsidDel="00753DDD">
                <w:rPr>
                  <w:rFonts w:ascii="Arial" w:eastAsia="Arial" w:hAnsi="Arial" w:cs="Arial"/>
                  <w:color w:val="000000"/>
                  <w:sz w:val="16"/>
                  <w:szCs w:val="16"/>
                </w:rPr>
                <w:delText>-0.317</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A940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D2C2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2BD30" w14:textId="63509E18"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73" w:author="Brian William Stacy" w:date="2024-03-13T13:24:00Z">
              <w:r w:rsidRPr="000E4456">
                <w:rPr>
                  <w:rFonts w:ascii="Times New Roman" w:eastAsia="Arial" w:hAnsi="Times New Roman" w:cs="Times New Roman"/>
                  <w:color w:val="000000"/>
                  <w:sz w:val="16"/>
                  <w:szCs w:val="16"/>
                </w:rPr>
                <w:t>0.000</w:t>
              </w:r>
            </w:ins>
            <w:del w:id="1874" w:author="Brian William Stacy" w:date="2024-03-13T13:24:00Z">
              <w:r w:rsidRPr="00657054" w:rsidDel="00753DDD">
                <w:rPr>
                  <w:rFonts w:ascii="Arial" w:eastAsia="Arial" w:hAnsi="Arial" w:cs="Arial"/>
                  <w:color w:val="000000"/>
                  <w:sz w:val="16"/>
                  <w:szCs w:val="16"/>
                </w:rPr>
                <w:delText>0.000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B40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1DB6D50"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045F3"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8486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D878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63603" w14:textId="4740BAD6"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75" w:author="Brian William Stacy" w:date="2024-03-13T13:24:00Z">
              <w:r w:rsidRPr="000E4456">
                <w:rPr>
                  <w:rFonts w:ascii="Times New Roman" w:eastAsia="Arial" w:hAnsi="Times New Roman" w:cs="Times New Roman"/>
                  <w:color w:val="000000"/>
                  <w:sz w:val="16"/>
                  <w:szCs w:val="16"/>
                </w:rPr>
                <w:t>(0.21)</w:t>
              </w:r>
            </w:ins>
            <w:del w:id="1876" w:author="Brian William Stacy" w:date="2024-03-13T13:24:00Z">
              <w:r w:rsidRPr="00657054" w:rsidDel="00753DDD">
                <w:rPr>
                  <w:rFonts w:ascii="Arial" w:eastAsia="Arial" w:hAnsi="Arial" w:cs="Arial"/>
                  <w:color w:val="000000"/>
                  <w:sz w:val="16"/>
                  <w:szCs w:val="16"/>
                </w:rPr>
                <w:delText>(0.21)</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12C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4B95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6C594" w14:textId="295A6DB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77" w:author="Brian William Stacy" w:date="2024-03-13T13:24:00Z">
              <w:r w:rsidRPr="000E4456">
                <w:rPr>
                  <w:rFonts w:ascii="Times New Roman" w:eastAsia="Arial" w:hAnsi="Times New Roman" w:cs="Times New Roman"/>
                  <w:color w:val="000000"/>
                  <w:sz w:val="16"/>
                  <w:szCs w:val="16"/>
                </w:rPr>
                <w:t>(0.00)</w:t>
              </w:r>
            </w:ins>
            <w:del w:id="1878" w:author="Brian William Stacy" w:date="2024-03-13T13:24:00Z">
              <w:r w:rsidRPr="00657054" w:rsidDel="00753DDD">
                <w:rPr>
                  <w:rFonts w:ascii="Arial" w:eastAsia="Arial" w:hAnsi="Arial" w:cs="Arial"/>
                  <w:color w:val="000000"/>
                  <w:sz w:val="16"/>
                  <w:szCs w:val="16"/>
                </w:rPr>
                <w:delText>(0.00)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66E1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47EEB7C5"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5C92"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523F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13C7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90EDF" w14:textId="60E74B6B"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79" w:author="Brian William Stacy" w:date="2024-03-13T13:24:00Z">
              <w:r w:rsidRPr="000E4456">
                <w:rPr>
                  <w:rFonts w:ascii="Times New Roman" w:eastAsia="Arial" w:hAnsi="Times New Roman" w:cs="Times New Roman"/>
                  <w:color w:val="000000"/>
                  <w:sz w:val="16"/>
                  <w:szCs w:val="16"/>
                </w:rPr>
                <w:t>-0.046</w:t>
              </w:r>
            </w:ins>
            <w:del w:id="1880" w:author="Brian William Stacy" w:date="2024-03-13T13:24:00Z">
              <w:r w:rsidRPr="00657054" w:rsidDel="00753DDD">
                <w:rPr>
                  <w:rFonts w:ascii="Arial" w:eastAsia="Arial" w:hAnsi="Arial" w:cs="Arial"/>
                  <w:color w:val="000000"/>
                  <w:sz w:val="16"/>
                  <w:szCs w:val="16"/>
                </w:rPr>
                <w:delText>-0.047</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6DF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32DE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44E28" w14:textId="0BEE8C00"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81" w:author="Brian William Stacy" w:date="2024-03-13T13:24:00Z">
              <w:r w:rsidRPr="000E4456">
                <w:rPr>
                  <w:rFonts w:ascii="Times New Roman" w:eastAsia="Arial" w:hAnsi="Times New Roman" w:cs="Times New Roman"/>
                  <w:color w:val="000000"/>
                  <w:sz w:val="16"/>
                  <w:szCs w:val="16"/>
                </w:rPr>
                <w:t>0.000</w:t>
              </w:r>
            </w:ins>
            <w:del w:id="1882" w:author="Brian William Stacy" w:date="2024-03-13T13:24:00Z">
              <w:r w:rsidRPr="00657054" w:rsidDel="00753DDD">
                <w:rPr>
                  <w:rFonts w:ascii="Arial" w:eastAsia="Arial" w:hAnsi="Arial" w:cs="Arial"/>
                  <w:color w:val="000000"/>
                  <w:sz w:val="16"/>
                  <w:szCs w:val="16"/>
                </w:rPr>
                <w:delText>0.000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7359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7352F2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CCDF8"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66EE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A26A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ABDF9" w14:textId="3F2461F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83" w:author="Brian William Stacy" w:date="2024-03-13T13:24:00Z">
              <w:r w:rsidRPr="000E4456">
                <w:rPr>
                  <w:rFonts w:ascii="Times New Roman" w:eastAsia="Arial" w:hAnsi="Times New Roman" w:cs="Times New Roman"/>
                  <w:color w:val="000000"/>
                  <w:sz w:val="16"/>
                  <w:szCs w:val="16"/>
                </w:rPr>
                <w:t>(0.07)</w:t>
              </w:r>
            </w:ins>
            <w:del w:id="1884" w:author="Brian William Stacy" w:date="2024-03-13T13:24:00Z">
              <w:r w:rsidRPr="00657054" w:rsidDel="00753DDD">
                <w:rPr>
                  <w:rFonts w:ascii="Arial" w:eastAsia="Arial" w:hAnsi="Arial" w:cs="Arial"/>
                  <w:color w:val="000000"/>
                  <w:sz w:val="16"/>
                  <w:szCs w:val="16"/>
                </w:rPr>
                <w:delText>(0.07)</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6E55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99D1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D3F32" w14:textId="10FB9823"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85" w:author="Brian William Stacy" w:date="2024-03-13T13:24:00Z">
              <w:r w:rsidRPr="000E4456">
                <w:rPr>
                  <w:rFonts w:ascii="Times New Roman" w:eastAsia="Arial" w:hAnsi="Times New Roman" w:cs="Times New Roman"/>
                  <w:color w:val="000000"/>
                  <w:sz w:val="16"/>
                  <w:szCs w:val="16"/>
                </w:rPr>
                <w:t>(0.00)</w:t>
              </w:r>
            </w:ins>
            <w:del w:id="1886" w:author="Brian William Stacy" w:date="2024-03-13T13:24:00Z">
              <w:r w:rsidRPr="00657054" w:rsidDel="00753DDD">
                <w:rPr>
                  <w:rFonts w:ascii="Arial" w:eastAsia="Arial" w:hAnsi="Arial" w:cs="Arial"/>
                  <w:color w:val="000000"/>
                  <w:sz w:val="16"/>
                  <w:szCs w:val="16"/>
                </w:rPr>
                <w:delText>(0.00)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3CF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5C3B364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F9AF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8CE1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7D83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DCFB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6088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2F318" w14:textId="1A32C9DA"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87" w:author="Brian William Stacy" w:date="2024-03-13T13:24:00Z">
              <w:r w:rsidRPr="000E4456">
                <w:rPr>
                  <w:rFonts w:ascii="Times New Roman" w:eastAsia="Arial" w:hAnsi="Times New Roman" w:cs="Times New Roman"/>
                  <w:color w:val="000000"/>
                  <w:sz w:val="16"/>
                  <w:szCs w:val="16"/>
                </w:rPr>
                <w:t>0.000</w:t>
              </w:r>
            </w:ins>
            <w:del w:id="1888" w:author="Brian William Stacy" w:date="2024-03-13T13:24:00Z">
              <w:r w:rsidRPr="00657054" w:rsidDel="00753DDD">
                <w:rPr>
                  <w:rFonts w:ascii="Arial" w:eastAsia="Arial" w:hAnsi="Arial" w:cs="Arial"/>
                  <w:color w:val="000000"/>
                  <w:sz w:val="16"/>
                  <w:szCs w:val="16"/>
                </w:rPr>
                <w:delText>0.000*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4D2D0" w14:textId="3E30CB4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89" w:author="Brian William Stacy" w:date="2024-03-13T13:24:00Z">
              <w:r w:rsidRPr="000E4456">
                <w:rPr>
                  <w:rFonts w:ascii="Times New Roman" w:eastAsia="Arial" w:hAnsi="Times New Roman" w:cs="Times New Roman"/>
                  <w:color w:val="000000"/>
                  <w:sz w:val="16"/>
                  <w:szCs w:val="16"/>
                </w:rPr>
                <w:t>0.000</w:t>
              </w:r>
            </w:ins>
            <w:del w:id="1890" w:author="Brian William Stacy" w:date="2024-03-13T13:24:00Z">
              <w:r w:rsidRPr="00657054" w:rsidDel="00753DDD">
                <w:rPr>
                  <w:rFonts w:ascii="Arial" w:eastAsia="Arial" w:hAnsi="Arial" w:cs="Arial"/>
                  <w:color w:val="000000"/>
                  <w:sz w:val="16"/>
                  <w:szCs w:val="16"/>
                </w:rPr>
                <w:delText>0.000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290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0D62E439"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27B9"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3D8C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0D5D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4B4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413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1986" w14:textId="3D10F40B"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91" w:author="Brian William Stacy" w:date="2024-03-13T13:24:00Z">
              <w:r w:rsidRPr="000E4456">
                <w:rPr>
                  <w:rFonts w:ascii="Times New Roman" w:eastAsia="Arial" w:hAnsi="Times New Roman" w:cs="Times New Roman"/>
                  <w:color w:val="000000"/>
                  <w:sz w:val="16"/>
                  <w:szCs w:val="16"/>
                </w:rPr>
                <w:t>(0.00)</w:t>
              </w:r>
            </w:ins>
            <w:del w:id="1892" w:author="Brian William Stacy" w:date="2024-03-13T13:24:00Z">
              <w:r w:rsidRPr="00657054" w:rsidDel="00753DDD">
                <w:rPr>
                  <w:rFonts w:ascii="Arial" w:eastAsia="Arial" w:hAnsi="Arial" w:cs="Arial"/>
                  <w:color w:val="000000"/>
                  <w:sz w:val="16"/>
                  <w:szCs w:val="16"/>
                </w:rPr>
                <w:delText>(0.00)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80026" w14:textId="1812222D"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93" w:author="Brian William Stacy" w:date="2024-03-13T13:24:00Z">
              <w:r w:rsidRPr="000E4456">
                <w:rPr>
                  <w:rFonts w:ascii="Times New Roman" w:eastAsia="Arial" w:hAnsi="Times New Roman" w:cs="Times New Roman"/>
                  <w:color w:val="000000"/>
                  <w:sz w:val="16"/>
                  <w:szCs w:val="16"/>
                </w:rPr>
                <w:t>(0.00)</w:t>
              </w:r>
            </w:ins>
            <w:del w:id="1894" w:author="Brian William Stacy" w:date="2024-03-13T13:24:00Z">
              <w:r w:rsidRPr="00657054" w:rsidDel="00753DDD">
                <w:rPr>
                  <w:rFonts w:ascii="Arial" w:eastAsia="Arial" w:hAnsi="Arial" w:cs="Arial"/>
                  <w:color w:val="000000"/>
                  <w:sz w:val="16"/>
                  <w:szCs w:val="16"/>
                </w:rPr>
                <w:delText>(0.00)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7CC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B522D14"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A1C13"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3D5A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9205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AA94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D1CC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5CE2B" w14:textId="7DD7529C"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95" w:author="Brian William Stacy" w:date="2024-03-13T13:24:00Z">
              <w:r w:rsidRPr="000E4456">
                <w:rPr>
                  <w:rFonts w:ascii="Times New Roman" w:eastAsia="Arial" w:hAnsi="Times New Roman" w:cs="Times New Roman"/>
                  <w:color w:val="000000"/>
                  <w:sz w:val="16"/>
                  <w:szCs w:val="16"/>
                </w:rPr>
                <w:t>0.000</w:t>
              </w:r>
            </w:ins>
            <w:del w:id="1896" w:author="Brian William Stacy" w:date="2024-03-13T13:24:00Z">
              <w:r w:rsidRPr="00657054" w:rsidDel="00753DDD">
                <w:rPr>
                  <w:rFonts w:ascii="Arial" w:eastAsia="Arial" w:hAnsi="Arial" w:cs="Arial"/>
                  <w:color w:val="000000"/>
                  <w:sz w:val="16"/>
                  <w:szCs w:val="16"/>
                </w:rPr>
                <w:delText>0.000*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3135F" w14:textId="520D9BCF"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97" w:author="Brian William Stacy" w:date="2024-03-13T13:24:00Z">
              <w:r w:rsidRPr="000E4456">
                <w:rPr>
                  <w:rFonts w:ascii="Times New Roman" w:eastAsia="Arial" w:hAnsi="Times New Roman" w:cs="Times New Roman"/>
                  <w:color w:val="000000"/>
                  <w:sz w:val="16"/>
                  <w:szCs w:val="16"/>
                </w:rPr>
                <w:t>0.000</w:t>
              </w:r>
            </w:ins>
            <w:del w:id="1898" w:author="Brian William Stacy" w:date="2024-03-13T13:24:00Z">
              <w:r w:rsidRPr="00657054" w:rsidDel="00753DDD">
                <w:rPr>
                  <w:rFonts w:ascii="Arial" w:eastAsia="Arial" w:hAnsi="Arial" w:cs="Arial"/>
                  <w:color w:val="000000"/>
                  <w:sz w:val="16"/>
                  <w:szCs w:val="16"/>
                </w:rPr>
                <w:delText>0.000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B15D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70A853C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82CCA"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AF0A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F74D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20FB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2588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B9DA5" w14:textId="1CB70A78"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899" w:author="Brian William Stacy" w:date="2024-03-13T13:24:00Z">
              <w:r w:rsidRPr="000E4456">
                <w:rPr>
                  <w:rFonts w:ascii="Times New Roman" w:eastAsia="Arial" w:hAnsi="Times New Roman" w:cs="Times New Roman"/>
                  <w:color w:val="000000"/>
                  <w:sz w:val="16"/>
                  <w:szCs w:val="16"/>
                </w:rPr>
                <w:t>(0.00)</w:t>
              </w:r>
            </w:ins>
            <w:del w:id="1900" w:author="Brian William Stacy" w:date="2024-03-13T13:24:00Z">
              <w:r w:rsidRPr="00657054" w:rsidDel="00753DDD">
                <w:rPr>
                  <w:rFonts w:ascii="Arial" w:eastAsia="Arial" w:hAnsi="Arial" w:cs="Arial"/>
                  <w:color w:val="000000"/>
                  <w:sz w:val="16"/>
                  <w:szCs w:val="16"/>
                </w:rPr>
                <w:delText>(0.00)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B91EA" w14:textId="277BAEE3"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01" w:author="Brian William Stacy" w:date="2024-03-13T13:24:00Z">
              <w:r w:rsidRPr="000E4456">
                <w:rPr>
                  <w:rFonts w:ascii="Times New Roman" w:eastAsia="Arial" w:hAnsi="Times New Roman" w:cs="Times New Roman"/>
                  <w:color w:val="000000"/>
                  <w:sz w:val="16"/>
                  <w:szCs w:val="16"/>
                </w:rPr>
                <w:t>(0.00)</w:t>
              </w:r>
            </w:ins>
            <w:del w:id="1902" w:author="Brian William Stacy" w:date="2024-03-13T13:24:00Z">
              <w:r w:rsidRPr="00657054" w:rsidDel="00753DDD">
                <w:rPr>
                  <w:rFonts w:ascii="Arial" w:eastAsia="Arial" w:hAnsi="Arial" w:cs="Arial"/>
                  <w:color w:val="000000"/>
                  <w:sz w:val="16"/>
                  <w:szCs w:val="16"/>
                </w:rPr>
                <w:delText>(0.00)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9A91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DBF322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21E1C"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9C98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5F49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56B4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1202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BCCE4" w14:textId="0C35849B"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03" w:author="Brian William Stacy" w:date="2024-03-13T13:24:00Z">
              <w:r w:rsidRPr="000E4456">
                <w:rPr>
                  <w:rFonts w:ascii="Times New Roman" w:eastAsia="Arial" w:hAnsi="Times New Roman" w:cs="Times New Roman"/>
                  <w:color w:val="000000"/>
                  <w:sz w:val="16"/>
                  <w:szCs w:val="16"/>
                </w:rPr>
                <w:t>0.000</w:t>
              </w:r>
            </w:ins>
            <w:del w:id="1904" w:author="Brian William Stacy" w:date="2024-03-13T13:24:00Z">
              <w:r w:rsidRPr="00657054" w:rsidDel="00753DDD">
                <w:rPr>
                  <w:rFonts w:ascii="Arial" w:eastAsia="Arial" w:hAnsi="Arial" w:cs="Arial"/>
                  <w:color w:val="000000"/>
                  <w:sz w:val="16"/>
                  <w:szCs w:val="16"/>
                </w:rPr>
                <w:delText>0.000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0144D" w14:textId="60C1EEFC"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05" w:author="Brian William Stacy" w:date="2024-03-13T13:24:00Z">
              <w:r w:rsidRPr="000E4456">
                <w:rPr>
                  <w:rFonts w:ascii="Times New Roman" w:eastAsia="Arial" w:hAnsi="Times New Roman" w:cs="Times New Roman"/>
                  <w:color w:val="000000"/>
                  <w:sz w:val="16"/>
                  <w:szCs w:val="16"/>
                </w:rPr>
                <w:t>0.000</w:t>
              </w:r>
            </w:ins>
            <w:del w:id="1906" w:author="Brian William Stacy" w:date="2024-03-13T13:24:00Z">
              <w:r w:rsidRPr="00657054" w:rsidDel="00753DDD">
                <w:rPr>
                  <w:rFonts w:ascii="Arial" w:eastAsia="Arial" w:hAnsi="Arial" w:cs="Arial"/>
                  <w:color w:val="000000"/>
                  <w:sz w:val="16"/>
                  <w:szCs w:val="16"/>
                </w:rPr>
                <w:delText>0.000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7C72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878E3B8"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4C57C"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F76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8A7C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84F7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2C1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27B54" w14:textId="37228A80"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07" w:author="Brian William Stacy" w:date="2024-03-13T13:24:00Z">
              <w:r w:rsidRPr="000E4456">
                <w:rPr>
                  <w:rFonts w:ascii="Times New Roman" w:eastAsia="Arial" w:hAnsi="Times New Roman" w:cs="Times New Roman"/>
                  <w:color w:val="000000"/>
                  <w:sz w:val="16"/>
                  <w:szCs w:val="16"/>
                </w:rPr>
                <w:t>(0.00)</w:t>
              </w:r>
            </w:ins>
            <w:del w:id="1908" w:author="Brian William Stacy" w:date="2024-03-13T13:24:00Z">
              <w:r w:rsidRPr="00657054" w:rsidDel="00753DDD">
                <w:rPr>
                  <w:rFonts w:ascii="Arial" w:eastAsia="Arial" w:hAnsi="Arial" w:cs="Arial"/>
                  <w:color w:val="000000"/>
                  <w:sz w:val="16"/>
                  <w:szCs w:val="16"/>
                </w:rPr>
                <w:delText>(0.00)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205BB" w14:textId="7457FB0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09" w:author="Brian William Stacy" w:date="2024-03-13T13:24:00Z">
              <w:r w:rsidRPr="000E4456">
                <w:rPr>
                  <w:rFonts w:ascii="Times New Roman" w:eastAsia="Arial" w:hAnsi="Times New Roman" w:cs="Times New Roman"/>
                  <w:color w:val="000000"/>
                  <w:sz w:val="16"/>
                  <w:szCs w:val="16"/>
                </w:rPr>
                <w:t>(0.00)</w:t>
              </w:r>
            </w:ins>
            <w:del w:id="1910" w:author="Brian William Stacy" w:date="2024-03-13T13:24:00Z">
              <w:r w:rsidRPr="00657054" w:rsidDel="00753DDD">
                <w:rPr>
                  <w:rFonts w:ascii="Arial" w:eastAsia="Arial" w:hAnsi="Arial" w:cs="Arial"/>
                  <w:color w:val="000000"/>
                  <w:sz w:val="16"/>
                  <w:szCs w:val="16"/>
                </w:rPr>
                <w:delText>(0.00)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2A3F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01CE715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CB0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DCCC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66E53" w14:textId="0A2EF8B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11" w:author="Brian William Stacy" w:date="2024-03-13T13:24:00Z">
              <w:r w:rsidRPr="000E4456">
                <w:rPr>
                  <w:rFonts w:ascii="Times New Roman" w:eastAsia="Arial" w:hAnsi="Times New Roman" w:cs="Times New Roman"/>
                  <w:color w:val="000000"/>
                  <w:sz w:val="16"/>
                  <w:szCs w:val="16"/>
                </w:rPr>
                <w:t>0.017</w:t>
              </w:r>
            </w:ins>
            <w:del w:id="1912" w:author="Brian William Stacy" w:date="2024-03-13T13:24:00Z">
              <w:r w:rsidRPr="00657054" w:rsidDel="00753DDD">
                <w:rPr>
                  <w:rFonts w:ascii="Arial" w:eastAsia="Arial" w:hAnsi="Arial" w:cs="Arial"/>
                  <w:color w:val="000000"/>
                  <w:sz w:val="16"/>
                  <w:szCs w:val="16"/>
                </w:rPr>
                <w:delText>0.019</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3332D" w14:textId="492E38D4"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13" w:author="Brian William Stacy" w:date="2024-03-13T13:24:00Z">
              <w:r w:rsidRPr="000E4456">
                <w:rPr>
                  <w:rFonts w:ascii="Times New Roman" w:eastAsia="Arial" w:hAnsi="Times New Roman" w:cs="Times New Roman"/>
                  <w:color w:val="000000"/>
                  <w:sz w:val="16"/>
                  <w:szCs w:val="16"/>
                </w:rPr>
                <w:t>-0.092</w:t>
              </w:r>
            </w:ins>
            <w:del w:id="1914" w:author="Brian William Stacy" w:date="2024-03-13T13:24:00Z">
              <w:r w:rsidRPr="00657054" w:rsidDel="00753DDD">
                <w:rPr>
                  <w:rFonts w:ascii="Arial" w:eastAsia="Arial" w:hAnsi="Arial" w:cs="Arial"/>
                  <w:color w:val="000000"/>
                  <w:sz w:val="16"/>
                  <w:szCs w:val="16"/>
                </w:rPr>
                <w:delText>-0.084</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F3B1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99614" w14:textId="75A44ACC"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15" w:author="Brian William Stacy" w:date="2024-03-13T13:24:00Z">
              <w:r w:rsidRPr="000E4456">
                <w:rPr>
                  <w:rFonts w:ascii="Times New Roman" w:eastAsia="Arial" w:hAnsi="Times New Roman" w:cs="Times New Roman"/>
                  <w:color w:val="000000"/>
                  <w:sz w:val="16"/>
                  <w:szCs w:val="16"/>
                </w:rPr>
                <w:t>0.000</w:t>
              </w:r>
            </w:ins>
            <w:del w:id="1916" w:author="Brian William Stacy" w:date="2024-03-13T13:24:00Z">
              <w:r w:rsidRPr="00657054" w:rsidDel="00753DDD">
                <w:rPr>
                  <w:rFonts w:ascii="Arial" w:eastAsia="Arial" w:hAnsi="Arial" w:cs="Arial"/>
                  <w:color w:val="000000"/>
                  <w:sz w:val="16"/>
                  <w:szCs w:val="16"/>
                </w:rPr>
                <w:delText>0.000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38C2" w14:textId="4FDCF6F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17" w:author="Brian William Stacy" w:date="2024-03-13T13:24:00Z">
              <w:r w:rsidRPr="000E4456">
                <w:rPr>
                  <w:rFonts w:ascii="Times New Roman" w:eastAsia="Arial" w:hAnsi="Times New Roman" w:cs="Times New Roman"/>
                  <w:color w:val="000000"/>
                  <w:sz w:val="16"/>
                  <w:szCs w:val="16"/>
                </w:rPr>
                <w:t>0.000</w:t>
              </w:r>
            </w:ins>
            <w:del w:id="1918" w:author="Brian William Stacy" w:date="2024-03-13T13:24:00Z">
              <w:r w:rsidRPr="00657054" w:rsidDel="00753DDD">
                <w:rPr>
                  <w:rFonts w:ascii="Arial" w:eastAsia="Arial" w:hAnsi="Arial" w:cs="Arial"/>
                  <w:color w:val="000000"/>
                  <w:sz w:val="16"/>
                  <w:szCs w:val="16"/>
                </w:rPr>
                <w:delText>0.000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14CD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012C60E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9D60"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56C9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44309" w14:textId="29E8649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19" w:author="Brian William Stacy" w:date="2024-03-13T13:24:00Z">
              <w:r w:rsidRPr="000E4456">
                <w:rPr>
                  <w:rFonts w:ascii="Times New Roman" w:eastAsia="Arial" w:hAnsi="Times New Roman" w:cs="Times New Roman"/>
                  <w:color w:val="000000"/>
                  <w:sz w:val="16"/>
                  <w:szCs w:val="16"/>
                </w:rPr>
                <w:t>(0.03)</w:t>
              </w:r>
            </w:ins>
            <w:del w:id="1920" w:author="Brian William Stacy" w:date="2024-03-13T13:24:00Z">
              <w:r w:rsidRPr="00657054" w:rsidDel="00753DDD">
                <w:rPr>
                  <w:rFonts w:ascii="Arial" w:eastAsia="Arial" w:hAnsi="Arial" w:cs="Arial"/>
                  <w:color w:val="000000"/>
                  <w:sz w:val="16"/>
                  <w:szCs w:val="16"/>
                </w:rPr>
                <w:delText>(0.04)</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C8A1C" w14:textId="2B8BBD4D"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21" w:author="Brian William Stacy" w:date="2024-03-13T13:24:00Z">
              <w:r w:rsidRPr="000E4456">
                <w:rPr>
                  <w:rFonts w:ascii="Times New Roman" w:eastAsia="Arial" w:hAnsi="Times New Roman" w:cs="Times New Roman"/>
                  <w:color w:val="000000"/>
                  <w:sz w:val="16"/>
                  <w:szCs w:val="16"/>
                </w:rPr>
                <w:t>(0.12)</w:t>
              </w:r>
            </w:ins>
            <w:del w:id="1922" w:author="Brian William Stacy" w:date="2024-03-13T13:24:00Z">
              <w:r w:rsidRPr="00657054" w:rsidDel="00753DDD">
                <w:rPr>
                  <w:rFonts w:ascii="Arial" w:eastAsia="Arial" w:hAnsi="Arial" w:cs="Arial"/>
                  <w:color w:val="000000"/>
                  <w:sz w:val="16"/>
                  <w:szCs w:val="16"/>
                </w:rPr>
                <w:delText>(0.12)</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B25D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7A8DC" w14:textId="6FD7DAC9"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23" w:author="Brian William Stacy" w:date="2024-03-13T13:24:00Z">
              <w:r w:rsidRPr="000E4456">
                <w:rPr>
                  <w:rFonts w:ascii="Times New Roman" w:eastAsia="Arial" w:hAnsi="Times New Roman" w:cs="Times New Roman"/>
                  <w:color w:val="000000"/>
                  <w:sz w:val="16"/>
                  <w:szCs w:val="16"/>
                </w:rPr>
                <w:t>(0.00)</w:t>
              </w:r>
            </w:ins>
            <w:del w:id="1924" w:author="Brian William Stacy" w:date="2024-03-13T13:24:00Z">
              <w:r w:rsidRPr="00657054" w:rsidDel="00753DDD">
                <w:rPr>
                  <w:rFonts w:ascii="Arial" w:eastAsia="Arial" w:hAnsi="Arial" w:cs="Arial"/>
                  <w:color w:val="000000"/>
                  <w:sz w:val="16"/>
                  <w:szCs w:val="16"/>
                </w:rPr>
                <w:delText>(0.00)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5CE25" w14:textId="2E9E394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25" w:author="Brian William Stacy" w:date="2024-03-13T13:24:00Z">
              <w:r w:rsidRPr="000E4456">
                <w:rPr>
                  <w:rFonts w:ascii="Times New Roman" w:eastAsia="Arial" w:hAnsi="Times New Roman" w:cs="Times New Roman"/>
                  <w:color w:val="000000"/>
                  <w:sz w:val="16"/>
                  <w:szCs w:val="16"/>
                </w:rPr>
                <w:t>(0.00)</w:t>
              </w:r>
            </w:ins>
            <w:del w:id="1926" w:author="Brian William Stacy" w:date="2024-03-13T13:24:00Z">
              <w:r w:rsidRPr="00657054" w:rsidDel="00753DDD">
                <w:rPr>
                  <w:rFonts w:ascii="Arial" w:eastAsia="Arial" w:hAnsi="Arial" w:cs="Arial"/>
                  <w:color w:val="000000"/>
                  <w:sz w:val="16"/>
                  <w:szCs w:val="16"/>
                </w:rPr>
                <w:delText>(0.00)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2538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9A7E094"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F44FB"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625B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14B88" w14:textId="084DD896"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27" w:author="Brian William Stacy" w:date="2024-03-13T13:24:00Z">
              <w:r w:rsidRPr="000E4456">
                <w:rPr>
                  <w:rFonts w:ascii="Times New Roman" w:eastAsia="Arial" w:hAnsi="Times New Roman" w:cs="Times New Roman"/>
                  <w:color w:val="000000"/>
                  <w:sz w:val="16"/>
                  <w:szCs w:val="16"/>
                </w:rPr>
                <w:t>0.142</w:t>
              </w:r>
            </w:ins>
            <w:del w:id="1928" w:author="Brian William Stacy" w:date="2024-03-13T13:24:00Z">
              <w:r w:rsidRPr="00657054" w:rsidDel="00753DDD">
                <w:rPr>
                  <w:rFonts w:ascii="Arial" w:eastAsia="Arial" w:hAnsi="Arial" w:cs="Arial"/>
                  <w:color w:val="000000"/>
                  <w:sz w:val="16"/>
                  <w:szCs w:val="16"/>
                </w:rPr>
                <w:delText>0.162</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BA09B" w14:textId="52FC26C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29" w:author="Brian William Stacy" w:date="2024-03-13T13:24:00Z">
              <w:r w:rsidRPr="000E4456">
                <w:rPr>
                  <w:rFonts w:ascii="Times New Roman" w:eastAsia="Arial" w:hAnsi="Times New Roman" w:cs="Times New Roman"/>
                  <w:color w:val="000000"/>
                  <w:sz w:val="16"/>
                  <w:szCs w:val="16"/>
                </w:rPr>
                <w:t>-0.076</w:t>
              </w:r>
            </w:ins>
            <w:del w:id="1930" w:author="Brian William Stacy" w:date="2024-03-13T13:24:00Z">
              <w:r w:rsidRPr="00657054" w:rsidDel="00753DDD">
                <w:rPr>
                  <w:rFonts w:ascii="Arial" w:eastAsia="Arial" w:hAnsi="Arial" w:cs="Arial"/>
                  <w:color w:val="000000"/>
                  <w:sz w:val="16"/>
                  <w:szCs w:val="16"/>
                </w:rPr>
                <w:delText>-0.053</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526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FB33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A8B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341F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360E5E2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F5ADE"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DCCF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D032A" w14:textId="5FB940B0"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31" w:author="Brian William Stacy" w:date="2024-03-13T13:24:00Z">
              <w:r w:rsidRPr="000E4456">
                <w:rPr>
                  <w:rFonts w:ascii="Times New Roman" w:eastAsia="Arial" w:hAnsi="Times New Roman" w:cs="Times New Roman"/>
                  <w:color w:val="000000"/>
                  <w:sz w:val="16"/>
                  <w:szCs w:val="16"/>
                </w:rPr>
                <w:t>(0.21)</w:t>
              </w:r>
            </w:ins>
            <w:del w:id="1932" w:author="Brian William Stacy" w:date="2024-03-13T13:24:00Z">
              <w:r w:rsidRPr="00657054" w:rsidDel="00753DDD">
                <w:rPr>
                  <w:rFonts w:ascii="Arial" w:eastAsia="Arial" w:hAnsi="Arial" w:cs="Arial"/>
                  <w:color w:val="000000"/>
                  <w:sz w:val="16"/>
                  <w:szCs w:val="16"/>
                </w:rPr>
                <w:delText>(0.20)</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F173C" w14:textId="780F336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33" w:author="Brian William Stacy" w:date="2024-03-13T13:24:00Z">
              <w:r w:rsidRPr="000E4456">
                <w:rPr>
                  <w:rFonts w:ascii="Times New Roman" w:eastAsia="Arial" w:hAnsi="Times New Roman" w:cs="Times New Roman"/>
                  <w:color w:val="000000"/>
                  <w:sz w:val="16"/>
                  <w:szCs w:val="16"/>
                </w:rPr>
                <w:t>(0.30)</w:t>
              </w:r>
            </w:ins>
            <w:del w:id="1934" w:author="Brian William Stacy" w:date="2024-03-13T13:24:00Z">
              <w:r w:rsidRPr="00657054" w:rsidDel="00753DDD">
                <w:rPr>
                  <w:rFonts w:ascii="Arial" w:eastAsia="Arial" w:hAnsi="Arial" w:cs="Arial"/>
                  <w:color w:val="000000"/>
                  <w:sz w:val="16"/>
                  <w:szCs w:val="16"/>
                </w:rPr>
                <w:delText>(0.31)</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B1C6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CAF4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DCC5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4848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34D71486"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FEAB1"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B7C4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C039E" w14:textId="32E88D3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35" w:author="Brian William Stacy" w:date="2024-03-13T13:24:00Z">
              <w:r w:rsidRPr="000E4456">
                <w:rPr>
                  <w:rFonts w:ascii="Times New Roman" w:eastAsia="Arial" w:hAnsi="Times New Roman" w:cs="Times New Roman"/>
                  <w:color w:val="000000"/>
                  <w:sz w:val="16"/>
                  <w:szCs w:val="16"/>
                </w:rPr>
                <w:t>0.142</w:t>
              </w:r>
            </w:ins>
            <w:del w:id="1936" w:author="Brian William Stacy" w:date="2024-03-13T13:24:00Z">
              <w:r w:rsidRPr="00657054" w:rsidDel="00753DDD">
                <w:rPr>
                  <w:rFonts w:ascii="Arial" w:eastAsia="Arial" w:hAnsi="Arial" w:cs="Arial"/>
                  <w:color w:val="000000"/>
                  <w:sz w:val="16"/>
                  <w:szCs w:val="16"/>
                </w:rPr>
                <w:delText>0.162</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38AFB" w14:textId="61A3F31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37" w:author="Brian William Stacy" w:date="2024-03-13T13:24:00Z">
              <w:r w:rsidRPr="000E4456">
                <w:rPr>
                  <w:rFonts w:ascii="Times New Roman" w:eastAsia="Arial" w:hAnsi="Times New Roman" w:cs="Times New Roman"/>
                  <w:color w:val="000000"/>
                  <w:sz w:val="16"/>
                  <w:szCs w:val="16"/>
                </w:rPr>
                <w:t>-0.150</w:t>
              </w:r>
            </w:ins>
            <w:del w:id="1938" w:author="Brian William Stacy" w:date="2024-03-13T13:24:00Z">
              <w:r w:rsidRPr="00657054" w:rsidDel="00753DDD">
                <w:rPr>
                  <w:rFonts w:ascii="Arial" w:eastAsia="Arial" w:hAnsi="Arial" w:cs="Arial"/>
                  <w:color w:val="000000"/>
                  <w:sz w:val="16"/>
                  <w:szCs w:val="16"/>
                </w:rPr>
                <w:delText>-0.126</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79D1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185D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976A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AD3A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ECC3CF1"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2FF9"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C2E6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C5804" w14:textId="51EBEFA0"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39" w:author="Brian William Stacy" w:date="2024-03-13T13:24:00Z">
              <w:r w:rsidRPr="000E4456">
                <w:rPr>
                  <w:rFonts w:ascii="Times New Roman" w:eastAsia="Arial" w:hAnsi="Times New Roman" w:cs="Times New Roman"/>
                  <w:color w:val="000000"/>
                  <w:sz w:val="16"/>
                  <w:szCs w:val="16"/>
                </w:rPr>
                <w:t>(0.21)</w:t>
              </w:r>
            </w:ins>
            <w:del w:id="1940" w:author="Brian William Stacy" w:date="2024-03-13T13:24:00Z">
              <w:r w:rsidRPr="00657054" w:rsidDel="00753DDD">
                <w:rPr>
                  <w:rFonts w:ascii="Arial" w:eastAsia="Arial" w:hAnsi="Arial" w:cs="Arial"/>
                  <w:color w:val="000000"/>
                  <w:sz w:val="16"/>
                  <w:szCs w:val="16"/>
                </w:rPr>
                <w:delText>(0.20)</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9794E" w14:textId="436D8E3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41" w:author="Brian William Stacy" w:date="2024-03-13T13:24:00Z">
              <w:r w:rsidRPr="000E4456">
                <w:rPr>
                  <w:rFonts w:ascii="Times New Roman" w:eastAsia="Arial" w:hAnsi="Times New Roman" w:cs="Times New Roman"/>
                  <w:color w:val="000000"/>
                  <w:sz w:val="16"/>
                  <w:szCs w:val="16"/>
                </w:rPr>
                <w:t>(0.37)</w:t>
              </w:r>
            </w:ins>
            <w:del w:id="1942" w:author="Brian William Stacy" w:date="2024-03-13T13:24:00Z">
              <w:r w:rsidRPr="00657054" w:rsidDel="00753DDD">
                <w:rPr>
                  <w:rFonts w:ascii="Arial" w:eastAsia="Arial" w:hAnsi="Arial" w:cs="Arial"/>
                  <w:color w:val="000000"/>
                  <w:sz w:val="16"/>
                  <w:szCs w:val="16"/>
                </w:rPr>
                <w:delText>(0.38)</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F75B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4835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E81F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D65E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D891E7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ACF88"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8502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6AC8C" w14:textId="37BDD7A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43" w:author="Brian William Stacy" w:date="2024-03-13T13:24:00Z">
              <w:r w:rsidRPr="000E4456">
                <w:rPr>
                  <w:rFonts w:ascii="Times New Roman" w:eastAsia="Arial" w:hAnsi="Times New Roman" w:cs="Times New Roman"/>
                  <w:color w:val="000000"/>
                  <w:sz w:val="16"/>
                  <w:szCs w:val="16"/>
                </w:rPr>
                <w:t>-8.864***</w:t>
              </w:r>
            </w:ins>
            <w:del w:id="1944" w:author="Brian William Stacy" w:date="2024-03-13T13:24:00Z">
              <w:r w:rsidRPr="00657054" w:rsidDel="00753DDD">
                <w:rPr>
                  <w:rFonts w:ascii="Arial" w:eastAsia="Arial" w:hAnsi="Arial" w:cs="Arial"/>
                  <w:color w:val="000000"/>
                  <w:sz w:val="16"/>
                  <w:szCs w:val="16"/>
                </w:rPr>
                <w:delText>-8.778***</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6574A" w14:textId="11BCC85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45" w:author="Brian William Stacy" w:date="2024-03-13T13:24:00Z">
              <w:r w:rsidRPr="000E4456">
                <w:rPr>
                  <w:rFonts w:ascii="Times New Roman" w:eastAsia="Arial" w:hAnsi="Times New Roman" w:cs="Times New Roman"/>
                  <w:color w:val="000000"/>
                  <w:sz w:val="16"/>
                  <w:szCs w:val="16"/>
                </w:rPr>
                <w:t>-8.906***</w:t>
              </w:r>
            </w:ins>
            <w:del w:id="1946" w:author="Brian William Stacy" w:date="2024-03-13T13:24:00Z">
              <w:r w:rsidRPr="00657054" w:rsidDel="00753DDD">
                <w:rPr>
                  <w:rFonts w:ascii="Arial" w:eastAsia="Arial" w:hAnsi="Arial" w:cs="Arial"/>
                  <w:color w:val="000000"/>
                  <w:sz w:val="16"/>
                  <w:szCs w:val="16"/>
                </w:rPr>
                <w:delText>-8.835***</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FA95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F76C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38F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3E4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5DB8C45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36752"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F7A5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48B35" w14:textId="3FF2E00F"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47" w:author="Brian William Stacy" w:date="2024-03-13T13:24:00Z">
              <w:r w:rsidRPr="000E4456">
                <w:rPr>
                  <w:rFonts w:ascii="Times New Roman" w:eastAsia="Arial" w:hAnsi="Times New Roman" w:cs="Times New Roman"/>
                  <w:color w:val="000000"/>
                  <w:sz w:val="16"/>
                  <w:szCs w:val="16"/>
                </w:rPr>
                <w:t>(0.66)</w:t>
              </w:r>
            </w:ins>
            <w:del w:id="1948" w:author="Brian William Stacy" w:date="2024-03-13T13:24:00Z">
              <w:r w:rsidRPr="00657054" w:rsidDel="00753DDD">
                <w:rPr>
                  <w:rFonts w:ascii="Arial" w:eastAsia="Arial" w:hAnsi="Arial" w:cs="Arial"/>
                  <w:color w:val="000000"/>
                  <w:sz w:val="16"/>
                  <w:szCs w:val="16"/>
                </w:rPr>
                <w:delText>(0.68)</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D4DFE" w14:textId="4F42813F"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49" w:author="Brian William Stacy" w:date="2024-03-13T13:24:00Z">
              <w:r w:rsidRPr="000E4456">
                <w:rPr>
                  <w:rFonts w:ascii="Times New Roman" w:eastAsia="Arial" w:hAnsi="Times New Roman" w:cs="Times New Roman"/>
                  <w:color w:val="000000"/>
                  <w:sz w:val="16"/>
                  <w:szCs w:val="16"/>
                </w:rPr>
                <w:t>(0.66)</w:t>
              </w:r>
            </w:ins>
            <w:del w:id="1950" w:author="Brian William Stacy" w:date="2024-03-13T13:24:00Z">
              <w:r w:rsidRPr="00657054" w:rsidDel="00753DDD">
                <w:rPr>
                  <w:rFonts w:ascii="Arial" w:eastAsia="Arial" w:hAnsi="Arial" w:cs="Arial"/>
                  <w:color w:val="000000"/>
                  <w:sz w:val="16"/>
                  <w:szCs w:val="16"/>
                </w:rPr>
                <w:delText>(0.68)</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5C5A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CF40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AB89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9337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6ED691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1CCC6"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9891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E1EC9" w14:textId="585AF21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51" w:author="Brian William Stacy" w:date="2024-03-13T13:24:00Z">
              <w:r w:rsidRPr="000E4456">
                <w:rPr>
                  <w:rFonts w:ascii="Times New Roman" w:eastAsia="Arial" w:hAnsi="Times New Roman" w:cs="Times New Roman"/>
                  <w:color w:val="000000"/>
                  <w:sz w:val="16"/>
                  <w:szCs w:val="16"/>
                </w:rPr>
                <w:t>-8.864***</w:t>
              </w:r>
            </w:ins>
            <w:del w:id="1952" w:author="Brian William Stacy" w:date="2024-03-13T13:24:00Z">
              <w:r w:rsidRPr="00657054" w:rsidDel="00753DDD">
                <w:rPr>
                  <w:rFonts w:ascii="Arial" w:eastAsia="Arial" w:hAnsi="Arial" w:cs="Arial"/>
                  <w:color w:val="000000"/>
                  <w:sz w:val="16"/>
                  <w:szCs w:val="16"/>
                </w:rPr>
                <w:delText>-8.822***</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FEB85" w14:textId="61AC745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53" w:author="Brian William Stacy" w:date="2024-03-13T13:24:00Z">
              <w:r w:rsidRPr="000E4456">
                <w:rPr>
                  <w:rFonts w:ascii="Times New Roman" w:eastAsia="Arial" w:hAnsi="Times New Roman" w:cs="Times New Roman"/>
                  <w:color w:val="000000"/>
                  <w:sz w:val="16"/>
                  <w:szCs w:val="16"/>
                </w:rPr>
                <w:t>-9.078***</w:t>
              </w:r>
            </w:ins>
            <w:del w:id="1954" w:author="Brian William Stacy" w:date="2024-03-13T13:24:00Z">
              <w:r w:rsidRPr="00657054" w:rsidDel="00753DDD">
                <w:rPr>
                  <w:rFonts w:ascii="Arial" w:eastAsia="Arial" w:hAnsi="Arial" w:cs="Arial"/>
                  <w:color w:val="000000"/>
                  <w:sz w:val="16"/>
                  <w:szCs w:val="16"/>
                </w:rPr>
                <w:delText>-9.030***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39B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2DB3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0480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85B9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5536894F"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4B580"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3C0C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82F05" w14:textId="51D387B3"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55" w:author="Brian William Stacy" w:date="2024-03-13T13:24:00Z">
              <w:r w:rsidRPr="000E4456">
                <w:rPr>
                  <w:rFonts w:ascii="Times New Roman" w:eastAsia="Arial" w:hAnsi="Times New Roman" w:cs="Times New Roman"/>
                  <w:color w:val="000000"/>
                  <w:sz w:val="16"/>
                  <w:szCs w:val="16"/>
                </w:rPr>
                <w:t>(0.66)</w:t>
              </w:r>
            </w:ins>
            <w:del w:id="1956" w:author="Brian William Stacy" w:date="2024-03-13T13:24:00Z">
              <w:r w:rsidRPr="00657054" w:rsidDel="00753DDD">
                <w:rPr>
                  <w:rFonts w:ascii="Arial" w:eastAsia="Arial" w:hAnsi="Arial" w:cs="Arial"/>
                  <w:color w:val="000000"/>
                  <w:sz w:val="16"/>
                  <w:szCs w:val="16"/>
                </w:rPr>
                <w:delText>(0.67)</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0B5A6" w14:textId="7F750A9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57" w:author="Brian William Stacy" w:date="2024-03-13T13:24:00Z">
              <w:r w:rsidRPr="000E4456">
                <w:rPr>
                  <w:rFonts w:ascii="Times New Roman" w:eastAsia="Arial" w:hAnsi="Times New Roman" w:cs="Times New Roman"/>
                  <w:color w:val="000000"/>
                  <w:sz w:val="16"/>
                  <w:szCs w:val="16"/>
                </w:rPr>
                <w:t>(0.68)</w:t>
              </w:r>
            </w:ins>
            <w:del w:id="1958" w:author="Brian William Stacy" w:date="2024-03-13T13:24:00Z">
              <w:r w:rsidRPr="00657054" w:rsidDel="00753DDD">
                <w:rPr>
                  <w:rFonts w:ascii="Arial" w:eastAsia="Arial" w:hAnsi="Arial" w:cs="Arial"/>
                  <w:color w:val="000000"/>
                  <w:sz w:val="16"/>
                  <w:szCs w:val="16"/>
                </w:rPr>
                <w:delText>(0.69)</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56B2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DC7A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1733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DD02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3DB22BF"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E7730"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F3DF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D1D1" w14:textId="347D8D8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59" w:author="Brian William Stacy" w:date="2024-03-13T13:24:00Z">
              <w:r w:rsidRPr="000E4456">
                <w:rPr>
                  <w:rFonts w:ascii="Times New Roman" w:eastAsia="Arial" w:hAnsi="Times New Roman" w:cs="Times New Roman"/>
                  <w:color w:val="000000"/>
                  <w:sz w:val="16"/>
                  <w:szCs w:val="16"/>
                </w:rPr>
                <w:t>-12.648***</w:t>
              </w:r>
            </w:ins>
            <w:del w:id="1960" w:author="Brian William Stacy" w:date="2024-03-13T13:24:00Z">
              <w:r w:rsidRPr="00657054" w:rsidDel="00753DDD">
                <w:rPr>
                  <w:rFonts w:ascii="Arial" w:eastAsia="Arial" w:hAnsi="Arial" w:cs="Arial"/>
                  <w:color w:val="000000"/>
                  <w:sz w:val="16"/>
                  <w:szCs w:val="16"/>
                </w:rPr>
                <w:delText>-12.604***</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63BD6" w14:textId="2252368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61" w:author="Brian William Stacy" w:date="2024-03-13T13:24:00Z">
              <w:r w:rsidRPr="000E4456">
                <w:rPr>
                  <w:rFonts w:ascii="Times New Roman" w:eastAsia="Arial" w:hAnsi="Times New Roman" w:cs="Times New Roman"/>
                  <w:color w:val="000000"/>
                  <w:sz w:val="16"/>
                  <w:szCs w:val="16"/>
                </w:rPr>
                <w:t>-13.080***</w:t>
              </w:r>
            </w:ins>
            <w:del w:id="1962" w:author="Brian William Stacy" w:date="2024-03-13T13:24:00Z">
              <w:r w:rsidRPr="00657054" w:rsidDel="00753DDD">
                <w:rPr>
                  <w:rFonts w:ascii="Arial" w:eastAsia="Arial" w:hAnsi="Arial" w:cs="Arial"/>
                  <w:color w:val="000000"/>
                  <w:sz w:val="16"/>
                  <w:szCs w:val="16"/>
                </w:rPr>
                <w:delText>-13.011***</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22C5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C479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3765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1B6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10A2F77"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DB8A"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33B6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A2146" w14:textId="7449BBFC"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63" w:author="Brian William Stacy" w:date="2024-03-13T13:24:00Z">
              <w:r w:rsidRPr="000E4456">
                <w:rPr>
                  <w:rFonts w:ascii="Times New Roman" w:eastAsia="Arial" w:hAnsi="Times New Roman" w:cs="Times New Roman"/>
                  <w:color w:val="000000"/>
                  <w:sz w:val="16"/>
                  <w:szCs w:val="16"/>
                </w:rPr>
                <w:t>(0.75)</w:t>
              </w:r>
            </w:ins>
            <w:del w:id="1964" w:author="Brian William Stacy" w:date="2024-03-13T13:24:00Z">
              <w:r w:rsidRPr="00657054" w:rsidDel="00753DDD">
                <w:rPr>
                  <w:rFonts w:ascii="Arial" w:eastAsia="Arial" w:hAnsi="Arial" w:cs="Arial"/>
                  <w:color w:val="000000"/>
                  <w:sz w:val="16"/>
                  <w:szCs w:val="16"/>
                </w:rPr>
                <w:delText>(0.76)</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B723D" w14:textId="45CD34F3"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65" w:author="Brian William Stacy" w:date="2024-03-13T13:24:00Z">
              <w:r w:rsidRPr="000E4456">
                <w:rPr>
                  <w:rFonts w:ascii="Times New Roman" w:eastAsia="Arial" w:hAnsi="Times New Roman" w:cs="Times New Roman"/>
                  <w:color w:val="000000"/>
                  <w:sz w:val="16"/>
                  <w:szCs w:val="16"/>
                </w:rPr>
                <w:t>(0.84)</w:t>
              </w:r>
            </w:ins>
            <w:del w:id="1966" w:author="Brian William Stacy" w:date="2024-03-13T13:24:00Z">
              <w:r w:rsidRPr="00657054" w:rsidDel="00753DDD">
                <w:rPr>
                  <w:rFonts w:ascii="Arial" w:eastAsia="Arial" w:hAnsi="Arial" w:cs="Arial"/>
                  <w:color w:val="000000"/>
                  <w:sz w:val="16"/>
                  <w:szCs w:val="16"/>
                </w:rPr>
                <w:delText>(0.85)</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A790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1C5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81A0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C61A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37D09DA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B90C4"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D934E" w14:textId="66C46ABB"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67" w:author="Brian William Stacy" w:date="2024-03-13T13:24:00Z">
              <w:r w:rsidRPr="000E4456">
                <w:rPr>
                  <w:rFonts w:ascii="Times New Roman" w:eastAsia="Arial" w:hAnsi="Times New Roman" w:cs="Times New Roman"/>
                  <w:color w:val="000000"/>
                  <w:sz w:val="16"/>
                  <w:szCs w:val="16"/>
                </w:rPr>
                <w:t>29.690***</w:t>
              </w:r>
            </w:ins>
            <w:del w:id="1968" w:author="Brian William Stacy" w:date="2024-03-13T13:24:00Z">
              <w:r w:rsidRPr="00657054" w:rsidDel="00753DDD">
                <w:rPr>
                  <w:rFonts w:ascii="Arial" w:eastAsia="Arial" w:hAnsi="Arial" w:cs="Arial"/>
                  <w:color w:val="000000"/>
                  <w:sz w:val="16"/>
                  <w:szCs w:val="16"/>
                </w:rPr>
                <w:delText>29.617***</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90AF3"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5F09B"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C4C77" w14:textId="5570D9C0"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69" w:author="Brian William Stacy" w:date="2024-03-13T13:24:00Z">
              <w:r w:rsidRPr="000E4456">
                <w:rPr>
                  <w:rFonts w:ascii="Times New Roman" w:eastAsia="Arial" w:hAnsi="Times New Roman" w:cs="Times New Roman"/>
                  <w:color w:val="000000"/>
                  <w:sz w:val="16"/>
                  <w:szCs w:val="16"/>
                </w:rPr>
                <w:t>43.746***</w:t>
              </w:r>
            </w:ins>
            <w:del w:id="1970" w:author="Brian William Stacy" w:date="2024-03-13T13:24:00Z">
              <w:r w:rsidRPr="00657054" w:rsidDel="00753DDD">
                <w:rPr>
                  <w:rFonts w:ascii="Arial" w:eastAsia="Arial" w:hAnsi="Arial" w:cs="Arial"/>
                  <w:color w:val="000000"/>
                  <w:sz w:val="16"/>
                  <w:szCs w:val="16"/>
                </w:rPr>
                <w:delText>43.581***</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E491F"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80693"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106DA" w14:textId="77B667F8"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71" w:author="Brian William Stacy" w:date="2024-03-13T13:24:00Z">
              <w:r w:rsidRPr="000E4456">
                <w:rPr>
                  <w:rFonts w:ascii="Times New Roman" w:eastAsia="Arial" w:hAnsi="Times New Roman" w:cs="Times New Roman"/>
                  <w:color w:val="000000"/>
                  <w:sz w:val="16"/>
                  <w:szCs w:val="16"/>
                </w:rPr>
                <w:t>22.852***</w:t>
              </w:r>
            </w:ins>
            <w:del w:id="1972" w:author="Brian William Stacy" w:date="2024-03-13T13:24:00Z">
              <w:r w:rsidRPr="00657054" w:rsidDel="00753DDD">
                <w:rPr>
                  <w:rFonts w:ascii="Arial" w:eastAsia="Arial" w:hAnsi="Arial" w:cs="Arial"/>
                  <w:color w:val="000000"/>
                  <w:sz w:val="16"/>
                  <w:szCs w:val="16"/>
                </w:rPr>
                <w:delText>22.852***</w:delText>
              </w:r>
            </w:del>
          </w:p>
        </w:tc>
      </w:tr>
      <w:tr w:rsidR="00696DA7" w:rsidRPr="00D41306" w14:paraId="66C37494"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DF6CC"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1E11A" w14:textId="6BE1439E"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73" w:author="Brian William Stacy" w:date="2024-03-13T13:24:00Z">
              <w:r w:rsidRPr="000E4456">
                <w:rPr>
                  <w:rFonts w:ascii="Times New Roman" w:eastAsia="Arial" w:hAnsi="Times New Roman" w:cs="Times New Roman"/>
                  <w:color w:val="000000"/>
                  <w:sz w:val="16"/>
                  <w:szCs w:val="16"/>
                </w:rPr>
                <w:t>(1.92)</w:t>
              </w:r>
            </w:ins>
            <w:del w:id="1974" w:author="Brian William Stacy" w:date="2024-03-13T13:24:00Z">
              <w:r w:rsidRPr="00657054" w:rsidDel="00753DDD">
                <w:rPr>
                  <w:rFonts w:ascii="Arial" w:eastAsia="Arial" w:hAnsi="Arial" w:cs="Arial"/>
                  <w:color w:val="000000"/>
                  <w:sz w:val="16"/>
                  <w:szCs w:val="16"/>
                </w:rPr>
                <w:delText>(1.91)</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578FD"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F53E3"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1D401" w14:textId="67234901"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75" w:author="Brian William Stacy" w:date="2024-03-13T13:24:00Z">
              <w:r w:rsidRPr="000E4456">
                <w:rPr>
                  <w:rFonts w:ascii="Times New Roman" w:eastAsia="Arial" w:hAnsi="Times New Roman" w:cs="Times New Roman"/>
                  <w:color w:val="000000"/>
                  <w:sz w:val="16"/>
                  <w:szCs w:val="16"/>
                </w:rPr>
                <w:t>(1.67)</w:t>
              </w:r>
            </w:ins>
            <w:del w:id="1976" w:author="Brian William Stacy" w:date="2024-03-13T13:24:00Z">
              <w:r w:rsidRPr="00657054" w:rsidDel="00753DDD">
                <w:rPr>
                  <w:rFonts w:ascii="Arial" w:eastAsia="Arial" w:hAnsi="Arial" w:cs="Arial"/>
                  <w:color w:val="000000"/>
                  <w:sz w:val="16"/>
                  <w:szCs w:val="16"/>
                </w:rPr>
                <w:delText>(1.64)</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EE81A"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B210F"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020B4" w14:textId="5FD65A7A"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1977" w:author="Brian William Stacy" w:date="2024-03-13T13:24:00Z">
              <w:r w:rsidRPr="000E4456">
                <w:rPr>
                  <w:rFonts w:ascii="Times New Roman" w:eastAsia="Arial" w:hAnsi="Times New Roman" w:cs="Times New Roman"/>
                  <w:color w:val="000000"/>
                  <w:sz w:val="16"/>
                  <w:szCs w:val="16"/>
                </w:rPr>
                <w:t>(2.03)</w:t>
              </w:r>
            </w:ins>
            <w:del w:id="1978" w:author="Brian William Stacy" w:date="2024-03-13T13:24:00Z">
              <w:r w:rsidRPr="00657054" w:rsidDel="00753DDD">
                <w:rPr>
                  <w:rFonts w:ascii="Arial" w:eastAsia="Arial" w:hAnsi="Arial" w:cs="Arial"/>
                  <w:color w:val="000000"/>
                  <w:sz w:val="16"/>
                  <w:szCs w:val="16"/>
                </w:rPr>
                <w:delText>(2.03)</w:delText>
              </w:r>
            </w:del>
          </w:p>
        </w:tc>
      </w:tr>
      <w:tr w:rsidR="008535A7" w:rsidRPr="00F9620B" w14:paraId="5FCEEF85"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C2DC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5073B"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979" w:author="Brian William Stacy" w:date="2024-03-13T13:24:00Z">
                  <w:rPr>
                    <w:rFonts w:ascii="Times New Roman" w:hAnsi="Times New Roman" w:cs="Times New Roman"/>
                    <w:sz w:val="18"/>
                    <w:szCs w:val="18"/>
                  </w:rPr>
                </w:rPrChange>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3377B" w14:textId="42C6089B"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980"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1981" w:author="Brian William Stacy" w:date="2024-03-13T13:24:00Z">
                  <w:rPr>
                    <w:rFonts w:ascii="Times New Roman" w:hAnsi="Times New Roman" w:cs="Times New Roman"/>
                    <w:sz w:val="18"/>
                    <w:szCs w:val="18"/>
                  </w:rPr>
                </w:rPrChange>
              </w:rPr>
              <w:t>8.</w:t>
            </w:r>
            <w:ins w:id="1982" w:author="Brian William Stacy" w:date="2024-03-13T13:24:00Z">
              <w:r w:rsidR="00BC41BC">
                <w:rPr>
                  <w:rFonts w:ascii="Times New Roman" w:hAnsi="Times New Roman" w:cs="Times New Roman"/>
                  <w:sz w:val="16"/>
                  <w:szCs w:val="16"/>
                </w:rPr>
                <w:t>86</w:t>
              </w:r>
            </w:ins>
            <w:del w:id="1983" w:author="Brian William Stacy" w:date="2024-03-13T13:24:00Z">
              <w:r w:rsidR="00846010" w:rsidRPr="00696DA7" w:rsidDel="00BC41BC">
                <w:rPr>
                  <w:rFonts w:ascii="Times New Roman" w:hAnsi="Times New Roman" w:cs="Times New Roman"/>
                  <w:sz w:val="16"/>
                  <w:szCs w:val="16"/>
                  <w:rPrChange w:id="1984" w:author="Brian William Stacy" w:date="2024-03-13T13:24:00Z">
                    <w:rPr>
                      <w:rFonts w:ascii="Times New Roman" w:hAnsi="Times New Roman" w:cs="Times New Roman"/>
                      <w:sz w:val="18"/>
                      <w:szCs w:val="18"/>
                    </w:rPr>
                  </w:rPrChange>
                </w:rPr>
                <w:delText>79</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742361" w14:textId="2AAE8156" w:rsidR="008535A7" w:rsidRPr="00696DA7" w:rsidRDefault="00846010"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985"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1986" w:author="Brian William Stacy" w:date="2024-03-13T13:24:00Z">
                  <w:rPr>
                    <w:rFonts w:ascii="Times New Roman" w:hAnsi="Times New Roman" w:cs="Times New Roman"/>
                    <w:sz w:val="18"/>
                    <w:szCs w:val="18"/>
                  </w:rPr>
                </w:rPrChange>
              </w:rPr>
              <w:t>5.4</w:t>
            </w:r>
            <w:ins w:id="1987" w:author="Brian William Stacy" w:date="2024-03-13T13:24:00Z">
              <w:r w:rsidR="00BC41BC">
                <w:rPr>
                  <w:rFonts w:ascii="Times New Roman" w:hAnsi="Times New Roman" w:cs="Times New Roman"/>
                  <w:sz w:val="16"/>
                  <w:szCs w:val="16"/>
                </w:rPr>
                <w:t>9</w:t>
              </w:r>
            </w:ins>
            <w:del w:id="1988" w:author="Brian William Stacy" w:date="2024-03-13T13:24:00Z">
              <w:r w:rsidRPr="00696DA7" w:rsidDel="00BC41BC">
                <w:rPr>
                  <w:rFonts w:ascii="Times New Roman" w:hAnsi="Times New Roman" w:cs="Times New Roman"/>
                  <w:sz w:val="16"/>
                  <w:szCs w:val="16"/>
                  <w:rPrChange w:id="1989" w:author="Brian William Stacy" w:date="2024-03-13T13:24:00Z">
                    <w:rPr>
                      <w:rFonts w:ascii="Times New Roman" w:hAnsi="Times New Roman" w:cs="Times New Roman"/>
                      <w:sz w:val="18"/>
                      <w:szCs w:val="18"/>
                    </w:rPr>
                  </w:rPrChange>
                </w:rPr>
                <w:delText>6</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E14D5"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990" w:author="Brian William Stacy" w:date="2024-03-13T13:24:00Z">
                  <w:rPr>
                    <w:rFonts w:ascii="Times New Roman" w:hAnsi="Times New Roman" w:cs="Times New Roman"/>
                    <w:sz w:val="18"/>
                    <w:szCs w:val="18"/>
                  </w:rPr>
                </w:rPrChange>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222FF" w14:textId="66DB949E"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991"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1992" w:author="Brian William Stacy" w:date="2024-03-13T13:24:00Z">
                  <w:rPr>
                    <w:rFonts w:ascii="Times New Roman" w:hAnsi="Times New Roman" w:cs="Times New Roman"/>
                    <w:sz w:val="18"/>
                    <w:szCs w:val="18"/>
                  </w:rPr>
                </w:rPrChange>
              </w:rPr>
              <w:t>8.</w:t>
            </w:r>
            <w:ins w:id="1993" w:author="Brian William Stacy" w:date="2024-03-13T13:24:00Z">
              <w:r w:rsidR="00BC41BC">
                <w:rPr>
                  <w:rFonts w:ascii="Times New Roman" w:hAnsi="Times New Roman" w:cs="Times New Roman"/>
                  <w:sz w:val="16"/>
                  <w:szCs w:val="16"/>
                </w:rPr>
                <w:t>93</w:t>
              </w:r>
            </w:ins>
            <w:del w:id="1994" w:author="Brian William Stacy" w:date="2024-03-13T13:24:00Z">
              <w:r w:rsidRPr="00696DA7" w:rsidDel="00BC41BC">
                <w:rPr>
                  <w:rFonts w:ascii="Times New Roman" w:hAnsi="Times New Roman" w:cs="Times New Roman"/>
                  <w:sz w:val="16"/>
                  <w:szCs w:val="16"/>
                  <w:rPrChange w:id="1995" w:author="Brian William Stacy" w:date="2024-03-13T13:24:00Z">
                    <w:rPr>
                      <w:rFonts w:ascii="Times New Roman" w:hAnsi="Times New Roman" w:cs="Times New Roman"/>
                      <w:sz w:val="18"/>
                      <w:szCs w:val="18"/>
                    </w:rPr>
                  </w:rPrChange>
                </w:rPr>
                <w:delText>8</w:delText>
              </w:r>
              <w:r w:rsidR="007D33C1" w:rsidRPr="00696DA7" w:rsidDel="00BC41BC">
                <w:rPr>
                  <w:rFonts w:ascii="Times New Roman" w:hAnsi="Times New Roman" w:cs="Times New Roman"/>
                  <w:sz w:val="16"/>
                  <w:szCs w:val="16"/>
                  <w:rPrChange w:id="1996" w:author="Brian William Stacy" w:date="2024-03-13T13:24:00Z">
                    <w:rPr>
                      <w:rFonts w:ascii="Times New Roman" w:hAnsi="Times New Roman" w:cs="Times New Roman"/>
                      <w:sz w:val="18"/>
                      <w:szCs w:val="18"/>
                    </w:rPr>
                  </w:rPrChange>
                </w:rPr>
                <w:delText>1</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354E86" w14:textId="306291C9"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1997"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1998" w:author="Brian William Stacy" w:date="2024-03-13T13:24:00Z">
                  <w:rPr>
                    <w:rFonts w:ascii="Times New Roman" w:hAnsi="Times New Roman" w:cs="Times New Roman"/>
                    <w:sz w:val="18"/>
                    <w:szCs w:val="18"/>
                  </w:rPr>
                </w:rPrChange>
              </w:rPr>
              <w:t>6.</w:t>
            </w:r>
            <w:ins w:id="1999" w:author="Brian William Stacy" w:date="2024-03-13T13:24:00Z">
              <w:r w:rsidR="00BC41BC">
                <w:rPr>
                  <w:rFonts w:ascii="Times New Roman" w:hAnsi="Times New Roman" w:cs="Times New Roman"/>
                  <w:sz w:val="16"/>
                  <w:szCs w:val="16"/>
                </w:rPr>
                <w:t>41</w:t>
              </w:r>
            </w:ins>
            <w:del w:id="2000" w:author="Brian William Stacy" w:date="2024-03-13T13:24:00Z">
              <w:r w:rsidR="007D33C1" w:rsidRPr="00696DA7" w:rsidDel="00BC41BC">
                <w:rPr>
                  <w:rFonts w:ascii="Times New Roman" w:hAnsi="Times New Roman" w:cs="Times New Roman"/>
                  <w:sz w:val="16"/>
                  <w:szCs w:val="16"/>
                  <w:rPrChange w:id="2001" w:author="Brian William Stacy" w:date="2024-03-13T13:24:00Z">
                    <w:rPr>
                      <w:rFonts w:ascii="Times New Roman" w:hAnsi="Times New Roman" w:cs="Times New Roman"/>
                      <w:sz w:val="18"/>
                      <w:szCs w:val="18"/>
                    </w:rPr>
                  </w:rPrChange>
                </w:rPr>
                <w:delText>37</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26C3A"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02" w:author="Brian William Stacy" w:date="2024-03-13T13:24:00Z">
                  <w:rPr>
                    <w:rFonts w:ascii="Times New Roman" w:hAnsi="Times New Roman" w:cs="Times New Roman"/>
                    <w:sz w:val="18"/>
                    <w:szCs w:val="18"/>
                  </w:rPr>
                </w:rPrChange>
              </w:rPr>
            </w:pPr>
          </w:p>
        </w:tc>
      </w:tr>
      <w:tr w:rsidR="008535A7" w:rsidRPr="00F9620B" w14:paraId="434DB61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7A43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F3EF8E"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03" w:author="Brian William Stacy" w:date="2024-03-13T13:24:00Z">
                  <w:rPr>
                    <w:rFonts w:ascii="Times New Roman" w:hAnsi="Times New Roman" w:cs="Times New Roman"/>
                    <w:sz w:val="18"/>
                    <w:szCs w:val="18"/>
                  </w:rPr>
                </w:rPrChange>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9F40E" w14:textId="0DC0509D"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04"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2005" w:author="Brian William Stacy" w:date="2024-03-13T13:24:00Z">
                  <w:rPr>
                    <w:rFonts w:ascii="Times New Roman" w:hAnsi="Times New Roman" w:cs="Times New Roman"/>
                    <w:sz w:val="18"/>
                    <w:szCs w:val="18"/>
                  </w:rPr>
                </w:rPrChange>
              </w:rPr>
              <w:t>6.</w:t>
            </w:r>
            <w:ins w:id="2006" w:author="Brian William Stacy" w:date="2024-03-13T13:25:00Z">
              <w:r w:rsidR="00BC41BC">
                <w:rPr>
                  <w:rFonts w:ascii="Times New Roman" w:hAnsi="Times New Roman" w:cs="Times New Roman"/>
                  <w:sz w:val="16"/>
                  <w:szCs w:val="16"/>
                </w:rPr>
                <w:t>41</w:t>
              </w:r>
            </w:ins>
            <w:del w:id="2007" w:author="Brian William Stacy" w:date="2024-03-13T13:25:00Z">
              <w:r w:rsidR="00846010" w:rsidRPr="00696DA7" w:rsidDel="00BC41BC">
                <w:rPr>
                  <w:rFonts w:ascii="Times New Roman" w:hAnsi="Times New Roman" w:cs="Times New Roman"/>
                  <w:sz w:val="16"/>
                  <w:szCs w:val="16"/>
                  <w:rPrChange w:id="2008" w:author="Brian William Stacy" w:date="2024-03-13T13:24:00Z">
                    <w:rPr>
                      <w:rFonts w:ascii="Times New Roman" w:hAnsi="Times New Roman" w:cs="Times New Roman"/>
                      <w:sz w:val="18"/>
                      <w:szCs w:val="18"/>
                    </w:rPr>
                  </w:rPrChange>
                </w:rPr>
                <w:delText>37</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546BEB" w14:textId="57E923F4"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09"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2010" w:author="Brian William Stacy" w:date="2024-03-13T13:24:00Z">
                  <w:rPr>
                    <w:rFonts w:ascii="Times New Roman" w:hAnsi="Times New Roman" w:cs="Times New Roman"/>
                    <w:sz w:val="18"/>
                    <w:szCs w:val="18"/>
                  </w:rPr>
                </w:rPrChange>
              </w:rPr>
              <w:t>6.</w:t>
            </w:r>
            <w:r w:rsidR="00846010" w:rsidRPr="00696DA7">
              <w:rPr>
                <w:rFonts w:ascii="Times New Roman" w:hAnsi="Times New Roman" w:cs="Times New Roman"/>
                <w:sz w:val="16"/>
                <w:szCs w:val="16"/>
                <w:rPrChange w:id="2011" w:author="Brian William Stacy" w:date="2024-03-13T13:24:00Z">
                  <w:rPr>
                    <w:rFonts w:ascii="Times New Roman" w:hAnsi="Times New Roman" w:cs="Times New Roman"/>
                    <w:sz w:val="18"/>
                    <w:szCs w:val="18"/>
                  </w:rPr>
                </w:rPrChange>
              </w:rPr>
              <w:t>3</w:t>
            </w:r>
            <w:ins w:id="2012" w:author="Brian William Stacy" w:date="2024-03-13T13:25:00Z">
              <w:r w:rsidR="00BC41BC">
                <w:rPr>
                  <w:rFonts w:ascii="Times New Roman" w:hAnsi="Times New Roman" w:cs="Times New Roman"/>
                  <w:sz w:val="16"/>
                  <w:szCs w:val="16"/>
                </w:rPr>
                <w:t>5</w:t>
              </w:r>
            </w:ins>
            <w:del w:id="2013" w:author="Brian William Stacy" w:date="2024-03-13T13:25:00Z">
              <w:r w:rsidR="00846010" w:rsidRPr="00696DA7" w:rsidDel="00BC41BC">
                <w:rPr>
                  <w:rFonts w:ascii="Times New Roman" w:hAnsi="Times New Roman" w:cs="Times New Roman"/>
                  <w:sz w:val="16"/>
                  <w:szCs w:val="16"/>
                  <w:rPrChange w:id="2014" w:author="Brian William Stacy" w:date="2024-03-13T13:24:00Z">
                    <w:rPr>
                      <w:rFonts w:ascii="Times New Roman" w:hAnsi="Times New Roman" w:cs="Times New Roman"/>
                      <w:sz w:val="18"/>
                      <w:szCs w:val="18"/>
                    </w:rPr>
                  </w:rPrChange>
                </w:rPr>
                <w:delText>1</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CDE02"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15" w:author="Brian William Stacy" w:date="2024-03-13T13:24:00Z">
                  <w:rPr>
                    <w:rFonts w:ascii="Times New Roman" w:hAnsi="Times New Roman" w:cs="Times New Roman"/>
                    <w:sz w:val="18"/>
                    <w:szCs w:val="18"/>
                  </w:rPr>
                </w:rPrChange>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D98B8"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16"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2017" w:author="Brian William Stacy" w:date="2024-03-13T13:24:00Z">
                  <w:rPr>
                    <w:rFonts w:ascii="Times New Roman" w:hAnsi="Times New Roman" w:cs="Times New Roman"/>
                    <w:sz w:val="18"/>
                    <w:szCs w:val="18"/>
                  </w:rPr>
                </w:rPrChange>
              </w:rPr>
              <w:t>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881D8"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18"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2019" w:author="Brian William Stacy" w:date="2024-03-13T13:24:00Z">
                  <w:rPr>
                    <w:rFonts w:ascii="Times New Roman" w:hAnsi="Times New Roman" w:cs="Times New Roman"/>
                    <w:sz w:val="18"/>
                    <w:szCs w:val="18"/>
                  </w:rPr>
                </w:rPrChange>
              </w:rPr>
              <w:t>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9FB63"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20" w:author="Brian William Stacy" w:date="2024-03-13T13:24:00Z">
                  <w:rPr>
                    <w:rFonts w:ascii="Times New Roman" w:hAnsi="Times New Roman" w:cs="Times New Roman"/>
                    <w:sz w:val="18"/>
                    <w:szCs w:val="18"/>
                  </w:rPr>
                </w:rPrChange>
              </w:rPr>
            </w:pPr>
          </w:p>
        </w:tc>
      </w:tr>
      <w:tr w:rsidR="00BC41BC" w:rsidRPr="00D41306" w14:paraId="4391B91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07CBC" w14:textId="77777777" w:rsidR="00BC41BC" w:rsidRPr="005B0CB6"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DF7FD" w14:textId="1ECDB864" w:rsidR="00BC41BC" w:rsidRPr="00696DA7"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21" w:author="Brian William Stacy" w:date="2024-03-13T13:24:00Z">
                  <w:rPr>
                    <w:rFonts w:ascii="Times New Roman" w:hAnsi="Times New Roman" w:cs="Times New Roman"/>
                    <w:sz w:val="18"/>
                    <w:szCs w:val="18"/>
                  </w:rPr>
                </w:rPrChange>
              </w:rPr>
            </w:pPr>
            <w:ins w:id="2022" w:author="Brian William Stacy" w:date="2024-03-13T13:24:00Z">
              <w:r w:rsidRPr="000E4456">
                <w:rPr>
                  <w:rFonts w:ascii="Times New Roman" w:eastAsia="Arial" w:hAnsi="Times New Roman" w:cs="Times New Roman"/>
                  <w:color w:val="000000"/>
                  <w:sz w:val="16"/>
                  <w:szCs w:val="16"/>
                </w:rPr>
                <w:t>0.275</w:t>
              </w:r>
            </w:ins>
            <w:del w:id="2023" w:author="Brian William Stacy" w:date="2024-03-13T13:24:00Z">
              <w:r w:rsidRPr="00BF45C6" w:rsidDel="00ED0E12">
                <w:rPr>
                  <w:rFonts w:ascii="Arial" w:eastAsia="Arial" w:hAnsi="Arial" w:cs="Arial"/>
                  <w:color w:val="000000"/>
                  <w:sz w:val="16"/>
                  <w:szCs w:val="16"/>
                </w:rPr>
                <w:delText>0.277</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F6785" w14:textId="6BCD9642" w:rsidR="00BC41BC" w:rsidRPr="00696DA7"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24" w:author="Brian William Stacy" w:date="2024-03-13T13:24:00Z">
                  <w:rPr>
                    <w:rFonts w:ascii="Times New Roman" w:hAnsi="Times New Roman" w:cs="Times New Roman"/>
                    <w:sz w:val="18"/>
                    <w:szCs w:val="18"/>
                  </w:rPr>
                </w:rPrChange>
              </w:rPr>
            </w:pPr>
            <w:ins w:id="2025" w:author="Brian William Stacy" w:date="2024-03-13T13:24:00Z">
              <w:r w:rsidRPr="000E4456">
                <w:rPr>
                  <w:rFonts w:ascii="Times New Roman" w:eastAsia="Arial" w:hAnsi="Times New Roman" w:cs="Times New Roman"/>
                  <w:color w:val="000000"/>
                  <w:sz w:val="16"/>
                  <w:szCs w:val="16"/>
                </w:rPr>
                <w:t>0.927</w:t>
              </w:r>
            </w:ins>
            <w:del w:id="2026" w:author="Brian William Stacy" w:date="2024-03-13T13:24:00Z">
              <w:r w:rsidRPr="00BF45C6" w:rsidDel="00ED0E12">
                <w:rPr>
                  <w:rFonts w:ascii="Arial" w:eastAsia="Arial" w:hAnsi="Arial" w:cs="Arial"/>
                  <w:color w:val="000000"/>
                  <w:sz w:val="16"/>
                  <w:szCs w:val="16"/>
                </w:rPr>
                <w:delText>0.926</w:delText>
              </w:r>
            </w:del>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34583" w14:textId="2EB00D19" w:rsidR="00BC41BC" w:rsidRPr="00696DA7"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27" w:author="Brian William Stacy" w:date="2024-03-13T13:24:00Z">
                  <w:rPr>
                    <w:rFonts w:ascii="Times New Roman" w:hAnsi="Times New Roman" w:cs="Times New Roman"/>
                    <w:sz w:val="18"/>
                    <w:szCs w:val="18"/>
                  </w:rPr>
                </w:rPrChange>
              </w:rPr>
            </w:pPr>
            <w:ins w:id="2028" w:author="Brian William Stacy" w:date="2024-03-13T13:24:00Z">
              <w:r w:rsidRPr="000E4456">
                <w:rPr>
                  <w:rFonts w:ascii="Times New Roman" w:eastAsia="Arial" w:hAnsi="Times New Roman" w:cs="Times New Roman"/>
                  <w:color w:val="000000"/>
                  <w:sz w:val="16"/>
                  <w:szCs w:val="16"/>
                </w:rPr>
                <w:t>0.927</w:t>
              </w:r>
            </w:ins>
            <w:del w:id="2029" w:author="Brian William Stacy" w:date="2024-03-13T13:24:00Z">
              <w:r w:rsidRPr="00BF45C6" w:rsidDel="00ED0E12">
                <w:rPr>
                  <w:rFonts w:ascii="Arial" w:eastAsia="Arial" w:hAnsi="Arial" w:cs="Arial"/>
                  <w:color w:val="000000"/>
                  <w:sz w:val="16"/>
                  <w:szCs w:val="16"/>
                </w:rPr>
                <w:delText>0.927</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E9786" w14:textId="3805A5A9" w:rsidR="00BC41BC" w:rsidRPr="00696DA7"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30" w:author="Brian William Stacy" w:date="2024-03-13T13:24:00Z">
                  <w:rPr>
                    <w:rFonts w:ascii="Times New Roman" w:hAnsi="Times New Roman" w:cs="Times New Roman"/>
                    <w:sz w:val="18"/>
                    <w:szCs w:val="18"/>
                  </w:rPr>
                </w:rPrChange>
              </w:rPr>
            </w:pPr>
            <w:ins w:id="2031" w:author="Brian William Stacy" w:date="2024-03-13T13:24:00Z">
              <w:r w:rsidRPr="000E4456">
                <w:rPr>
                  <w:rFonts w:ascii="Times New Roman" w:eastAsia="Arial" w:hAnsi="Times New Roman" w:cs="Times New Roman"/>
                  <w:color w:val="000000"/>
                  <w:sz w:val="16"/>
                  <w:szCs w:val="16"/>
                </w:rPr>
                <w:t>0.535</w:t>
              </w:r>
            </w:ins>
            <w:del w:id="2032" w:author="Brian William Stacy" w:date="2024-03-13T13:24:00Z">
              <w:r w:rsidRPr="00BF45C6" w:rsidDel="00ED0E12">
                <w:rPr>
                  <w:rFonts w:ascii="Arial" w:eastAsia="Arial" w:hAnsi="Arial" w:cs="Arial"/>
                  <w:color w:val="000000"/>
                  <w:sz w:val="16"/>
                  <w:szCs w:val="16"/>
                </w:rPr>
                <w:delText>0.539</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7967E" w14:textId="665A4486" w:rsidR="00BC41BC" w:rsidRPr="00696DA7"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33" w:author="Brian William Stacy" w:date="2024-03-13T13:24:00Z">
                  <w:rPr>
                    <w:rFonts w:ascii="Times New Roman" w:hAnsi="Times New Roman" w:cs="Times New Roman"/>
                    <w:sz w:val="18"/>
                    <w:szCs w:val="18"/>
                  </w:rPr>
                </w:rPrChange>
              </w:rPr>
            </w:pPr>
            <w:ins w:id="2034" w:author="Brian William Stacy" w:date="2024-03-13T13:24:00Z">
              <w:r w:rsidRPr="000E4456">
                <w:rPr>
                  <w:rFonts w:ascii="Times New Roman" w:eastAsia="Arial" w:hAnsi="Times New Roman" w:cs="Times New Roman"/>
                  <w:color w:val="000000"/>
                  <w:sz w:val="16"/>
                  <w:szCs w:val="16"/>
                </w:rPr>
                <w:t>1.000</w:t>
              </w:r>
            </w:ins>
            <w:del w:id="2035" w:author="Brian William Stacy" w:date="2024-03-13T13:24:00Z">
              <w:r w:rsidRPr="00BF45C6" w:rsidDel="00ED0E12">
                <w:rPr>
                  <w:rFonts w:ascii="Arial" w:eastAsia="Arial" w:hAnsi="Arial" w:cs="Arial"/>
                  <w:color w:val="000000"/>
                  <w:sz w:val="16"/>
                  <w:szCs w:val="16"/>
                </w:rPr>
                <w:delText>1.000</w:delText>
              </w:r>
            </w:del>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53D10" w14:textId="1BC2BD56" w:rsidR="00BC41BC" w:rsidRPr="00696DA7"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36" w:author="Brian William Stacy" w:date="2024-03-13T13:24:00Z">
                  <w:rPr>
                    <w:rFonts w:ascii="Times New Roman" w:hAnsi="Times New Roman" w:cs="Times New Roman"/>
                    <w:sz w:val="18"/>
                    <w:szCs w:val="18"/>
                  </w:rPr>
                </w:rPrChange>
              </w:rPr>
            </w:pPr>
            <w:ins w:id="2037" w:author="Brian William Stacy" w:date="2024-03-13T13:24:00Z">
              <w:r w:rsidRPr="000E4456">
                <w:rPr>
                  <w:rFonts w:ascii="Times New Roman" w:eastAsia="Arial" w:hAnsi="Times New Roman" w:cs="Times New Roman"/>
                  <w:color w:val="000000"/>
                  <w:sz w:val="16"/>
                  <w:szCs w:val="16"/>
                </w:rPr>
                <w:t>1.000</w:t>
              </w:r>
            </w:ins>
            <w:del w:id="2038" w:author="Brian William Stacy" w:date="2024-03-13T13:24:00Z">
              <w:r w:rsidRPr="00BF45C6" w:rsidDel="00ED0E12">
                <w:rPr>
                  <w:rFonts w:ascii="Arial" w:eastAsia="Arial" w:hAnsi="Arial" w:cs="Arial"/>
                  <w:color w:val="000000"/>
                  <w:sz w:val="16"/>
                  <w:szCs w:val="16"/>
                </w:rPr>
                <w:delText>1.000</w:delText>
              </w:r>
            </w:del>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447C2" w14:textId="57A53F4B" w:rsidR="00BC41BC" w:rsidRPr="00696DA7"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39" w:author="Brian William Stacy" w:date="2024-03-13T13:24:00Z">
                  <w:rPr>
                    <w:rFonts w:ascii="Times New Roman" w:hAnsi="Times New Roman" w:cs="Times New Roman"/>
                    <w:sz w:val="18"/>
                    <w:szCs w:val="18"/>
                  </w:rPr>
                </w:rPrChange>
              </w:rPr>
            </w:pPr>
            <w:ins w:id="2040" w:author="Brian William Stacy" w:date="2024-03-13T13:24:00Z">
              <w:r w:rsidRPr="000E4456">
                <w:rPr>
                  <w:rFonts w:ascii="Times New Roman" w:eastAsia="Arial" w:hAnsi="Times New Roman" w:cs="Times New Roman"/>
                  <w:color w:val="000000"/>
                  <w:sz w:val="16"/>
                  <w:szCs w:val="16"/>
                </w:rPr>
                <w:t>0.579</w:t>
              </w:r>
            </w:ins>
            <w:del w:id="2041" w:author="Brian William Stacy" w:date="2024-03-13T13:24:00Z">
              <w:r w:rsidRPr="00BF45C6" w:rsidDel="00ED0E12">
                <w:rPr>
                  <w:rFonts w:ascii="Arial" w:eastAsia="Arial" w:hAnsi="Arial" w:cs="Arial"/>
                  <w:color w:val="000000"/>
                  <w:sz w:val="16"/>
                  <w:szCs w:val="16"/>
                </w:rPr>
                <w:delText>0.579</w:delText>
              </w:r>
            </w:del>
          </w:p>
        </w:tc>
      </w:tr>
      <w:tr w:rsidR="008535A7" w:rsidRPr="00D41306" w14:paraId="73F31AA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76CF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D35D9"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42"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2043" w:author="Brian William Stacy" w:date="2024-03-13T13:24:00Z">
                  <w:rPr>
                    <w:rFonts w:ascii="Times New Roman" w:hAnsi="Times New Roman" w:cs="Times New Roman"/>
                    <w:sz w:val="18"/>
                    <w:szCs w:val="18"/>
                  </w:rPr>
                </w:rPrChange>
              </w:rPr>
              <w:t>No</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79D0D"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44" w:author="Brian William Stacy" w:date="2024-03-13T13:24:00Z">
                  <w:rPr>
                    <w:rFonts w:ascii="Times New Roman" w:hAnsi="Times New Roman" w:cs="Times New Roman"/>
                    <w:sz w:val="18"/>
                    <w:szCs w:val="18"/>
                  </w:rPr>
                </w:rPrChange>
              </w:rPr>
            </w:pPr>
            <w:r w:rsidRPr="00696DA7">
              <w:rPr>
                <w:rFonts w:ascii="Times New Roman" w:eastAsia="Arial" w:hAnsi="Times New Roman" w:cs="Times New Roman"/>
                <w:color w:val="000000"/>
                <w:sz w:val="16"/>
                <w:szCs w:val="16"/>
                <w:rPrChange w:id="2045" w:author="Brian William Stacy" w:date="2024-03-13T13:24:00Z">
                  <w:rPr>
                    <w:rFonts w:ascii="Times New Roman" w:eastAsia="Arial" w:hAnsi="Times New Roman" w:cs="Times New Roman"/>
                    <w:color w:val="000000"/>
                    <w:sz w:val="18"/>
                    <w:szCs w:val="18"/>
                  </w:rPr>
                </w:rPrChange>
              </w:rPr>
              <w:t>Yes</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0BFAF"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46" w:author="Brian William Stacy" w:date="2024-03-13T13:24:00Z">
                  <w:rPr>
                    <w:rFonts w:ascii="Times New Roman" w:hAnsi="Times New Roman" w:cs="Times New Roman"/>
                    <w:sz w:val="18"/>
                    <w:szCs w:val="18"/>
                  </w:rPr>
                </w:rPrChange>
              </w:rPr>
            </w:pPr>
            <w:r w:rsidRPr="00696DA7">
              <w:rPr>
                <w:rFonts w:ascii="Times New Roman" w:eastAsia="Arial" w:hAnsi="Times New Roman" w:cs="Times New Roman"/>
                <w:color w:val="000000"/>
                <w:sz w:val="16"/>
                <w:szCs w:val="16"/>
                <w:rPrChange w:id="2047" w:author="Brian William Stacy" w:date="2024-03-13T13:24:00Z">
                  <w:rPr>
                    <w:rFonts w:ascii="Times New Roman" w:eastAsia="Arial" w:hAnsi="Times New Roman" w:cs="Times New Roman"/>
                    <w:color w:val="000000"/>
                    <w:sz w:val="18"/>
                    <w:szCs w:val="18"/>
                  </w:rPr>
                </w:rPrChange>
              </w:rPr>
              <w:t>Yes</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66CBF"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48"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2049" w:author="Brian William Stacy" w:date="2024-03-13T13:24:00Z">
                  <w:rPr>
                    <w:rFonts w:ascii="Times New Roman" w:hAnsi="Times New Roman" w:cs="Times New Roman"/>
                    <w:sz w:val="18"/>
                    <w:szCs w:val="18"/>
                  </w:rPr>
                </w:rPrChange>
              </w:rPr>
              <w:t>No</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6C2DC"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50" w:author="Brian William Stacy" w:date="2024-03-13T13:24:00Z">
                  <w:rPr>
                    <w:rFonts w:ascii="Times New Roman" w:hAnsi="Times New Roman" w:cs="Times New Roman"/>
                    <w:sz w:val="18"/>
                    <w:szCs w:val="18"/>
                  </w:rPr>
                </w:rPrChange>
              </w:rPr>
            </w:pPr>
            <w:r w:rsidRPr="00696DA7">
              <w:rPr>
                <w:rFonts w:ascii="Times New Roman" w:eastAsia="Arial" w:hAnsi="Times New Roman" w:cs="Times New Roman"/>
                <w:color w:val="000000"/>
                <w:sz w:val="16"/>
                <w:szCs w:val="16"/>
                <w:rPrChange w:id="2051" w:author="Brian William Stacy" w:date="2024-03-13T13:24:00Z">
                  <w:rPr>
                    <w:rFonts w:ascii="Times New Roman" w:eastAsia="Arial" w:hAnsi="Times New Roman" w:cs="Times New Roman"/>
                    <w:color w:val="000000"/>
                    <w:sz w:val="18"/>
                    <w:szCs w:val="18"/>
                  </w:rPr>
                </w:rPrChange>
              </w:rPr>
              <w:t>Yes</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6C35"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52" w:author="Brian William Stacy" w:date="2024-03-13T13:24:00Z">
                  <w:rPr>
                    <w:rFonts w:ascii="Times New Roman" w:hAnsi="Times New Roman" w:cs="Times New Roman"/>
                    <w:sz w:val="18"/>
                    <w:szCs w:val="18"/>
                  </w:rPr>
                </w:rPrChange>
              </w:rPr>
            </w:pPr>
            <w:r w:rsidRPr="00696DA7">
              <w:rPr>
                <w:rFonts w:ascii="Times New Roman" w:eastAsia="Arial" w:hAnsi="Times New Roman" w:cs="Times New Roman"/>
                <w:color w:val="000000"/>
                <w:sz w:val="16"/>
                <w:szCs w:val="16"/>
                <w:rPrChange w:id="2053" w:author="Brian William Stacy" w:date="2024-03-13T13:24:00Z">
                  <w:rPr>
                    <w:rFonts w:ascii="Times New Roman" w:eastAsia="Arial" w:hAnsi="Times New Roman" w:cs="Times New Roman"/>
                    <w:color w:val="000000"/>
                    <w:sz w:val="18"/>
                    <w:szCs w:val="18"/>
                  </w:rPr>
                </w:rPrChange>
              </w:rPr>
              <w:t>Yes</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9F184"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54" w:author="Brian William Stacy" w:date="2024-03-13T13:24:00Z">
                  <w:rPr>
                    <w:rFonts w:ascii="Times New Roman" w:hAnsi="Times New Roman" w:cs="Times New Roman"/>
                    <w:sz w:val="18"/>
                    <w:szCs w:val="18"/>
                  </w:rPr>
                </w:rPrChange>
              </w:rPr>
            </w:pPr>
            <w:r w:rsidRPr="00696DA7">
              <w:rPr>
                <w:rFonts w:ascii="Times New Roman" w:hAnsi="Times New Roman" w:cs="Times New Roman"/>
                <w:sz w:val="16"/>
                <w:szCs w:val="16"/>
                <w:rPrChange w:id="2055" w:author="Brian William Stacy" w:date="2024-03-13T13:24:00Z">
                  <w:rPr>
                    <w:rFonts w:ascii="Times New Roman" w:hAnsi="Times New Roman" w:cs="Times New Roman"/>
                    <w:sz w:val="18"/>
                    <w:szCs w:val="18"/>
                  </w:rPr>
                </w:rPrChange>
              </w:rPr>
              <w:t>No</w:t>
            </w:r>
          </w:p>
        </w:tc>
      </w:tr>
      <w:tr w:rsidR="008535A7" w:rsidRPr="00D41306" w14:paraId="1AB786D6"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1B635"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7E4BF" w14:textId="2FA906C8"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056" w:author="Brian William Stacy" w:date="2024-03-13T13:24:00Z">
                  <w:rPr>
                    <w:rFonts w:ascii="Times New Roman" w:eastAsia="Arial" w:hAnsi="Times New Roman" w:cs="Times New Roman"/>
                    <w:color w:val="000000"/>
                    <w:sz w:val="18"/>
                    <w:szCs w:val="18"/>
                  </w:rPr>
                </w:rPrChange>
              </w:rPr>
            </w:pPr>
            <w:r w:rsidRPr="00696DA7">
              <w:rPr>
                <w:rFonts w:ascii="Times New Roman" w:eastAsia="Arial" w:hAnsi="Times New Roman" w:cs="Times New Roman"/>
                <w:color w:val="000000"/>
                <w:sz w:val="16"/>
                <w:szCs w:val="16"/>
                <w:rPrChange w:id="2057" w:author="Brian William Stacy" w:date="2024-03-13T13:24:00Z">
                  <w:rPr>
                    <w:rFonts w:ascii="Times New Roman" w:eastAsia="Arial" w:hAnsi="Times New Roman" w:cs="Times New Roman"/>
                    <w:color w:val="000000"/>
                    <w:sz w:val="18"/>
                    <w:szCs w:val="18"/>
                  </w:rPr>
                </w:rPrChange>
              </w:rPr>
              <w:t>15</w:t>
            </w:r>
            <w:r w:rsidR="00031459" w:rsidRPr="00696DA7">
              <w:rPr>
                <w:rFonts w:ascii="Times New Roman" w:eastAsia="Arial" w:hAnsi="Times New Roman" w:cs="Times New Roman"/>
                <w:color w:val="000000"/>
                <w:sz w:val="16"/>
                <w:szCs w:val="16"/>
                <w:rPrChange w:id="2058" w:author="Brian William Stacy" w:date="2024-03-13T13:24:00Z">
                  <w:rPr>
                    <w:rFonts w:ascii="Times New Roman" w:eastAsia="Arial" w:hAnsi="Times New Roman" w:cs="Times New Roman"/>
                    <w:color w:val="000000"/>
                    <w:sz w:val="18"/>
                    <w:szCs w:val="18"/>
                  </w:rPr>
                </w:rPrChange>
              </w:rPr>
              <w:t>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F56E4" w14:textId="019C753B" w:rsidR="008535A7" w:rsidRPr="00696DA7" w:rsidRDefault="0003145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059" w:author="Brian William Stacy" w:date="2024-03-13T13:24:00Z">
                  <w:rPr>
                    <w:rFonts w:ascii="Times New Roman" w:eastAsia="Arial" w:hAnsi="Times New Roman" w:cs="Times New Roman"/>
                    <w:color w:val="000000"/>
                    <w:sz w:val="18"/>
                    <w:szCs w:val="18"/>
                  </w:rPr>
                </w:rPrChange>
              </w:rPr>
            </w:pPr>
            <w:r w:rsidRPr="00696DA7">
              <w:rPr>
                <w:rFonts w:ascii="Times New Roman" w:eastAsia="Arial" w:hAnsi="Times New Roman" w:cs="Times New Roman"/>
                <w:color w:val="000000"/>
                <w:sz w:val="16"/>
                <w:szCs w:val="16"/>
                <w:rPrChange w:id="2060" w:author="Brian William Stacy" w:date="2024-03-13T13:24:00Z">
                  <w:rPr>
                    <w:rFonts w:ascii="Times New Roman" w:eastAsia="Arial" w:hAnsi="Times New Roman" w:cs="Times New Roman"/>
                    <w:color w:val="000000"/>
                    <w:sz w:val="18"/>
                    <w:szCs w:val="18"/>
                  </w:rPr>
                </w:rPrChange>
              </w:rPr>
              <w:t>156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54B0F" w14:textId="34592218" w:rsidR="008535A7" w:rsidRPr="00696DA7" w:rsidRDefault="0003145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061" w:author="Brian William Stacy" w:date="2024-03-13T13:24:00Z">
                  <w:rPr>
                    <w:rFonts w:ascii="Times New Roman" w:eastAsia="Arial" w:hAnsi="Times New Roman" w:cs="Times New Roman"/>
                    <w:color w:val="000000"/>
                    <w:sz w:val="18"/>
                    <w:szCs w:val="18"/>
                  </w:rPr>
                </w:rPrChange>
              </w:rPr>
            </w:pPr>
            <w:r w:rsidRPr="00696DA7">
              <w:rPr>
                <w:rFonts w:ascii="Times New Roman" w:eastAsia="Arial" w:hAnsi="Times New Roman" w:cs="Times New Roman"/>
                <w:color w:val="000000"/>
                <w:sz w:val="16"/>
                <w:szCs w:val="16"/>
                <w:rPrChange w:id="2062" w:author="Brian William Stacy" w:date="2024-03-13T13:24:00Z">
                  <w:rPr>
                    <w:rFonts w:ascii="Times New Roman" w:eastAsia="Arial" w:hAnsi="Times New Roman" w:cs="Times New Roman"/>
                    <w:color w:val="000000"/>
                    <w:sz w:val="18"/>
                    <w:szCs w:val="18"/>
                  </w:rPr>
                </w:rPrChange>
              </w:rPr>
              <w:t>156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D5D50"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063" w:author="Brian William Stacy" w:date="2024-03-13T13:24:00Z">
                  <w:rPr>
                    <w:rFonts w:ascii="Times New Roman" w:eastAsia="Arial" w:hAnsi="Times New Roman" w:cs="Times New Roman"/>
                    <w:color w:val="000000"/>
                    <w:sz w:val="18"/>
                    <w:szCs w:val="18"/>
                  </w:rPr>
                </w:rPrChange>
              </w:rPr>
            </w:pPr>
            <w:r w:rsidRPr="00696DA7">
              <w:rPr>
                <w:rFonts w:ascii="Times New Roman" w:eastAsia="Arial" w:hAnsi="Times New Roman" w:cs="Times New Roman"/>
                <w:color w:val="000000"/>
                <w:sz w:val="16"/>
                <w:szCs w:val="16"/>
                <w:rPrChange w:id="2064" w:author="Brian William Stacy" w:date="2024-03-13T13:24:00Z">
                  <w:rPr>
                    <w:rFonts w:ascii="Times New Roman" w:eastAsia="Arial" w:hAnsi="Times New Roman" w:cs="Times New Roman"/>
                    <w:color w:val="000000"/>
                    <w:sz w:val="18"/>
                    <w:szCs w:val="18"/>
                  </w:rPr>
                </w:rPrChange>
              </w:rPr>
              <w:t>102</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177E3"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065" w:author="Brian William Stacy" w:date="2024-03-13T13:24:00Z">
                  <w:rPr>
                    <w:rFonts w:ascii="Times New Roman" w:eastAsia="Arial" w:hAnsi="Times New Roman" w:cs="Times New Roman"/>
                    <w:color w:val="000000"/>
                    <w:sz w:val="18"/>
                    <w:szCs w:val="18"/>
                  </w:rPr>
                </w:rPrChange>
              </w:rPr>
            </w:pPr>
            <w:r w:rsidRPr="00696DA7">
              <w:rPr>
                <w:rFonts w:ascii="Times New Roman" w:eastAsia="Arial" w:hAnsi="Times New Roman" w:cs="Times New Roman"/>
                <w:color w:val="000000"/>
                <w:sz w:val="16"/>
                <w:szCs w:val="16"/>
                <w:rPrChange w:id="2066" w:author="Brian William Stacy" w:date="2024-03-13T13:24:00Z">
                  <w:rPr>
                    <w:rFonts w:ascii="Times New Roman" w:eastAsia="Arial" w:hAnsi="Times New Roman" w:cs="Times New Roman"/>
                    <w:color w:val="000000"/>
                    <w:sz w:val="18"/>
                    <w:szCs w:val="18"/>
                  </w:rPr>
                </w:rPrChange>
              </w:rPr>
              <w:t>102</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137A7" w14:textId="77777777"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067" w:author="Brian William Stacy" w:date="2024-03-13T13:24:00Z">
                  <w:rPr>
                    <w:rFonts w:ascii="Times New Roman" w:eastAsia="Arial" w:hAnsi="Times New Roman" w:cs="Times New Roman"/>
                    <w:color w:val="000000"/>
                    <w:sz w:val="18"/>
                    <w:szCs w:val="18"/>
                  </w:rPr>
                </w:rPrChange>
              </w:rPr>
            </w:pPr>
            <w:r w:rsidRPr="00696DA7">
              <w:rPr>
                <w:rFonts w:ascii="Times New Roman" w:eastAsia="Arial" w:hAnsi="Times New Roman" w:cs="Times New Roman"/>
                <w:color w:val="000000"/>
                <w:sz w:val="16"/>
                <w:szCs w:val="16"/>
                <w:rPrChange w:id="2068" w:author="Brian William Stacy" w:date="2024-03-13T13:24:00Z">
                  <w:rPr>
                    <w:rFonts w:ascii="Times New Roman" w:eastAsia="Arial" w:hAnsi="Times New Roman" w:cs="Times New Roman"/>
                    <w:color w:val="000000"/>
                    <w:sz w:val="18"/>
                    <w:szCs w:val="18"/>
                  </w:rPr>
                </w:rPrChange>
              </w:rPr>
              <w:t>102</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0C2A1" w14:textId="5A7DB3FB" w:rsidR="008535A7" w:rsidRPr="00696DA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069" w:author="Brian William Stacy" w:date="2024-03-13T13:24:00Z">
                  <w:rPr>
                    <w:rFonts w:ascii="Times New Roman" w:eastAsia="Arial" w:hAnsi="Times New Roman" w:cs="Times New Roman"/>
                    <w:color w:val="000000"/>
                    <w:sz w:val="18"/>
                    <w:szCs w:val="18"/>
                  </w:rPr>
                </w:rPrChange>
              </w:rPr>
            </w:pPr>
            <w:r w:rsidRPr="00696DA7">
              <w:rPr>
                <w:rFonts w:ascii="Times New Roman" w:eastAsia="Arial" w:hAnsi="Times New Roman" w:cs="Times New Roman"/>
                <w:color w:val="000000"/>
                <w:sz w:val="16"/>
                <w:szCs w:val="16"/>
                <w:rPrChange w:id="2070" w:author="Brian William Stacy" w:date="2024-03-13T13:24:00Z">
                  <w:rPr>
                    <w:rFonts w:ascii="Times New Roman" w:eastAsia="Arial" w:hAnsi="Times New Roman" w:cs="Times New Roman"/>
                    <w:color w:val="000000"/>
                    <w:sz w:val="18"/>
                    <w:szCs w:val="18"/>
                  </w:rPr>
                </w:rPrChange>
              </w:rPr>
              <w:t>9</w:t>
            </w:r>
            <w:r w:rsidR="00031459" w:rsidRPr="00696DA7">
              <w:rPr>
                <w:rFonts w:ascii="Times New Roman" w:eastAsia="Arial" w:hAnsi="Times New Roman" w:cs="Times New Roman"/>
                <w:color w:val="000000"/>
                <w:sz w:val="16"/>
                <w:szCs w:val="16"/>
                <w:rPrChange w:id="2071" w:author="Brian William Stacy" w:date="2024-03-13T13:24:00Z">
                  <w:rPr>
                    <w:rFonts w:ascii="Times New Roman" w:eastAsia="Arial" w:hAnsi="Times New Roman" w:cs="Times New Roman"/>
                    <w:color w:val="000000"/>
                    <w:sz w:val="18"/>
                    <w:szCs w:val="18"/>
                  </w:rPr>
                </w:rPrChange>
              </w:rPr>
              <w:t>3</w:t>
            </w:r>
          </w:p>
        </w:tc>
      </w:tr>
      <w:tr w:rsidR="00BF45C6" w:rsidRPr="00D41306" w14:paraId="32752AFD" w14:textId="77777777" w:rsidTr="004A4172">
        <w:trPr>
          <w:jc w:val="center"/>
        </w:trPr>
        <w:tc>
          <w:tcPr>
            <w:tcW w:w="19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BC8C3F" w14:textId="77777777" w:rsidR="00BF45C6" w:rsidRPr="005B0CB6"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1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5D11D3" w14:textId="6BCE781C" w:rsidR="00BF45C6" w:rsidRPr="00696DA7"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72" w:author="Brian William Stacy" w:date="2024-03-13T13:24:00Z">
                  <w:rPr>
                    <w:rFonts w:ascii="Times New Roman" w:hAnsi="Times New Roman" w:cs="Times New Roman"/>
                    <w:sz w:val="18"/>
                    <w:szCs w:val="18"/>
                  </w:rPr>
                </w:rPrChange>
              </w:rPr>
            </w:pPr>
            <w:ins w:id="2073" w:author="Brian William Stacy" w:date="2024-03-13T13:24:00Z">
              <w:r w:rsidRPr="000E4456">
                <w:rPr>
                  <w:rFonts w:ascii="Times New Roman" w:eastAsia="Arial" w:hAnsi="Times New Roman" w:cs="Times New Roman"/>
                  <w:color w:val="000000"/>
                  <w:sz w:val="16"/>
                  <w:szCs w:val="16"/>
                </w:rPr>
                <w:t>1059</w:t>
              </w:r>
            </w:ins>
            <w:del w:id="2074" w:author="Brian William Stacy" w:date="2024-03-13T13:24:00Z">
              <w:r w:rsidRPr="00BF45C6" w:rsidDel="00CA124A">
                <w:rPr>
                  <w:rFonts w:ascii="Arial" w:eastAsia="Arial" w:hAnsi="Arial" w:cs="Arial"/>
                  <w:color w:val="000000"/>
                  <w:sz w:val="16"/>
                  <w:szCs w:val="16"/>
                </w:rPr>
                <w:delText>1074</w:delText>
              </w:r>
            </w:del>
          </w:p>
        </w:tc>
        <w:tc>
          <w:tcPr>
            <w:tcW w:w="11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818353" w14:textId="1971F6F0" w:rsidR="00BF45C6" w:rsidRPr="00696DA7"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75" w:author="Brian William Stacy" w:date="2024-03-13T13:24:00Z">
                  <w:rPr>
                    <w:rFonts w:ascii="Times New Roman" w:hAnsi="Times New Roman" w:cs="Times New Roman"/>
                    <w:sz w:val="18"/>
                    <w:szCs w:val="18"/>
                  </w:rPr>
                </w:rPrChange>
              </w:rPr>
            </w:pPr>
            <w:ins w:id="2076" w:author="Brian William Stacy" w:date="2024-03-13T13:24:00Z">
              <w:r w:rsidRPr="000E4456">
                <w:rPr>
                  <w:rFonts w:ascii="Times New Roman" w:eastAsia="Arial" w:hAnsi="Times New Roman" w:cs="Times New Roman"/>
                  <w:color w:val="000000"/>
                  <w:sz w:val="16"/>
                  <w:szCs w:val="16"/>
                </w:rPr>
                <w:t>1059</w:t>
              </w:r>
            </w:ins>
            <w:del w:id="2077" w:author="Brian William Stacy" w:date="2024-03-13T13:24:00Z">
              <w:r w:rsidRPr="00BF45C6" w:rsidDel="00CA124A">
                <w:rPr>
                  <w:rFonts w:ascii="Arial" w:eastAsia="Arial" w:hAnsi="Arial" w:cs="Arial"/>
                  <w:color w:val="000000"/>
                  <w:sz w:val="16"/>
                  <w:szCs w:val="16"/>
                </w:rPr>
                <w:delText>1074</w:delText>
              </w:r>
            </w:del>
          </w:p>
        </w:tc>
        <w:tc>
          <w:tcPr>
            <w:tcW w:w="11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7DF6B" w14:textId="5DF41EBC" w:rsidR="00BF45C6" w:rsidRPr="00696DA7"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78" w:author="Brian William Stacy" w:date="2024-03-13T13:24:00Z">
                  <w:rPr>
                    <w:rFonts w:ascii="Times New Roman" w:hAnsi="Times New Roman" w:cs="Times New Roman"/>
                    <w:sz w:val="18"/>
                    <w:szCs w:val="18"/>
                  </w:rPr>
                </w:rPrChange>
              </w:rPr>
            </w:pPr>
            <w:ins w:id="2079" w:author="Brian William Stacy" w:date="2024-03-13T13:24:00Z">
              <w:r w:rsidRPr="000E4456">
                <w:rPr>
                  <w:rFonts w:ascii="Times New Roman" w:eastAsia="Arial" w:hAnsi="Times New Roman" w:cs="Times New Roman"/>
                  <w:color w:val="000000"/>
                  <w:sz w:val="16"/>
                  <w:szCs w:val="16"/>
                </w:rPr>
                <w:t>1059</w:t>
              </w:r>
            </w:ins>
            <w:del w:id="2080" w:author="Brian William Stacy" w:date="2024-03-13T13:24:00Z">
              <w:r w:rsidRPr="00BF45C6" w:rsidDel="00CA124A">
                <w:rPr>
                  <w:rFonts w:ascii="Arial" w:eastAsia="Arial" w:hAnsi="Arial" w:cs="Arial"/>
                  <w:color w:val="000000"/>
                  <w:sz w:val="16"/>
                  <w:szCs w:val="16"/>
                </w:rPr>
                <w:delText>1074</w:delText>
              </w:r>
            </w:del>
          </w:p>
        </w:tc>
        <w:tc>
          <w:tcPr>
            <w:tcW w:w="11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62E4AA" w14:textId="7549575C" w:rsidR="00BF45C6" w:rsidRPr="00696DA7"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81" w:author="Brian William Stacy" w:date="2024-03-13T13:24:00Z">
                  <w:rPr>
                    <w:rFonts w:ascii="Times New Roman" w:hAnsi="Times New Roman" w:cs="Times New Roman"/>
                    <w:sz w:val="18"/>
                    <w:szCs w:val="18"/>
                  </w:rPr>
                </w:rPrChange>
              </w:rPr>
            </w:pPr>
            <w:ins w:id="2082" w:author="Brian William Stacy" w:date="2024-03-13T13:24:00Z">
              <w:r w:rsidRPr="000E4456">
                <w:rPr>
                  <w:rFonts w:ascii="Times New Roman" w:eastAsia="Arial" w:hAnsi="Times New Roman" w:cs="Times New Roman"/>
                  <w:color w:val="000000"/>
                  <w:sz w:val="16"/>
                  <w:szCs w:val="16"/>
                </w:rPr>
                <w:t>361</w:t>
              </w:r>
            </w:ins>
            <w:del w:id="2083" w:author="Brian William Stacy" w:date="2024-03-13T13:24:00Z">
              <w:r w:rsidRPr="00BF45C6" w:rsidDel="00CA124A">
                <w:rPr>
                  <w:rFonts w:ascii="Arial" w:eastAsia="Arial" w:hAnsi="Arial" w:cs="Arial"/>
                  <w:color w:val="000000"/>
                  <w:sz w:val="16"/>
                  <w:szCs w:val="16"/>
                </w:rPr>
                <w:delText>373</w:delText>
              </w:r>
            </w:del>
          </w:p>
        </w:tc>
        <w:tc>
          <w:tcPr>
            <w:tcW w:w="8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EB0A99" w14:textId="1235A37F" w:rsidR="00BF45C6" w:rsidRPr="00696DA7"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84" w:author="Brian William Stacy" w:date="2024-03-13T13:24:00Z">
                  <w:rPr>
                    <w:rFonts w:ascii="Times New Roman" w:hAnsi="Times New Roman" w:cs="Times New Roman"/>
                    <w:sz w:val="18"/>
                    <w:szCs w:val="18"/>
                  </w:rPr>
                </w:rPrChange>
              </w:rPr>
            </w:pPr>
            <w:ins w:id="2085" w:author="Brian William Stacy" w:date="2024-03-13T13:24:00Z">
              <w:r w:rsidRPr="000E4456">
                <w:rPr>
                  <w:rFonts w:ascii="Times New Roman" w:eastAsia="Arial" w:hAnsi="Times New Roman" w:cs="Times New Roman"/>
                  <w:color w:val="000000"/>
                  <w:sz w:val="16"/>
                  <w:szCs w:val="16"/>
                </w:rPr>
                <w:t>361</w:t>
              </w:r>
            </w:ins>
            <w:del w:id="2086" w:author="Brian William Stacy" w:date="2024-03-13T13:24:00Z">
              <w:r w:rsidRPr="00BF45C6" w:rsidDel="00CA124A">
                <w:rPr>
                  <w:rFonts w:ascii="Arial" w:eastAsia="Arial" w:hAnsi="Arial" w:cs="Arial"/>
                  <w:color w:val="000000"/>
                  <w:sz w:val="16"/>
                  <w:szCs w:val="16"/>
                </w:rPr>
                <w:delText>373</w:delText>
              </w:r>
            </w:del>
          </w:p>
        </w:tc>
        <w:tc>
          <w:tcPr>
            <w:tcW w:w="8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27C4E" w14:textId="2EE6D6F1" w:rsidR="00BF45C6" w:rsidRPr="00696DA7"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87" w:author="Brian William Stacy" w:date="2024-03-13T13:24:00Z">
                  <w:rPr>
                    <w:rFonts w:ascii="Times New Roman" w:hAnsi="Times New Roman" w:cs="Times New Roman"/>
                    <w:sz w:val="18"/>
                    <w:szCs w:val="18"/>
                  </w:rPr>
                </w:rPrChange>
              </w:rPr>
            </w:pPr>
            <w:ins w:id="2088" w:author="Brian William Stacy" w:date="2024-03-13T13:24:00Z">
              <w:r w:rsidRPr="000E4456">
                <w:rPr>
                  <w:rFonts w:ascii="Times New Roman" w:eastAsia="Arial" w:hAnsi="Times New Roman" w:cs="Times New Roman"/>
                  <w:color w:val="000000"/>
                  <w:sz w:val="16"/>
                  <w:szCs w:val="16"/>
                </w:rPr>
                <w:t>361</w:t>
              </w:r>
            </w:ins>
            <w:del w:id="2089" w:author="Brian William Stacy" w:date="2024-03-13T13:24:00Z">
              <w:r w:rsidRPr="00BF45C6" w:rsidDel="00CA124A">
                <w:rPr>
                  <w:rFonts w:ascii="Arial" w:eastAsia="Arial" w:hAnsi="Arial" w:cs="Arial"/>
                  <w:color w:val="000000"/>
                  <w:sz w:val="16"/>
                  <w:szCs w:val="16"/>
                </w:rPr>
                <w:delText>373</w:delText>
              </w:r>
            </w:del>
          </w:p>
        </w:tc>
        <w:tc>
          <w:tcPr>
            <w:tcW w:w="11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678565" w14:textId="2545231F" w:rsidR="00BF45C6" w:rsidRPr="00696DA7"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090" w:author="Brian William Stacy" w:date="2024-03-13T13:24:00Z">
                  <w:rPr>
                    <w:rFonts w:ascii="Times New Roman" w:hAnsi="Times New Roman" w:cs="Times New Roman"/>
                    <w:sz w:val="18"/>
                    <w:szCs w:val="18"/>
                  </w:rPr>
                </w:rPrChange>
              </w:rPr>
            </w:pPr>
            <w:ins w:id="2091" w:author="Brian William Stacy" w:date="2024-03-13T13:24:00Z">
              <w:r w:rsidRPr="000E4456">
                <w:rPr>
                  <w:rFonts w:ascii="Times New Roman" w:eastAsia="Arial" w:hAnsi="Times New Roman" w:cs="Times New Roman"/>
                  <w:color w:val="000000"/>
                  <w:sz w:val="16"/>
                  <w:szCs w:val="16"/>
                </w:rPr>
                <w:t>93</w:t>
              </w:r>
            </w:ins>
            <w:del w:id="2092" w:author="Brian William Stacy" w:date="2024-03-13T13:24:00Z">
              <w:r w:rsidRPr="00BF45C6" w:rsidDel="00CA124A">
                <w:rPr>
                  <w:rFonts w:ascii="Arial" w:eastAsia="Arial" w:hAnsi="Arial" w:cs="Arial"/>
                  <w:color w:val="000000"/>
                  <w:sz w:val="16"/>
                  <w:szCs w:val="16"/>
                </w:rPr>
                <w:delText>93</w:delText>
              </w:r>
            </w:del>
          </w:p>
        </w:tc>
      </w:tr>
      <w:tr w:rsidR="008535A7" w:rsidRPr="00F9620B" w14:paraId="79D7250E"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FF07B2"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4DB591C8" w14:textId="77777777" w:rsidR="008535A7" w:rsidRPr="00FC2911" w:rsidRDefault="008535A7" w:rsidP="008535A7">
      <w:pPr>
        <w:pStyle w:val="BodyText"/>
      </w:pPr>
    </w:p>
    <w:p w14:paraId="18C93A3F" w14:textId="77777777" w:rsidR="0093392A" w:rsidRDefault="0093392A">
      <w:pPr>
        <w:rPr>
          <w:rFonts w:ascii="Times New Roman" w:hAnsi="Times New Roman" w:cs="Times New Roman"/>
          <w:b/>
          <w:sz w:val="24"/>
          <w:szCs w:val="24"/>
        </w:rPr>
      </w:pPr>
      <w:bookmarkStart w:id="2093" w:name="X27905ea571f5399b25b29cc27b56cc1221ad31f"/>
      <w:bookmarkEnd w:id="1826"/>
      <w:r>
        <w:br w:type="page"/>
      </w:r>
    </w:p>
    <w:p w14:paraId="59D67D36" w14:textId="3297E270" w:rsidR="008535A7" w:rsidRPr="00270551" w:rsidRDefault="00EF59A2" w:rsidP="008535A7">
      <w:pPr>
        <w:pStyle w:val="Heading2"/>
      </w:pPr>
      <w:r w:rsidRPr="00982FEC">
        <w:t>Table S</w:t>
      </w:r>
      <w:r w:rsidR="0093392A" w:rsidRPr="00982FEC">
        <w:t>1</w:t>
      </w:r>
      <w:r w:rsidR="00D95302" w:rsidRPr="00982FEC">
        <w:t>8</w:t>
      </w:r>
      <w:r w:rsidR="008535A7" w:rsidRPr="00982FEC">
        <w:t>. Relationship between the OECD Better Life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69"/>
        <w:gridCol w:w="1069"/>
        <w:gridCol w:w="1056"/>
        <w:gridCol w:w="1056"/>
        <w:gridCol w:w="1056"/>
        <w:gridCol w:w="1056"/>
      </w:tblGrid>
      <w:tr w:rsidR="008535A7" w:rsidRPr="00D41306" w14:paraId="2A32F59D"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E6C3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DA4D8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DCFBD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5A7F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89DB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8700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7E3C2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D71AF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CE4F56" w:rsidRPr="00D41306" w14:paraId="13991BF8"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54734"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94E16" w14:textId="3A05EDE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094" w:author="Brian William Stacy" w:date="2024-03-13T13:26:00Z">
              <w:r w:rsidRPr="000E4456">
                <w:rPr>
                  <w:rFonts w:ascii="Times New Roman" w:eastAsia="Arial" w:hAnsi="Times New Roman" w:cs="Times New Roman"/>
                  <w:color w:val="000000"/>
                  <w:sz w:val="16"/>
                  <w:szCs w:val="16"/>
                </w:rPr>
                <w:t>0.056***</w:t>
              </w:r>
            </w:ins>
            <w:del w:id="2095" w:author="Brian William Stacy" w:date="2024-03-13T13:26:00Z">
              <w:r w:rsidRPr="00657054" w:rsidDel="009B6694">
                <w:rPr>
                  <w:rFonts w:ascii="Arial" w:eastAsia="Arial" w:hAnsi="Arial" w:cs="Arial"/>
                  <w:color w:val="000000"/>
                  <w:sz w:val="16"/>
                  <w:szCs w:val="16"/>
                </w:rPr>
                <w:delText>0.058***</w:delText>
              </w:r>
            </w:del>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584AC" w14:textId="28FCA15E"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096" w:author="Brian William Stacy" w:date="2024-03-13T13:26:00Z">
              <w:r w:rsidRPr="000E4456">
                <w:rPr>
                  <w:rFonts w:ascii="Times New Roman" w:eastAsia="Arial" w:hAnsi="Times New Roman" w:cs="Times New Roman"/>
                  <w:color w:val="000000"/>
                  <w:sz w:val="16"/>
                  <w:szCs w:val="16"/>
                </w:rPr>
                <w:t>0.000</w:t>
              </w:r>
            </w:ins>
            <w:del w:id="2097" w:author="Brian William Stacy" w:date="2024-03-13T13:26:00Z">
              <w:r w:rsidRPr="00657054" w:rsidDel="009B6694">
                <w:rPr>
                  <w:rFonts w:ascii="Arial" w:eastAsia="Arial" w:hAnsi="Arial" w:cs="Arial"/>
                  <w:color w:val="000000"/>
                  <w:sz w:val="16"/>
                  <w:szCs w:val="16"/>
                </w:rPr>
                <w:delText>-0.001</w:delText>
              </w:r>
            </w:del>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FAAA7" w14:textId="3FECE2C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098" w:author="Brian William Stacy" w:date="2024-03-13T13:26:00Z">
              <w:r w:rsidRPr="000E4456">
                <w:rPr>
                  <w:rFonts w:ascii="Times New Roman" w:eastAsia="Arial" w:hAnsi="Times New Roman" w:cs="Times New Roman"/>
                  <w:color w:val="000000"/>
                  <w:sz w:val="16"/>
                  <w:szCs w:val="16"/>
                </w:rPr>
                <w:t>0.001</w:t>
              </w:r>
            </w:ins>
            <w:del w:id="2099" w:author="Brian William Stacy" w:date="2024-03-13T13:26:00Z">
              <w:r w:rsidRPr="00657054" w:rsidDel="009B6694">
                <w:rPr>
                  <w:rFonts w:ascii="Arial" w:eastAsia="Arial" w:hAnsi="Arial" w:cs="Arial"/>
                  <w:color w:val="000000"/>
                  <w:sz w:val="16"/>
                  <w:szCs w:val="16"/>
                </w:rPr>
                <w:delText>0.000</w:delText>
              </w:r>
            </w:del>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9F4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58C7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A55A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7F6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11C2AF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2A260"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C404C" w14:textId="002E60D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00" w:author="Brian William Stacy" w:date="2024-03-13T13:26:00Z">
              <w:r w:rsidRPr="000E4456">
                <w:rPr>
                  <w:rFonts w:ascii="Times New Roman" w:eastAsia="Arial" w:hAnsi="Times New Roman" w:cs="Times New Roman"/>
                  <w:color w:val="000000"/>
                  <w:sz w:val="16"/>
                  <w:szCs w:val="16"/>
                </w:rPr>
                <w:t>(0.01)</w:t>
              </w:r>
            </w:ins>
            <w:del w:id="2101" w:author="Brian William Stacy" w:date="2024-03-13T13:26:00Z">
              <w:r w:rsidRPr="00657054" w:rsidDel="009B6694">
                <w:rPr>
                  <w:rFonts w:ascii="Arial" w:eastAsia="Arial" w:hAnsi="Arial" w:cs="Arial"/>
                  <w:color w:val="000000"/>
                  <w:sz w:val="16"/>
                  <w:szCs w:val="16"/>
                </w:rPr>
                <w:delText>(0.01)</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B9486" w14:textId="0B961C3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02" w:author="Brian William Stacy" w:date="2024-03-13T13:26:00Z">
              <w:r w:rsidRPr="000E4456">
                <w:rPr>
                  <w:rFonts w:ascii="Times New Roman" w:eastAsia="Arial" w:hAnsi="Times New Roman" w:cs="Times New Roman"/>
                  <w:color w:val="000000"/>
                  <w:sz w:val="16"/>
                  <w:szCs w:val="16"/>
                </w:rPr>
                <w:t>(0.01)</w:t>
              </w:r>
            </w:ins>
            <w:del w:id="2103" w:author="Brian William Stacy" w:date="2024-03-13T13:26:00Z">
              <w:r w:rsidRPr="00657054" w:rsidDel="009B6694">
                <w:rPr>
                  <w:rFonts w:ascii="Arial" w:eastAsia="Arial" w:hAnsi="Arial" w:cs="Arial"/>
                  <w:color w:val="000000"/>
                  <w:sz w:val="16"/>
                  <w:szCs w:val="16"/>
                </w:rPr>
                <w:delText>(0.01)</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DCEB2" w14:textId="68BA6473"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04" w:author="Brian William Stacy" w:date="2024-03-13T13:26:00Z">
              <w:r w:rsidRPr="000E4456">
                <w:rPr>
                  <w:rFonts w:ascii="Times New Roman" w:eastAsia="Arial" w:hAnsi="Times New Roman" w:cs="Times New Roman"/>
                  <w:color w:val="000000"/>
                  <w:sz w:val="16"/>
                  <w:szCs w:val="16"/>
                </w:rPr>
                <w:t>(0.00)</w:t>
              </w:r>
            </w:ins>
            <w:del w:id="2105" w:author="Brian William Stacy" w:date="2024-03-13T13:26:00Z">
              <w:r w:rsidRPr="00657054" w:rsidDel="009B6694">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F395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86F3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6C7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2E30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1B6FEAE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8C150"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CD86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6D18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2068F"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26AD9" w14:textId="6044962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06" w:author="Brian William Stacy" w:date="2024-03-13T13:26:00Z">
              <w:r w:rsidRPr="000E4456">
                <w:rPr>
                  <w:rFonts w:ascii="Times New Roman" w:eastAsia="Arial" w:hAnsi="Times New Roman" w:cs="Times New Roman"/>
                  <w:color w:val="000000"/>
                  <w:sz w:val="16"/>
                  <w:szCs w:val="16"/>
                </w:rPr>
                <w:t>0.050***</w:t>
              </w:r>
            </w:ins>
            <w:del w:id="2107" w:author="Brian William Stacy" w:date="2024-03-13T13:26:00Z">
              <w:r w:rsidRPr="00657054" w:rsidDel="009B6694">
                <w:rPr>
                  <w:rFonts w:ascii="Arial" w:eastAsia="Arial" w:hAnsi="Arial" w:cs="Arial"/>
                  <w:color w:val="000000"/>
                  <w:sz w:val="16"/>
                  <w:szCs w:val="16"/>
                </w:rPr>
                <w:delText>0.051***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9EAF0" w14:textId="41B48494"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08" w:author="Brian William Stacy" w:date="2024-03-13T13:26:00Z">
              <w:r w:rsidRPr="000E4456">
                <w:rPr>
                  <w:rFonts w:ascii="Times New Roman" w:eastAsia="Arial" w:hAnsi="Times New Roman" w:cs="Times New Roman"/>
                  <w:color w:val="000000"/>
                  <w:sz w:val="16"/>
                  <w:szCs w:val="16"/>
                </w:rPr>
                <w:t>-0.008**</w:t>
              </w:r>
            </w:ins>
            <w:del w:id="2109" w:author="Brian William Stacy" w:date="2024-03-13T13:26:00Z">
              <w:r w:rsidRPr="00657054" w:rsidDel="009B6694">
                <w:rPr>
                  <w:rFonts w:ascii="Arial" w:eastAsia="Arial" w:hAnsi="Arial" w:cs="Arial"/>
                  <w:color w:val="000000"/>
                  <w:sz w:val="16"/>
                  <w:szCs w:val="16"/>
                </w:rPr>
                <w:delText>-0.008**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6C66F" w14:textId="0264D77E"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10" w:author="Brian William Stacy" w:date="2024-03-13T13:26:00Z">
              <w:r w:rsidRPr="000E4456">
                <w:rPr>
                  <w:rFonts w:ascii="Times New Roman" w:eastAsia="Arial" w:hAnsi="Times New Roman" w:cs="Times New Roman"/>
                  <w:color w:val="000000"/>
                  <w:sz w:val="16"/>
                  <w:szCs w:val="16"/>
                </w:rPr>
                <w:t>-0.007*</w:t>
              </w:r>
            </w:ins>
            <w:del w:id="2111" w:author="Brian William Stacy" w:date="2024-03-13T13:26:00Z">
              <w:r w:rsidRPr="00657054" w:rsidDel="009B6694">
                <w:rPr>
                  <w:rFonts w:ascii="Arial" w:eastAsia="Arial" w:hAnsi="Arial" w:cs="Arial"/>
                  <w:color w:val="000000"/>
                  <w:sz w:val="16"/>
                  <w:szCs w:val="16"/>
                </w:rPr>
                <w:delText>-0.007*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9AF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9CEA40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2F06A"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DE63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52E9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9E8B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1B0B7" w14:textId="6316B31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12" w:author="Brian William Stacy" w:date="2024-03-13T13:26:00Z">
              <w:r w:rsidRPr="000E4456">
                <w:rPr>
                  <w:rFonts w:ascii="Times New Roman" w:eastAsia="Arial" w:hAnsi="Times New Roman" w:cs="Times New Roman"/>
                  <w:color w:val="000000"/>
                  <w:sz w:val="16"/>
                  <w:szCs w:val="16"/>
                </w:rPr>
                <w:t>(0.01)</w:t>
              </w:r>
            </w:ins>
            <w:del w:id="2113" w:author="Brian William Stacy" w:date="2024-03-13T13:26:00Z">
              <w:r w:rsidRPr="00657054" w:rsidDel="009B6694">
                <w:rPr>
                  <w:rFonts w:ascii="Arial" w:eastAsia="Arial" w:hAnsi="Arial" w:cs="Arial"/>
                  <w:color w:val="000000"/>
                  <w:sz w:val="16"/>
                  <w:szCs w:val="16"/>
                </w:rPr>
                <w:delText>(0.01)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51619" w14:textId="0CD63E4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14" w:author="Brian William Stacy" w:date="2024-03-13T13:26:00Z">
              <w:r w:rsidRPr="000E4456">
                <w:rPr>
                  <w:rFonts w:ascii="Times New Roman" w:eastAsia="Arial" w:hAnsi="Times New Roman" w:cs="Times New Roman"/>
                  <w:color w:val="000000"/>
                  <w:sz w:val="16"/>
                  <w:szCs w:val="16"/>
                </w:rPr>
                <w:t>(0.00)</w:t>
              </w:r>
            </w:ins>
            <w:del w:id="2115" w:author="Brian William Stacy" w:date="2024-03-13T13:26:00Z">
              <w:r w:rsidRPr="00657054" w:rsidDel="009B6694">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DB112" w14:textId="68BB114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16" w:author="Brian William Stacy" w:date="2024-03-13T13:26:00Z">
              <w:r w:rsidRPr="000E4456">
                <w:rPr>
                  <w:rFonts w:ascii="Times New Roman" w:eastAsia="Arial" w:hAnsi="Times New Roman" w:cs="Times New Roman"/>
                  <w:color w:val="000000"/>
                  <w:sz w:val="16"/>
                  <w:szCs w:val="16"/>
                </w:rPr>
                <w:t>(0.00)</w:t>
              </w:r>
            </w:ins>
            <w:del w:id="2117" w:author="Brian William Stacy" w:date="2024-03-13T13:26:00Z">
              <w:r w:rsidRPr="00657054" w:rsidDel="009B6694">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EE04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5ED833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6E4F9"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B152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733D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C7B3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F20E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F164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6E7D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88CC7" w14:textId="0CCD047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18" w:author="Brian William Stacy" w:date="2024-03-13T13:26:00Z">
              <w:r w:rsidRPr="000E4456">
                <w:rPr>
                  <w:rFonts w:ascii="Times New Roman" w:eastAsia="Arial" w:hAnsi="Times New Roman" w:cs="Times New Roman"/>
                  <w:color w:val="000000"/>
                  <w:sz w:val="16"/>
                  <w:szCs w:val="16"/>
                </w:rPr>
                <w:t>0.064***</w:t>
              </w:r>
            </w:ins>
            <w:del w:id="2119" w:author="Brian William Stacy" w:date="2024-03-13T13:26:00Z">
              <w:r w:rsidRPr="00657054" w:rsidDel="009B6694">
                <w:rPr>
                  <w:rFonts w:ascii="Arial" w:eastAsia="Arial" w:hAnsi="Arial" w:cs="Arial"/>
                  <w:color w:val="000000"/>
                  <w:sz w:val="16"/>
                  <w:szCs w:val="16"/>
                </w:rPr>
                <w:delText>0.064***</w:delText>
              </w:r>
            </w:del>
          </w:p>
        </w:tc>
      </w:tr>
      <w:tr w:rsidR="00CE4F56" w:rsidRPr="00D41306" w14:paraId="68DA1D4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E9A90"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C3CC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4C6E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E9A1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AB4B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493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AAB2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235A" w14:textId="73C8B4B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20" w:author="Brian William Stacy" w:date="2024-03-13T13:26:00Z">
              <w:r w:rsidRPr="000E4456">
                <w:rPr>
                  <w:rFonts w:ascii="Times New Roman" w:eastAsia="Arial" w:hAnsi="Times New Roman" w:cs="Times New Roman"/>
                  <w:color w:val="000000"/>
                  <w:sz w:val="16"/>
                  <w:szCs w:val="16"/>
                </w:rPr>
                <w:t>(0.02)</w:t>
              </w:r>
            </w:ins>
            <w:del w:id="2121" w:author="Brian William Stacy" w:date="2024-03-13T13:26:00Z">
              <w:r w:rsidRPr="00657054" w:rsidDel="009B6694">
                <w:rPr>
                  <w:rFonts w:ascii="Arial" w:eastAsia="Arial" w:hAnsi="Arial" w:cs="Arial"/>
                  <w:color w:val="000000"/>
                  <w:sz w:val="16"/>
                  <w:szCs w:val="16"/>
                </w:rPr>
                <w:delText>(0.02)</w:delText>
              </w:r>
            </w:del>
          </w:p>
        </w:tc>
      </w:tr>
      <w:tr w:rsidR="00CE4F56" w:rsidRPr="00D41306" w14:paraId="6DD76E4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1B749"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12F7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751D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C2609" w14:textId="5064CDE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22" w:author="Brian William Stacy" w:date="2024-03-13T13:26:00Z">
              <w:r w:rsidRPr="000E4456">
                <w:rPr>
                  <w:rFonts w:ascii="Times New Roman" w:eastAsia="Arial" w:hAnsi="Times New Roman" w:cs="Times New Roman"/>
                  <w:color w:val="000000"/>
                  <w:sz w:val="16"/>
                  <w:szCs w:val="16"/>
                </w:rPr>
                <w:t>-0.001</w:t>
              </w:r>
            </w:ins>
            <w:del w:id="2123" w:author="Brian William Stacy" w:date="2024-03-13T13:26:00Z">
              <w:r w:rsidRPr="00657054" w:rsidDel="009B6694">
                <w:rPr>
                  <w:rFonts w:ascii="Arial" w:eastAsia="Arial" w:hAnsi="Arial" w:cs="Arial"/>
                  <w:color w:val="000000"/>
                  <w:sz w:val="16"/>
                  <w:szCs w:val="16"/>
                </w:rPr>
                <w:delText>-0.002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BFB3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04B1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C6A93" w14:textId="068FBD2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24" w:author="Brian William Stacy" w:date="2024-03-13T13:26:00Z">
              <w:r w:rsidRPr="000E4456">
                <w:rPr>
                  <w:rFonts w:ascii="Times New Roman" w:eastAsia="Arial" w:hAnsi="Times New Roman" w:cs="Times New Roman"/>
                  <w:color w:val="000000"/>
                  <w:sz w:val="16"/>
                  <w:szCs w:val="16"/>
                </w:rPr>
                <w:t>-0.002</w:t>
              </w:r>
            </w:ins>
            <w:del w:id="2125" w:author="Brian William Stacy" w:date="2024-03-13T13:26:00Z">
              <w:r w:rsidRPr="00657054" w:rsidDel="009B6694">
                <w:rPr>
                  <w:rFonts w:ascii="Arial" w:eastAsia="Arial" w:hAnsi="Arial" w:cs="Arial"/>
                  <w:color w:val="000000"/>
                  <w:sz w:val="16"/>
                  <w:szCs w:val="16"/>
                </w:rPr>
                <w:delText>-0.001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1410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60E005D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F3684"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B6F2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3CEC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CD07" w14:textId="5C66437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26" w:author="Brian William Stacy" w:date="2024-03-13T13:26:00Z">
              <w:r w:rsidRPr="000E4456">
                <w:rPr>
                  <w:rFonts w:ascii="Times New Roman" w:eastAsia="Arial" w:hAnsi="Times New Roman" w:cs="Times New Roman"/>
                  <w:color w:val="000000"/>
                  <w:sz w:val="16"/>
                  <w:szCs w:val="16"/>
                </w:rPr>
                <w:t>(0.00)</w:t>
              </w:r>
            </w:ins>
            <w:del w:id="2127" w:author="Brian William Stacy" w:date="2024-03-13T13:26:00Z">
              <w:r w:rsidRPr="00657054" w:rsidDel="009B6694">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97C9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E11E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FC0C" w14:textId="249ED5F4"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28" w:author="Brian William Stacy" w:date="2024-03-13T13:26:00Z">
              <w:r w:rsidRPr="000E4456">
                <w:rPr>
                  <w:rFonts w:ascii="Times New Roman" w:eastAsia="Arial" w:hAnsi="Times New Roman" w:cs="Times New Roman"/>
                  <w:color w:val="000000"/>
                  <w:sz w:val="16"/>
                  <w:szCs w:val="16"/>
                </w:rPr>
                <w:t>(0.01)</w:t>
              </w:r>
            </w:ins>
            <w:del w:id="2129" w:author="Brian William Stacy" w:date="2024-03-13T13:26:00Z">
              <w:r w:rsidRPr="00657054" w:rsidDel="009B6694">
                <w:rPr>
                  <w:rFonts w:ascii="Arial" w:eastAsia="Arial" w:hAnsi="Arial" w:cs="Arial"/>
                  <w:color w:val="000000"/>
                  <w:sz w:val="16"/>
                  <w:szCs w:val="16"/>
                </w:rPr>
                <w:delText>(0.01)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417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554884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BFF9E"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9F7F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A6E9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23321" w14:textId="400D07A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30" w:author="Brian William Stacy" w:date="2024-03-13T13:26:00Z">
              <w:r w:rsidRPr="000E4456">
                <w:rPr>
                  <w:rFonts w:ascii="Times New Roman" w:eastAsia="Arial" w:hAnsi="Times New Roman" w:cs="Times New Roman"/>
                  <w:color w:val="000000"/>
                  <w:sz w:val="16"/>
                  <w:szCs w:val="16"/>
                </w:rPr>
                <w:t>0.077</w:t>
              </w:r>
            </w:ins>
            <w:del w:id="2131" w:author="Brian William Stacy" w:date="2024-03-13T13:26:00Z">
              <w:r w:rsidRPr="00657054" w:rsidDel="009B6694">
                <w:rPr>
                  <w:rFonts w:ascii="Arial" w:eastAsia="Arial" w:hAnsi="Arial" w:cs="Arial"/>
                  <w:color w:val="000000"/>
                  <w:sz w:val="16"/>
                  <w:szCs w:val="16"/>
                </w:rPr>
                <w:delText>0.084</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07EB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D4F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95D1F" w14:textId="1B05FFC5"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32" w:author="Brian William Stacy" w:date="2024-03-13T13:26:00Z">
              <w:r w:rsidRPr="000E4456">
                <w:rPr>
                  <w:rFonts w:ascii="Times New Roman" w:eastAsia="Arial" w:hAnsi="Times New Roman" w:cs="Times New Roman"/>
                  <w:color w:val="000000"/>
                  <w:sz w:val="16"/>
                  <w:szCs w:val="16"/>
                </w:rPr>
                <w:t>0.017</w:t>
              </w:r>
            </w:ins>
            <w:del w:id="2133" w:author="Brian William Stacy" w:date="2024-03-13T13:26:00Z">
              <w:r w:rsidRPr="00657054" w:rsidDel="009B6694">
                <w:rPr>
                  <w:rFonts w:ascii="Arial" w:eastAsia="Arial" w:hAnsi="Arial" w:cs="Arial"/>
                  <w:color w:val="000000"/>
                  <w:sz w:val="16"/>
                  <w:szCs w:val="16"/>
                </w:rPr>
                <w:delText>0.017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7A7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7A6A23A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D31AF"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7E64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94A1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C4592" w14:textId="25829045"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34" w:author="Brian William Stacy" w:date="2024-03-13T13:26:00Z">
              <w:r w:rsidRPr="000E4456">
                <w:rPr>
                  <w:rFonts w:ascii="Times New Roman" w:eastAsia="Arial" w:hAnsi="Times New Roman" w:cs="Times New Roman"/>
                  <w:color w:val="000000"/>
                  <w:sz w:val="16"/>
                  <w:szCs w:val="16"/>
                </w:rPr>
                <w:t>(0.06)</w:t>
              </w:r>
            </w:ins>
            <w:del w:id="2135" w:author="Brian William Stacy" w:date="2024-03-13T13:26:00Z">
              <w:r w:rsidRPr="00657054" w:rsidDel="009B6694">
                <w:rPr>
                  <w:rFonts w:ascii="Arial" w:eastAsia="Arial" w:hAnsi="Arial" w:cs="Arial"/>
                  <w:color w:val="000000"/>
                  <w:sz w:val="16"/>
                  <w:szCs w:val="16"/>
                </w:rPr>
                <w:delText>(0.05)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5DD9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A9F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23B9A" w14:textId="2AD71E3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36" w:author="Brian William Stacy" w:date="2024-03-13T13:26:00Z">
              <w:r w:rsidRPr="000E4456">
                <w:rPr>
                  <w:rFonts w:ascii="Times New Roman" w:eastAsia="Arial" w:hAnsi="Times New Roman" w:cs="Times New Roman"/>
                  <w:color w:val="000000"/>
                  <w:sz w:val="16"/>
                  <w:szCs w:val="16"/>
                </w:rPr>
                <w:t>(0.05)</w:t>
              </w:r>
            </w:ins>
            <w:del w:id="2137" w:author="Brian William Stacy" w:date="2024-03-13T13:26:00Z">
              <w:r w:rsidRPr="00657054" w:rsidDel="009B6694">
                <w:rPr>
                  <w:rFonts w:ascii="Arial" w:eastAsia="Arial" w:hAnsi="Arial" w:cs="Arial"/>
                  <w:color w:val="000000"/>
                  <w:sz w:val="16"/>
                  <w:szCs w:val="16"/>
                </w:rPr>
                <w:delText>(0.05)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558B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BBC0AF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7759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728A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F5FB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8C408" w14:textId="7F81F32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38" w:author="Brian William Stacy" w:date="2024-03-13T13:26:00Z">
              <w:r w:rsidRPr="000E4456">
                <w:rPr>
                  <w:rFonts w:ascii="Times New Roman" w:eastAsia="Arial" w:hAnsi="Times New Roman" w:cs="Times New Roman"/>
                  <w:color w:val="000000"/>
                  <w:sz w:val="16"/>
                  <w:szCs w:val="16"/>
                </w:rPr>
                <w:t>-0.066**</w:t>
              </w:r>
            </w:ins>
            <w:del w:id="2139" w:author="Brian William Stacy" w:date="2024-03-13T13:26:00Z">
              <w:r w:rsidRPr="00657054" w:rsidDel="009B6694">
                <w:rPr>
                  <w:rFonts w:ascii="Arial" w:eastAsia="Arial" w:hAnsi="Arial" w:cs="Arial"/>
                  <w:color w:val="000000"/>
                  <w:sz w:val="16"/>
                  <w:szCs w:val="16"/>
                </w:rPr>
                <w:delText>-0.072***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52FB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52E6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280A8" w14:textId="149DF1D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40" w:author="Brian William Stacy" w:date="2024-03-13T13:26:00Z">
              <w:r w:rsidRPr="000E4456">
                <w:rPr>
                  <w:rFonts w:ascii="Times New Roman" w:eastAsia="Arial" w:hAnsi="Times New Roman" w:cs="Times New Roman"/>
                  <w:color w:val="000000"/>
                  <w:sz w:val="16"/>
                  <w:szCs w:val="16"/>
                </w:rPr>
                <w:t>-0.032</w:t>
              </w:r>
            </w:ins>
            <w:del w:id="2141" w:author="Brian William Stacy" w:date="2024-03-13T13:26:00Z">
              <w:r w:rsidRPr="00657054" w:rsidDel="009B6694">
                <w:rPr>
                  <w:rFonts w:ascii="Arial" w:eastAsia="Arial" w:hAnsi="Arial" w:cs="Arial"/>
                  <w:color w:val="000000"/>
                  <w:sz w:val="16"/>
                  <w:szCs w:val="16"/>
                </w:rPr>
                <w:delText>-0.032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E994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DFA74A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CB5EF"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C91B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F68B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1B7CF" w14:textId="51E68740"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42" w:author="Brian William Stacy" w:date="2024-03-13T13:26:00Z">
              <w:r w:rsidRPr="000E4456">
                <w:rPr>
                  <w:rFonts w:ascii="Times New Roman" w:eastAsia="Arial" w:hAnsi="Times New Roman" w:cs="Times New Roman"/>
                  <w:color w:val="000000"/>
                  <w:sz w:val="16"/>
                  <w:szCs w:val="16"/>
                </w:rPr>
                <w:t>(0.03)</w:t>
              </w:r>
            </w:ins>
            <w:del w:id="2143" w:author="Brian William Stacy" w:date="2024-03-13T13:26:00Z">
              <w:r w:rsidRPr="00657054" w:rsidDel="009B6694">
                <w:rPr>
                  <w:rFonts w:ascii="Arial" w:eastAsia="Arial" w:hAnsi="Arial" w:cs="Arial"/>
                  <w:color w:val="000000"/>
                  <w:sz w:val="16"/>
                  <w:szCs w:val="16"/>
                </w:rPr>
                <w:delText>(0.02)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54D0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7D9D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BA7C1" w14:textId="7E5DBEE5"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44" w:author="Brian William Stacy" w:date="2024-03-13T13:26:00Z">
              <w:r w:rsidRPr="000E4456">
                <w:rPr>
                  <w:rFonts w:ascii="Times New Roman" w:eastAsia="Arial" w:hAnsi="Times New Roman" w:cs="Times New Roman"/>
                  <w:color w:val="000000"/>
                  <w:sz w:val="16"/>
                  <w:szCs w:val="16"/>
                </w:rPr>
                <w:t>(0.02)</w:t>
              </w:r>
            </w:ins>
            <w:del w:id="2145" w:author="Brian William Stacy" w:date="2024-03-13T13:26:00Z">
              <w:r w:rsidRPr="00657054" w:rsidDel="009B6694">
                <w:rPr>
                  <w:rFonts w:ascii="Arial" w:eastAsia="Arial" w:hAnsi="Arial" w:cs="Arial"/>
                  <w:color w:val="000000"/>
                  <w:sz w:val="16"/>
                  <w:szCs w:val="16"/>
                </w:rPr>
                <w:delText>(0.02)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F4A8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51914DA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A2E8A"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8585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21DA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983C4" w14:textId="322998E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46" w:author="Brian William Stacy" w:date="2024-03-13T13:26:00Z">
              <w:r w:rsidRPr="000E4456">
                <w:rPr>
                  <w:rFonts w:ascii="Times New Roman" w:eastAsia="Arial" w:hAnsi="Times New Roman" w:cs="Times New Roman"/>
                  <w:color w:val="000000"/>
                  <w:sz w:val="16"/>
                  <w:szCs w:val="16"/>
                </w:rPr>
                <w:t>0.026</w:t>
              </w:r>
            </w:ins>
            <w:del w:id="2147" w:author="Brian William Stacy" w:date="2024-03-13T13:26:00Z">
              <w:r w:rsidRPr="00657054" w:rsidDel="009B6694">
                <w:rPr>
                  <w:rFonts w:ascii="Arial" w:eastAsia="Arial" w:hAnsi="Arial" w:cs="Arial"/>
                  <w:color w:val="000000"/>
                  <w:sz w:val="16"/>
                  <w:szCs w:val="16"/>
                </w:rPr>
                <w:delText>0.029*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0AAE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847D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7DABD" w14:textId="67A45FB5"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48" w:author="Brian William Stacy" w:date="2024-03-13T13:26:00Z">
              <w:r w:rsidRPr="000E4456">
                <w:rPr>
                  <w:rFonts w:ascii="Times New Roman" w:eastAsia="Arial" w:hAnsi="Times New Roman" w:cs="Times New Roman"/>
                  <w:color w:val="000000"/>
                  <w:sz w:val="16"/>
                  <w:szCs w:val="16"/>
                </w:rPr>
                <w:t>0.009</w:t>
              </w:r>
            </w:ins>
            <w:del w:id="2149" w:author="Brian William Stacy" w:date="2024-03-13T13:26:00Z">
              <w:r w:rsidRPr="00657054" w:rsidDel="009B6694">
                <w:rPr>
                  <w:rFonts w:ascii="Arial" w:eastAsia="Arial" w:hAnsi="Arial" w:cs="Arial"/>
                  <w:color w:val="000000"/>
                  <w:sz w:val="16"/>
                  <w:szCs w:val="16"/>
                </w:rPr>
                <w:delText>0.009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F7F3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291E6E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D019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FCB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5997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CA79F" w14:textId="0593D08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50" w:author="Brian William Stacy" w:date="2024-03-13T13:26:00Z">
              <w:r w:rsidRPr="000E4456">
                <w:rPr>
                  <w:rFonts w:ascii="Times New Roman" w:eastAsia="Arial" w:hAnsi="Times New Roman" w:cs="Times New Roman"/>
                  <w:color w:val="000000"/>
                  <w:sz w:val="16"/>
                  <w:szCs w:val="16"/>
                </w:rPr>
                <w:t>(0.02)</w:t>
              </w:r>
            </w:ins>
            <w:del w:id="2151" w:author="Brian William Stacy" w:date="2024-03-13T13:26:00Z">
              <w:r w:rsidRPr="00657054" w:rsidDel="009B6694">
                <w:rPr>
                  <w:rFonts w:ascii="Arial" w:eastAsia="Arial" w:hAnsi="Arial" w:cs="Arial"/>
                  <w:color w:val="000000"/>
                  <w:sz w:val="16"/>
                  <w:szCs w:val="16"/>
                </w:rPr>
                <w:delText>(0.02)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7463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E9D4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578A7" w14:textId="2410C5B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52" w:author="Brian William Stacy" w:date="2024-03-13T13:26:00Z">
              <w:r w:rsidRPr="000E4456">
                <w:rPr>
                  <w:rFonts w:ascii="Times New Roman" w:eastAsia="Arial" w:hAnsi="Times New Roman" w:cs="Times New Roman"/>
                  <w:color w:val="000000"/>
                  <w:sz w:val="16"/>
                  <w:szCs w:val="16"/>
                </w:rPr>
                <w:t>(0.01)</w:t>
              </w:r>
            </w:ins>
            <w:del w:id="2153" w:author="Brian William Stacy" w:date="2024-03-13T13:26:00Z">
              <w:r w:rsidRPr="00657054" w:rsidDel="009B6694">
                <w:rPr>
                  <w:rFonts w:ascii="Arial" w:eastAsia="Arial" w:hAnsi="Arial" w:cs="Arial"/>
                  <w:color w:val="000000"/>
                  <w:sz w:val="16"/>
                  <w:szCs w:val="16"/>
                </w:rPr>
                <w:delText>(0.01)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264C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5B814D9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45BB2"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C0D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7BCD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520D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96E3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5D77E" w14:textId="299BF02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54" w:author="Brian William Stacy" w:date="2024-03-13T13:26:00Z">
              <w:r w:rsidRPr="000E4456">
                <w:rPr>
                  <w:rFonts w:ascii="Times New Roman" w:eastAsia="Arial" w:hAnsi="Times New Roman" w:cs="Times New Roman"/>
                  <w:color w:val="000000"/>
                  <w:sz w:val="16"/>
                  <w:szCs w:val="16"/>
                </w:rPr>
                <w:t>0.014</w:t>
              </w:r>
            </w:ins>
            <w:del w:id="2155" w:author="Brian William Stacy" w:date="2024-03-13T13:26:00Z">
              <w:r w:rsidRPr="00657054" w:rsidDel="009B6694">
                <w:rPr>
                  <w:rFonts w:ascii="Arial" w:eastAsia="Arial" w:hAnsi="Arial" w:cs="Arial"/>
                  <w:color w:val="000000"/>
                  <w:sz w:val="16"/>
                  <w:szCs w:val="16"/>
                </w:rPr>
                <w:delText>0.019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900B9" w14:textId="243C5098"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56" w:author="Brian William Stacy" w:date="2024-03-13T13:26:00Z">
              <w:r w:rsidRPr="000E4456">
                <w:rPr>
                  <w:rFonts w:ascii="Times New Roman" w:eastAsia="Arial" w:hAnsi="Times New Roman" w:cs="Times New Roman"/>
                  <w:color w:val="000000"/>
                  <w:sz w:val="16"/>
                  <w:szCs w:val="16"/>
                </w:rPr>
                <w:t>-0.017</w:t>
              </w:r>
            </w:ins>
            <w:del w:id="2157" w:author="Brian William Stacy" w:date="2024-03-13T13:26:00Z">
              <w:r w:rsidRPr="00657054" w:rsidDel="009B6694">
                <w:rPr>
                  <w:rFonts w:ascii="Arial" w:eastAsia="Arial" w:hAnsi="Arial" w:cs="Arial"/>
                  <w:color w:val="000000"/>
                  <w:sz w:val="16"/>
                  <w:szCs w:val="16"/>
                </w:rPr>
                <w:delText>-0.014</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D8E1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77E8E02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99084"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9CD7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BA92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4A74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29A3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35C78" w14:textId="65B13EE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58" w:author="Brian William Stacy" w:date="2024-03-13T13:26:00Z">
              <w:r w:rsidRPr="000E4456">
                <w:rPr>
                  <w:rFonts w:ascii="Times New Roman" w:eastAsia="Arial" w:hAnsi="Times New Roman" w:cs="Times New Roman"/>
                  <w:color w:val="000000"/>
                  <w:sz w:val="16"/>
                  <w:szCs w:val="16"/>
                </w:rPr>
                <w:t>(0.04)</w:t>
              </w:r>
            </w:ins>
            <w:del w:id="2159" w:author="Brian William Stacy" w:date="2024-03-13T13:26:00Z">
              <w:r w:rsidRPr="00657054" w:rsidDel="009B6694">
                <w:rPr>
                  <w:rFonts w:ascii="Arial" w:eastAsia="Arial" w:hAnsi="Arial" w:cs="Arial"/>
                  <w:color w:val="000000"/>
                  <w:sz w:val="16"/>
                  <w:szCs w:val="16"/>
                </w:rPr>
                <w:delText>(0.04)</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F2076" w14:textId="0C247350"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60" w:author="Brian William Stacy" w:date="2024-03-13T13:26:00Z">
              <w:r w:rsidRPr="000E4456">
                <w:rPr>
                  <w:rFonts w:ascii="Times New Roman" w:eastAsia="Arial" w:hAnsi="Times New Roman" w:cs="Times New Roman"/>
                  <w:color w:val="000000"/>
                  <w:sz w:val="16"/>
                  <w:szCs w:val="16"/>
                </w:rPr>
                <w:t>(0.04)</w:t>
              </w:r>
            </w:ins>
            <w:del w:id="2161" w:author="Brian William Stacy" w:date="2024-03-13T13:26:00Z">
              <w:r w:rsidRPr="00657054" w:rsidDel="009B6694">
                <w:rPr>
                  <w:rFonts w:ascii="Arial" w:eastAsia="Arial" w:hAnsi="Arial" w:cs="Arial"/>
                  <w:color w:val="000000"/>
                  <w:sz w:val="16"/>
                  <w:szCs w:val="16"/>
                </w:rPr>
                <w:delText>(0.04)</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49E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1D191B8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B618D"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A38F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80DEF"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582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0965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49C30" w14:textId="5993F3C3"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62" w:author="Brian William Stacy" w:date="2024-03-13T13:26:00Z">
              <w:r w:rsidRPr="000E4456">
                <w:rPr>
                  <w:rFonts w:ascii="Times New Roman" w:eastAsia="Arial" w:hAnsi="Times New Roman" w:cs="Times New Roman"/>
                  <w:color w:val="000000"/>
                  <w:sz w:val="16"/>
                  <w:szCs w:val="16"/>
                </w:rPr>
                <w:t>0.084*</w:t>
              </w:r>
            </w:ins>
            <w:del w:id="2163" w:author="Brian William Stacy" w:date="2024-03-13T13:26:00Z">
              <w:r w:rsidRPr="00657054" w:rsidDel="009B6694">
                <w:rPr>
                  <w:rFonts w:ascii="Arial" w:eastAsia="Arial" w:hAnsi="Arial" w:cs="Arial"/>
                  <w:color w:val="000000"/>
                  <w:sz w:val="16"/>
                  <w:szCs w:val="16"/>
                </w:rPr>
                <w:delText>0.097*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BEC6" w14:textId="18D3CA0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64" w:author="Brian William Stacy" w:date="2024-03-13T13:26:00Z">
              <w:r w:rsidRPr="000E4456">
                <w:rPr>
                  <w:rFonts w:ascii="Times New Roman" w:eastAsia="Arial" w:hAnsi="Times New Roman" w:cs="Times New Roman"/>
                  <w:color w:val="000000"/>
                  <w:sz w:val="16"/>
                  <w:szCs w:val="16"/>
                </w:rPr>
                <w:t>0.041</w:t>
              </w:r>
            </w:ins>
            <w:del w:id="2165" w:author="Brian William Stacy" w:date="2024-03-13T13:26:00Z">
              <w:r w:rsidRPr="00657054" w:rsidDel="009B6694">
                <w:rPr>
                  <w:rFonts w:ascii="Arial" w:eastAsia="Arial" w:hAnsi="Arial" w:cs="Arial"/>
                  <w:color w:val="000000"/>
                  <w:sz w:val="16"/>
                  <w:szCs w:val="16"/>
                </w:rPr>
                <w:delText>0.055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B639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6CDB0DF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3064D"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5B18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7938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390F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C1A6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EE698" w14:textId="16DBD70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66" w:author="Brian William Stacy" w:date="2024-03-13T13:26:00Z">
              <w:r w:rsidRPr="000E4456">
                <w:rPr>
                  <w:rFonts w:ascii="Times New Roman" w:eastAsia="Arial" w:hAnsi="Times New Roman" w:cs="Times New Roman"/>
                  <w:color w:val="000000"/>
                  <w:sz w:val="16"/>
                  <w:szCs w:val="16"/>
                </w:rPr>
                <w:t>(0.05)</w:t>
              </w:r>
            </w:ins>
            <w:del w:id="2167" w:author="Brian William Stacy" w:date="2024-03-13T13:26:00Z">
              <w:r w:rsidRPr="00657054" w:rsidDel="009B6694">
                <w:rPr>
                  <w:rFonts w:ascii="Arial" w:eastAsia="Arial" w:hAnsi="Arial" w:cs="Arial"/>
                  <w:color w:val="000000"/>
                  <w:sz w:val="16"/>
                  <w:szCs w:val="16"/>
                </w:rPr>
                <w:delText>(0.05)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13FFE" w14:textId="20FA767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68" w:author="Brian William Stacy" w:date="2024-03-13T13:26:00Z">
              <w:r w:rsidRPr="000E4456">
                <w:rPr>
                  <w:rFonts w:ascii="Times New Roman" w:eastAsia="Arial" w:hAnsi="Times New Roman" w:cs="Times New Roman"/>
                  <w:color w:val="000000"/>
                  <w:sz w:val="16"/>
                  <w:szCs w:val="16"/>
                </w:rPr>
                <w:t>(0.05)</w:t>
              </w:r>
            </w:ins>
            <w:del w:id="2169" w:author="Brian William Stacy" w:date="2024-03-13T13:26:00Z">
              <w:r w:rsidRPr="00657054" w:rsidDel="009B6694">
                <w:rPr>
                  <w:rFonts w:ascii="Arial" w:eastAsia="Arial" w:hAnsi="Arial" w:cs="Arial"/>
                  <w:color w:val="000000"/>
                  <w:sz w:val="16"/>
                  <w:szCs w:val="16"/>
                </w:rPr>
                <w:delText>(0.05)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0C6E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685B711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2ACB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8E47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25A7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6476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DF3A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991E8" w14:textId="67E3283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70" w:author="Brian William Stacy" w:date="2024-03-13T13:26:00Z">
              <w:r w:rsidRPr="000E4456">
                <w:rPr>
                  <w:rFonts w:ascii="Times New Roman" w:eastAsia="Arial" w:hAnsi="Times New Roman" w:cs="Times New Roman"/>
                  <w:color w:val="000000"/>
                  <w:sz w:val="16"/>
                  <w:szCs w:val="16"/>
                </w:rPr>
                <w:t>-0.229***</w:t>
              </w:r>
            </w:ins>
            <w:del w:id="2171" w:author="Brian William Stacy" w:date="2024-03-13T13:26:00Z">
              <w:r w:rsidRPr="00657054" w:rsidDel="009B6694">
                <w:rPr>
                  <w:rFonts w:ascii="Arial" w:eastAsia="Arial" w:hAnsi="Arial" w:cs="Arial"/>
                  <w:color w:val="000000"/>
                  <w:sz w:val="16"/>
                  <w:szCs w:val="16"/>
                </w:rPr>
                <w:delText>-0.219***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F4041" w14:textId="43BFF68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72" w:author="Brian William Stacy" w:date="2024-03-13T13:26:00Z">
              <w:r w:rsidRPr="000E4456">
                <w:rPr>
                  <w:rFonts w:ascii="Times New Roman" w:eastAsia="Arial" w:hAnsi="Times New Roman" w:cs="Times New Roman"/>
                  <w:color w:val="000000"/>
                  <w:sz w:val="16"/>
                  <w:szCs w:val="16"/>
                </w:rPr>
                <w:t>-0.287***</w:t>
              </w:r>
            </w:ins>
            <w:del w:id="2173" w:author="Brian William Stacy" w:date="2024-03-13T13:26:00Z">
              <w:r w:rsidRPr="00657054" w:rsidDel="009B6694">
                <w:rPr>
                  <w:rFonts w:ascii="Arial" w:eastAsia="Arial" w:hAnsi="Arial" w:cs="Arial"/>
                  <w:color w:val="000000"/>
                  <w:sz w:val="16"/>
                  <w:szCs w:val="16"/>
                </w:rPr>
                <w:delText>-0.278***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0E8AF"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3B9CBF7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D7DCF"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01F8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55F4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4B7F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1D5F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A6C20" w14:textId="6413DAE3"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74" w:author="Brian William Stacy" w:date="2024-03-13T13:26:00Z">
              <w:r w:rsidRPr="000E4456">
                <w:rPr>
                  <w:rFonts w:ascii="Times New Roman" w:eastAsia="Arial" w:hAnsi="Times New Roman" w:cs="Times New Roman"/>
                  <w:color w:val="000000"/>
                  <w:sz w:val="16"/>
                  <w:szCs w:val="16"/>
                </w:rPr>
                <w:t>(0.05)</w:t>
              </w:r>
            </w:ins>
            <w:del w:id="2175" w:author="Brian William Stacy" w:date="2024-03-13T13:26:00Z">
              <w:r w:rsidRPr="00657054" w:rsidDel="009B6694">
                <w:rPr>
                  <w:rFonts w:ascii="Arial" w:eastAsia="Arial" w:hAnsi="Arial" w:cs="Arial"/>
                  <w:color w:val="000000"/>
                  <w:sz w:val="16"/>
                  <w:szCs w:val="16"/>
                </w:rPr>
                <w:delText>(0.05)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2EA16" w14:textId="5419754C"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76" w:author="Brian William Stacy" w:date="2024-03-13T13:26:00Z">
              <w:r w:rsidRPr="000E4456">
                <w:rPr>
                  <w:rFonts w:ascii="Times New Roman" w:eastAsia="Arial" w:hAnsi="Times New Roman" w:cs="Times New Roman"/>
                  <w:color w:val="000000"/>
                  <w:sz w:val="16"/>
                  <w:szCs w:val="16"/>
                </w:rPr>
                <w:t>(0.06)</w:t>
              </w:r>
            </w:ins>
            <w:del w:id="2177" w:author="Brian William Stacy" w:date="2024-03-13T13:26:00Z">
              <w:r w:rsidRPr="00657054" w:rsidDel="009B6694">
                <w:rPr>
                  <w:rFonts w:ascii="Arial" w:eastAsia="Arial" w:hAnsi="Arial" w:cs="Arial"/>
                  <w:color w:val="000000"/>
                  <w:sz w:val="16"/>
                  <w:szCs w:val="16"/>
                </w:rPr>
                <w:delText>(0.06)</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AF52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E9876C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A7607"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EA1B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DD126" w14:textId="2B270A24"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78" w:author="Brian William Stacy" w:date="2024-03-13T13:26:00Z">
              <w:r w:rsidRPr="000E4456">
                <w:rPr>
                  <w:rFonts w:ascii="Times New Roman" w:eastAsia="Arial" w:hAnsi="Times New Roman" w:cs="Times New Roman"/>
                  <w:color w:val="000000"/>
                  <w:sz w:val="16"/>
                  <w:szCs w:val="16"/>
                </w:rPr>
                <w:t>-0.122***</w:t>
              </w:r>
            </w:ins>
            <w:del w:id="2179" w:author="Brian William Stacy" w:date="2024-03-13T13:26:00Z">
              <w:r w:rsidRPr="00657054" w:rsidDel="009B6694">
                <w:rPr>
                  <w:rFonts w:ascii="Arial" w:eastAsia="Arial" w:hAnsi="Arial" w:cs="Arial"/>
                  <w:color w:val="000000"/>
                  <w:sz w:val="16"/>
                  <w:szCs w:val="16"/>
                </w:rPr>
                <w:delText>-0.124***</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D9471" w14:textId="4BC91A30"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80" w:author="Brian William Stacy" w:date="2024-03-13T13:26:00Z">
              <w:r w:rsidRPr="000E4456">
                <w:rPr>
                  <w:rFonts w:ascii="Times New Roman" w:eastAsia="Arial" w:hAnsi="Times New Roman" w:cs="Times New Roman"/>
                  <w:color w:val="000000"/>
                  <w:sz w:val="16"/>
                  <w:szCs w:val="16"/>
                </w:rPr>
                <w:t>-0.178***</w:t>
              </w:r>
            </w:ins>
            <w:del w:id="2181" w:author="Brian William Stacy" w:date="2024-03-13T13:26:00Z">
              <w:r w:rsidRPr="00657054" w:rsidDel="009B6694">
                <w:rPr>
                  <w:rFonts w:ascii="Arial" w:eastAsia="Arial" w:hAnsi="Arial" w:cs="Arial"/>
                  <w:color w:val="000000"/>
                  <w:sz w:val="16"/>
                  <w:szCs w:val="16"/>
                </w:rPr>
                <w:delText>-0.177***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493C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64C9A" w14:textId="48FF2B23"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82" w:author="Brian William Stacy" w:date="2024-03-13T13:26:00Z">
              <w:r w:rsidRPr="000E4456">
                <w:rPr>
                  <w:rFonts w:ascii="Times New Roman" w:eastAsia="Arial" w:hAnsi="Times New Roman" w:cs="Times New Roman"/>
                  <w:color w:val="000000"/>
                  <w:sz w:val="16"/>
                  <w:szCs w:val="16"/>
                </w:rPr>
                <w:t>-0.317***</w:t>
              </w:r>
            </w:ins>
            <w:del w:id="2183" w:author="Brian William Stacy" w:date="2024-03-13T13:26:00Z">
              <w:r w:rsidRPr="00657054" w:rsidDel="009B6694">
                <w:rPr>
                  <w:rFonts w:ascii="Arial" w:eastAsia="Arial" w:hAnsi="Arial" w:cs="Arial"/>
                  <w:color w:val="000000"/>
                  <w:sz w:val="16"/>
                  <w:szCs w:val="16"/>
                </w:rPr>
                <w:delText>-0.310***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8DD6" w14:textId="6B53721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84" w:author="Brian William Stacy" w:date="2024-03-13T13:26:00Z">
              <w:r w:rsidRPr="000E4456">
                <w:rPr>
                  <w:rFonts w:ascii="Times New Roman" w:eastAsia="Arial" w:hAnsi="Times New Roman" w:cs="Times New Roman"/>
                  <w:color w:val="000000"/>
                  <w:sz w:val="16"/>
                  <w:szCs w:val="16"/>
                </w:rPr>
                <w:t>-0.400***</w:t>
              </w:r>
            </w:ins>
            <w:del w:id="2185" w:author="Brian William Stacy" w:date="2024-03-13T13:26:00Z">
              <w:r w:rsidRPr="00657054" w:rsidDel="009B6694">
                <w:rPr>
                  <w:rFonts w:ascii="Arial" w:eastAsia="Arial" w:hAnsi="Arial" w:cs="Arial"/>
                  <w:color w:val="000000"/>
                  <w:sz w:val="16"/>
                  <w:szCs w:val="16"/>
                </w:rPr>
                <w:delText>-0.394***</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EEEB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18C3BF8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DF7B"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718B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C3D0A" w14:textId="6F12855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86" w:author="Brian William Stacy" w:date="2024-03-13T13:26:00Z">
              <w:r w:rsidRPr="000E4456">
                <w:rPr>
                  <w:rFonts w:ascii="Times New Roman" w:eastAsia="Arial" w:hAnsi="Times New Roman" w:cs="Times New Roman"/>
                  <w:color w:val="000000"/>
                  <w:sz w:val="16"/>
                  <w:szCs w:val="16"/>
                </w:rPr>
                <w:t>(0.03)</w:t>
              </w:r>
            </w:ins>
            <w:del w:id="2187" w:author="Brian William Stacy" w:date="2024-03-13T13:26:00Z">
              <w:r w:rsidRPr="00657054" w:rsidDel="009B6694">
                <w:rPr>
                  <w:rFonts w:ascii="Arial" w:eastAsia="Arial" w:hAnsi="Arial" w:cs="Arial"/>
                  <w:color w:val="000000"/>
                  <w:sz w:val="16"/>
                  <w:szCs w:val="16"/>
                </w:rPr>
                <w:delText>(0.03)</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E5537" w14:textId="0D11DF9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88" w:author="Brian William Stacy" w:date="2024-03-13T13:26:00Z">
              <w:r w:rsidRPr="000E4456">
                <w:rPr>
                  <w:rFonts w:ascii="Times New Roman" w:eastAsia="Arial" w:hAnsi="Times New Roman" w:cs="Times New Roman"/>
                  <w:color w:val="000000"/>
                  <w:sz w:val="16"/>
                  <w:szCs w:val="16"/>
                </w:rPr>
                <w:t>(0.04)</w:t>
              </w:r>
            </w:ins>
            <w:del w:id="2189" w:author="Brian William Stacy" w:date="2024-03-13T13:26:00Z">
              <w:r w:rsidRPr="00657054" w:rsidDel="009B6694">
                <w:rPr>
                  <w:rFonts w:ascii="Arial" w:eastAsia="Arial" w:hAnsi="Arial" w:cs="Arial"/>
                  <w:color w:val="000000"/>
                  <w:sz w:val="16"/>
                  <w:szCs w:val="16"/>
                </w:rPr>
                <w:delText>(0.04)</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7FBB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17CEB" w14:textId="2DC17A11"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90" w:author="Brian William Stacy" w:date="2024-03-13T13:26:00Z">
              <w:r w:rsidRPr="000E4456">
                <w:rPr>
                  <w:rFonts w:ascii="Times New Roman" w:eastAsia="Arial" w:hAnsi="Times New Roman" w:cs="Times New Roman"/>
                  <w:color w:val="000000"/>
                  <w:sz w:val="16"/>
                  <w:szCs w:val="16"/>
                </w:rPr>
                <w:t>(0.07)</w:t>
              </w:r>
            </w:ins>
            <w:del w:id="2191" w:author="Brian William Stacy" w:date="2024-03-13T13:26:00Z">
              <w:r w:rsidRPr="00657054" w:rsidDel="009B6694">
                <w:rPr>
                  <w:rFonts w:ascii="Arial" w:eastAsia="Arial" w:hAnsi="Arial" w:cs="Arial"/>
                  <w:color w:val="000000"/>
                  <w:sz w:val="16"/>
                  <w:szCs w:val="16"/>
                </w:rPr>
                <w:delText>(0.07)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2157E" w14:textId="7DF3319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92" w:author="Brian William Stacy" w:date="2024-03-13T13:26:00Z">
              <w:r w:rsidRPr="000E4456">
                <w:rPr>
                  <w:rFonts w:ascii="Times New Roman" w:eastAsia="Arial" w:hAnsi="Times New Roman" w:cs="Times New Roman"/>
                  <w:color w:val="000000"/>
                  <w:sz w:val="16"/>
                  <w:szCs w:val="16"/>
                </w:rPr>
                <w:t>(0.08)</w:t>
              </w:r>
            </w:ins>
            <w:del w:id="2193" w:author="Brian William Stacy" w:date="2024-03-13T13:26:00Z">
              <w:r w:rsidRPr="00657054" w:rsidDel="009B6694">
                <w:rPr>
                  <w:rFonts w:ascii="Arial" w:eastAsia="Arial" w:hAnsi="Arial" w:cs="Arial"/>
                  <w:color w:val="000000"/>
                  <w:sz w:val="16"/>
                  <w:szCs w:val="16"/>
                </w:rPr>
                <w:delText>(0.08)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F5F9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58BC51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7B8C6"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83AC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3BCA2" w14:textId="55128933"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94" w:author="Brian William Stacy" w:date="2024-03-13T13:26:00Z">
              <w:r w:rsidRPr="000E4456">
                <w:rPr>
                  <w:rFonts w:ascii="Times New Roman" w:eastAsia="Arial" w:hAnsi="Times New Roman" w:cs="Times New Roman"/>
                  <w:color w:val="000000"/>
                  <w:sz w:val="16"/>
                  <w:szCs w:val="16"/>
                </w:rPr>
                <w:t>-0.217**</w:t>
              </w:r>
            </w:ins>
            <w:del w:id="2195" w:author="Brian William Stacy" w:date="2024-03-13T13:26:00Z">
              <w:r w:rsidRPr="00657054" w:rsidDel="009B6694">
                <w:rPr>
                  <w:rFonts w:ascii="Arial" w:eastAsia="Arial" w:hAnsi="Arial" w:cs="Arial"/>
                  <w:color w:val="000000"/>
                  <w:sz w:val="16"/>
                  <w:szCs w:val="16"/>
                </w:rPr>
                <w:delText>-0.208**</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8729D" w14:textId="2F12B1E4"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96" w:author="Brian William Stacy" w:date="2024-03-13T13:26:00Z">
              <w:r w:rsidRPr="000E4456">
                <w:rPr>
                  <w:rFonts w:ascii="Times New Roman" w:eastAsia="Arial" w:hAnsi="Times New Roman" w:cs="Times New Roman"/>
                  <w:color w:val="000000"/>
                  <w:sz w:val="16"/>
                  <w:szCs w:val="16"/>
                </w:rPr>
                <w:t>-0.313***</w:t>
              </w:r>
            </w:ins>
            <w:del w:id="2197" w:author="Brian William Stacy" w:date="2024-03-13T13:26:00Z">
              <w:r w:rsidRPr="00657054" w:rsidDel="009B6694">
                <w:rPr>
                  <w:rFonts w:ascii="Arial" w:eastAsia="Arial" w:hAnsi="Arial" w:cs="Arial"/>
                  <w:color w:val="000000"/>
                  <w:sz w:val="16"/>
                  <w:szCs w:val="16"/>
                </w:rPr>
                <w:delText>-0.299***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1A9E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FFDF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E36D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B58D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30A0302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4B171"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7EFD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85F32" w14:textId="42D750B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198" w:author="Brian William Stacy" w:date="2024-03-13T13:26:00Z">
              <w:r w:rsidRPr="000E4456">
                <w:rPr>
                  <w:rFonts w:ascii="Times New Roman" w:eastAsia="Arial" w:hAnsi="Times New Roman" w:cs="Times New Roman"/>
                  <w:color w:val="000000"/>
                  <w:sz w:val="16"/>
                  <w:szCs w:val="16"/>
                </w:rPr>
                <w:t>(0.09)</w:t>
              </w:r>
            </w:ins>
            <w:del w:id="2199" w:author="Brian William Stacy" w:date="2024-03-13T13:26:00Z">
              <w:r w:rsidRPr="00657054" w:rsidDel="009B6694">
                <w:rPr>
                  <w:rFonts w:ascii="Arial" w:eastAsia="Arial" w:hAnsi="Arial" w:cs="Arial"/>
                  <w:color w:val="000000"/>
                  <w:sz w:val="16"/>
                  <w:szCs w:val="16"/>
                </w:rPr>
                <w:delText>(0.09)</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8F06F" w14:textId="11177DA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00" w:author="Brian William Stacy" w:date="2024-03-13T13:26:00Z">
              <w:r w:rsidRPr="000E4456">
                <w:rPr>
                  <w:rFonts w:ascii="Times New Roman" w:eastAsia="Arial" w:hAnsi="Times New Roman" w:cs="Times New Roman"/>
                  <w:color w:val="000000"/>
                  <w:sz w:val="16"/>
                  <w:szCs w:val="16"/>
                </w:rPr>
                <w:t>(0.08)</w:t>
              </w:r>
            </w:ins>
            <w:del w:id="2201" w:author="Brian William Stacy" w:date="2024-03-13T13:26:00Z">
              <w:r w:rsidRPr="00657054" w:rsidDel="009B6694">
                <w:rPr>
                  <w:rFonts w:ascii="Arial" w:eastAsia="Arial" w:hAnsi="Arial" w:cs="Arial"/>
                  <w:color w:val="000000"/>
                  <w:sz w:val="16"/>
                  <w:szCs w:val="16"/>
                </w:rPr>
                <w:delText>(0.08)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A20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18A6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6E49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D1D0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2F8EAA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4E785"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2A38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7123B" w14:textId="39FD426E"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02" w:author="Brian William Stacy" w:date="2024-03-13T13:26:00Z">
              <w:r w:rsidRPr="000E4456">
                <w:rPr>
                  <w:rFonts w:ascii="Times New Roman" w:eastAsia="Arial" w:hAnsi="Times New Roman" w:cs="Times New Roman"/>
                  <w:color w:val="000000"/>
                  <w:sz w:val="16"/>
                  <w:szCs w:val="16"/>
                </w:rPr>
                <w:t>-0.217**</w:t>
              </w:r>
            </w:ins>
            <w:del w:id="2203" w:author="Brian William Stacy" w:date="2024-03-13T13:26:00Z">
              <w:r w:rsidRPr="00657054" w:rsidDel="009B6694">
                <w:rPr>
                  <w:rFonts w:ascii="Arial" w:eastAsia="Arial" w:hAnsi="Arial" w:cs="Arial"/>
                  <w:color w:val="000000"/>
                  <w:sz w:val="16"/>
                  <w:szCs w:val="16"/>
                </w:rPr>
                <w:delText>-0.208**</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34C21" w14:textId="0B32E91E"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04" w:author="Brian William Stacy" w:date="2024-03-13T13:26:00Z">
              <w:r w:rsidRPr="000E4456">
                <w:rPr>
                  <w:rFonts w:ascii="Times New Roman" w:eastAsia="Arial" w:hAnsi="Times New Roman" w:cs="Times New Roman"/>
                  <w:color w:val="000000"/>
                  <w:sz w:val="16"/>
                  <w:szCs w:val="16"/>
                </w:rPr>
                <w:t>-0.359***</w:t>
              </w:r>
            </w:ins>
            <w:del w:id="2205" w:author="Brian William Stacy" w:date="2024-03-13T13:26:00Z">
              <w:r w:rsidRPr="00657054" w:rsidDel="009B6694">
                <w:rPr>
                  <w:rFonts w:ascii="Arial" w:eastAsia="Arial" w:hAnsi="Arial" w:cs="Arial"/>
                  <w:color w:val="000000"/>
                  <w:sz w:val="16"/>
                  <w:szCs w:val="16"/>
                </w:rPr>
                <w:delText>-0.348***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C810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DD63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919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E26F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5ECE0EC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DFEBA"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1F00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EB54" w14:textId="38B56DA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06" w:author="Brian William Stacy" w:date="2024-03-13T13:26:00Z">
              <w:r w:rsidRPr="000E4456">
                <w:rPr>
                  <w:rFonts w:ascii="Times New Roman" w:eastAsia="Arial" w:hAnsi="Times New Roman" w:cs="Times New Roman"/>
                  <w:color w:val="000000"/>
                  <w:sz w:val="16"/>
                  <w:szCs w:val="16"/>
                </w:rPr>
                <w:t>(0.09)</w:t>
              </w:r>
            </w:ins>
            <w:del w:id="2207" w:author="Brian William Stacy" w:date="2024-03-13T13:26:00Z">
              <w:r w:rsidRPr="00657054" w:rsidDel="009B6694">
                <w:rPr>
                  <w:rFonts w:ascii="Arial" w:eastAsia="Arial" w:hAnsi="Arial" w:cs="Arial"/>
                  <w:color w:val="000000"/>
                  <w:sz w:val="16"/>
                  <w:szCs w:val="16"/>
                </w:rPr>
                <w:delText>(0.09)</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ACFBA" w14:textId="7267859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08" w:author="Brian William Stacy" w:date="2024-03-13T13:26:00Z">
              <w:r w:rsidRPr="000E4456">
                <w:rPr>
                  <w:rFonts w:ascii="Times New Roman" w:eastAsia="Arial" w:hAnsi="Times New Roman" w:cs="Times New Roman"/>
                  <w:color w:val="000000"/>
                  <w:sz w:val="16"/>
                  <w:szCs w:val="16"/>
                </w:rPr>
                <w:t>(0.08)</w:t>
              </w:r>
            </w:ins>
            <w:del w:id="2209" w:author="Brian William Stacy" w:date="2024-03-13T13:26:00Z">
              <w:r w:rsidRPr="00657054" w:rsidDel="009B6694">
                <w:rPr>
                  <w:rFonts w:ascii="Arial" w:eastAsia="Arial" w:hAnsi="Arial" w:cs="Arial"/>
                  <w:color w:val="000000"/>
                  <w:sz w:val="16"/>
                  <w:szCs w:val="16"/>
                </w:rPr>
                <w:delText>(0.08)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0071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C9BC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0F16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969D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920BA0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9F8E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EA57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F71A6" w14:textId="45775271"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10" w:author="Brian William Stacy" w:date="2024-03-13T13:26:00Z">
              <w:r w:rsidRPr="000E4456">
                <w:rPr>
                  <w:rFonts w:ascii="Times New Roman" w:eastAsia="Arial" w:hAnsi="Times New Roman" w:cs="Times New Roman"/>
                  <w:color w:val="000000"/>
                  <w:sz w:val="16"/>
                  <w:szCs w:val="16"/>
                </w:rPr>
                <w:t>-0.217**</w:t>
              </w:r>
            </w:ins>
            <w:del w:id="2211" w:author="Brian William Stacy" w:date="2024-03-13T13:26:00Z">
              <w:r w:rsidRPr="00657054" w:rsidDel="009B6694">
                <w:rPr>
                  <w:rFonts w:ascii="Arial" w:eastAsia="Arial" w:hAnsi="Arial" w:cs="Arial"/>
                  <w:color w:val="000000"/>
                  <w:sz w:val="16"/>
                  <w:szCs w:val="16"/>
                </w:rPr>
                <w:delText>-0.206**</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9A7D" w14:textId="31D2DC0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12" w:author="Brian William Stacy" w:date="2024-03-13T13:26:00Z">
              <w:r w:rsidRPr="000E4456">
                <w:rPr>
                  <w:rFonts w:ascii="Times New Roman" w:eastAsia="Arial" w:hAnsi="Times New Roman" w:cs="Times New Roman"/>
                  <w:color w:val="000000"/>
                  <w:sz w:val="16"/>
                  <w:szCs w:val="16"/>
                </w:rPr>
                <w:t>-0.262***</w:t>
              </w:r>
            </w:ins>
            <w:del w:id="2213" w:author="Brian William Stacy" w:date="2024-03-13T13:26:00Z">
              <w:r w:rsidRPr="00657054" w:rsidDel="009B6694">
                <w:rPr>
                  <w:rFonts w:ascii="Arial" w:eastAsia="Arial" w:hAnsi="Arial" w:cs="Arial"/>
                  <w:color w:val="000000"/>
                  <w:sz w:val="16"/>
                  <w:szCs w:val="16"/>
                </w:rPr>
                <w:delText>-0.264***</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E753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2B31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4E7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85EF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008783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D2EF5"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F180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90EF8" w14:textId="6A2D9A7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14" w:author="Brian William Stacy" w:date="2024-03-13T13:26:00Z">
              <w:r w:rsidRPr="000E4456">
                <w:rPr>
                  <w:rFonts w:ascii="Times New Roman" w:eastAsia="Arial" w:hAnsi="Times New Roman" w:cs="Times New Roman"/>
                  <w:color w:val="000000"/>
                  <w:sz w:val="16"/>
                  <w:szCs w:val="16"/>
                </w:rPr>
                <w:t>(0.09)</w:t>
              </w:r>
            </w:ins>
            <w:del w:id="2215" w:author="Brian William Stacy" w:date="2024-03-13T13:26:00Z">
              <w:r w:rsidRPr="00657054" w:rsidDel="009B6694">
                <w:rPr>
                  <w:rFonts w:ascii="Arial" w:eastAsia="Arial" w:hAnsi="Arial" w:cs="Arial"/>
                  <w:color w:val="000000"/>
                  <w:sz w:val="16"/>
                  <w:szCs w:val="16"/>
                </w:rPr>
                <w:delText>(0.10)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01ECE" w14:textId="041098F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16" w:author="Brian William Stacy" w:date="2024-03-13T13:26:00Z">
              <w:r w:rsidRPr="000E4456">
                <w:rPr>
                  <w:rFonts w:ascii="Times New Roman" w:eastAsia="Arial" w:hAnsi="Times New Roman" w:cs="Times New Roman"/>
                  <w:color w:val="000000"/>
                  <w:sz w:val="16"/>
                  <w:szCs w:val="16"/>
                </w:rPr>
                <w:t>(0.08)</w:t>
              </w:r>
            </w:ins>
            <w:del w:id="2217" w:author="Brian William Stacy" w:date="2024-03-13T13:26:00Z">
              <w:r w:rsidRPr="00657054" w:rsidDel="009B6694">
                <w:rPr>
                  <w:rFonts w:ascii="Arial" w:eastAsia="Arial" w:hAnsi="Arial" w:cs="Arial"/>
                  <w:color w:val="000000"/>
                  <w:sz w:val="16"/>
                  <w:szCs w:val="16"/>
                </w:rPr>
                <w:delText>(0.08)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A8F1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03F6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DD27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F52C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F397C1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78AA0"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DF70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A223A" w14:textId="41A5962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18" w:author="Brian William Stacy" w:date="2024-03-13T13:26:00Z">
              <w:r w:rsidRPr="000E4456">
                <w:rPr>
                  <w:rFonts w:ascii="Times New Roman" w:eastAsia="Arial" w:hAnsi="Times New Roman" w:cs="Times New Roman"/>
                  <w:color w:val="000000"/>
                  <w:sz w:val="16"/>
                  <w:szCs w:val="16"/>
                </w:rPr>
                <w:t>-0.217**</w:t>
              </w:r>
            </w:ins>
            <w:del w:id="2219" w:author="Brian William Stacy" w:date="2024-03-13T13:26:00Z">
              <w:r w:rsidRPr="00657054" w:rsidDel="009B6694">
                <w:rPr>
                  <w:rFonts w:ascii="Arial" w:eastAsia="Arial" w:hAnsi="Arial" w:cs="Arial"/>
                  <w:color w:val="000000"/>
                  <w:sz w:val="16"/>
                  <w:szCs w:val="16"/>
                </w:rPr>
                <w:delText>-0.207**</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FF9BD" w14:textId="6B2FD7F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20" w:author="Brian William Stacy" w:date="2024-03-13T13:26:00Z">
              <w:r w:rsidRPr="000E4456">
                <w:rPr>
                  <w:rFonts w:ascii="Times New Roman" w:eastAsia="Arial" w:hAnsi="Times New Roman" w:cs="Times New Roman"/>
                  <w:color w:val="000000"/>
                  <w:sz w:val="16"/>
                  <w:szCs w:val="16"/>
                </w:rPr>
                <w:t>-0.368***</w:t>
              </w:r>
            </w:ins>
            <w:del w:id="2221" w:author="Brian William Stacy" w:date="2024-03-13T13:26:00Z">
              <w:r w:rsidRPr="00657054" w:rsidDel="009B6694">
                <w:rPr>
                  <w:rFonts w:ascii="Arial" w:eastAsia="Arial" w:hAnsi="Arial" w:cs="Arial"/>
                  <w:color w:val="000000"/>
                  <w:sz w:val="16"/>
                  <w:szCs w:val="16"/>
                </w:rPr>
                <w:delText>-0.359***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CAC7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02A4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33E6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E20B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07C6CF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9A0D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C644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08BC2" w14:textId="4BBC8CB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22" w:author="Brian William Stacy" w:date="2024-03-13T13:26:00Z">
              <w:r w:rsidRPr="000E4456">
                <w:rPr>
                  <w:rFonts w:ascii="Times New Roman" w:eastAsia="Arial" w:hAnsi="Times New Roman" w:cs="Times New Roman"/>
                  <w:color w:val="000000"/>
                  <w:sz w:val="16"/>
                  <w:szCs w:val="16"/>
                </w:rPr>
                <w:t>(0.09)</w:t>
              </w:r>
            </w:ins>
            <w:del w:id="2223" w:author="Brian William Stacy" w:date="2024-03-13T13:26:00Z">
              <w:r w:rsidRPr="00657054" w:rsidDel="009B6694">
                <w:rPr>
                  <w:rFonts w:ascii="Arial" w:eastAsia="Arial" w:hAnsi="Arial" w:cs="Arial"/>
                  <w:color w:val="000000"/>
                  <w:sz w:val="16"/>
                  <w:szCs w:val="16"/>
                </w:rPr>
                <w:delText>(0.09)</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E4448" w14:textId="0982F1A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24" w:author="Brian William Stacy" w:date="2024-03-13T13:26:00Z">
              <w:r w:rsidRPr="000E4456">
                <w:rPr>
                  <w:rFonts w:ascii="Times New Roman" w:eastAsia="Arial" w:hAnsi="Times New Roman" w:cs="Times New Roman"/>
                  <w:color w:val="000000"/>
                  <w:sz w:val="16"/>
                  <w:szCs w:val="16"/>
                </w:rPr>
                <w:t>(0.09)</w:t>
              </w:r>
            </w:ins>
            <w:del w:id="2225" w:author="Brian William Stacy" w:date="2024-03-13T13:26:00Z">
              <w:r w:rsidRPr="00657054" w:rsidDel="009B6694">
                <w:rPr>
                  <w:rFonts w:ascii="Arial" w:eastAsia="Arial" w:hAnsi="Arial" w:cs="Arial"/>
                  <w:color w:val="000000"/>
                  <w:sz w:val="16"/>
                  <w:szCs w:val="16"/>
                </w:rPr>
                <w:delText>(0.09)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E377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31B7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0628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3F0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74451EA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C8C1B"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7BBE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F8467" w14:textId="243396A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26" w:author="Brian William Stacy" w:date="2024-03-13T13:26:00Z">
              <w:r w:rsidRPr="000E4456">
                <w:rPr>
                  <w:rFonts w:ascii="Times New Roman" w:eastAsia="Arial" w:hAnsi="Times New Roman" w:cs="Times New Roman"/>
                  <w:color w:val="000000"/>
                  <w:sz w:val="16"/>
                  <w:szCs w:val="16"/>
                </w:rPr>
                <w:t>-0.218**</w:t>
              </w:r>
            </w:ins>
            <w:del w:id="2227" w:author="Brian William Stacy" w:date="2024-03-13T13:26:00Z">
              <w:r w:rsidRPr="00657054" w:rsidDel="009B6694">
                <w:rPr>
                  <w:rFonts w:ascii="Arial" w:eastAsia="Arial" w:hAnsi="Arial" w:cs="Arial"/>
                  <w:color w:val="000000"/>
                  <w:sz w:val="16"/>
                  <w:szCs w:val="16"/>
                </w:rPr>
                <w:delText>-0.206**</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718D7" w14:textId="61617A7F"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28" w:author="Brian William Stacy" w:date="2024-03-13T13:26:00Z">
              <w:r w:rsidRPr="000E4456">
                <w:rPr>
                  <w:rFonts w:ascii="Times New Roman" w:eastAsia="Arial" w:hAnsi="Times New Roman" w:cs="Times New Roman"/>
                  <w:color w:val="000000"/>
                  <w:sz w:val="16"/>
                  <w:szCs w:val="16"/>
                </w:rPr>
                <w:t>-0.420***</w:t>
              </w:r>
            </w:ins>
            <w:del w:id="2229" w:author="Brian William Stacy" w:date="2024-03-13T13:26:00Z">
              <w:r w:rsidRPr="00657054" w:rsidDel="009B6694">
                <w:rPr>
                  <w:rFonts w:ascii="Arial" w:eastAsia="Arial" w:hAnsi="Arial" w:cs="Arial"/>
                  <w:color w:val="000000"/>
                  <w:sz w:val="16"/>
                  <w:szCs w:val="16"/>
                </w:rPr>
                <w:delText>-0.402***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0DD8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E58D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2BB5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024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7D76D9E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5B87F"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3B31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A0965" w14:textId="2548FE2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30" w:author="Brian William Stacy" w:date="2024-03-13T13:26:00Z">
              <w:r w:rsidRPr="000E4456">
                <w:rPr>
                  <w:rFonts w:ascii="Times New Roman" w:eastAsia="Arial" w:hAnsi="Times New Roman" w:cs="Times New Roman"/>
                  <w:color w:val="000000"/>
                  <w:sz w:val="16"/>
                  <w:szCs w:val="16"/>
                </w:rPr>
                <w:t>(0.10)</w:t>
              </w:r>
            </w:ins>
            <w:del w:id="2231" w:author="Brian William Stacy" w:date="2024-03-13T13:26:00Z">
              <w:r w:rsidRPr="00657054" w:rsidDel="009B6694">
                <w:rPr>
                  <w:rFonts w:ascii="Arial" w:eastAsia="Arial" w:hAnsi="Arial" w:cs="Arial"/>
                  <w:color w:val="000000"/>
                  <w:sz w:val="16"/>
                  <w:szCs w:val="16"/>
                </w:rPr>
                <w:delText>(0.10)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71639" w14:textId="72028AA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32" w:author="Brian William Stacy" w:date="2024-03-13T13:26:00Z">
              <w:r w:rsidRPr="000E4456">
                <w:rPr>
                  <w:rFonts w:ascii="Times New Roman" w:eastAsia="Arial" w:hAnsi="Times New Roman" w:cs="Times New Roman"/>
                  <w:color w:val="000000"/>
                  <w:sz w:val="16"/>
                  <w:szCs w:val="16"/>
                </w:rPr>
                <w:t>(0.11)</w:t>
              </w:r>
            </w:ins>
            <w:del w:id="2233" w:author="Brian William Stacy" w:date="2024-03-13T13:26:00Z">
              <w:r w:rsidRPr="00657054" w:rsidDel="009B6694">
                <w:rPr>
                  <w:rFonts w:ascii="Arial" w:eastAsia="Arial" w:hAnsi="Arial" w:cs="Arial"/>
                  <w:color w:val="000000"/>
                  <w:sz w:val="16"/>
                  <w:szCs w:val="16"/>
                </w:rPr>
                <w:delText>(0.11)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5AD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553D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EAE2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B235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1521A9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16574"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DEF61" w14:textId="72F170BA"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34" w:author="Brian William Stacy" w:date="2024-03-13T13:26:00Z">
              <w:r w:rsidRPr="000E4456">
                <w:rPr>
                  <w:rFonts w:ascii="Times New Roman" w:eastAsia="Arial" w:hAnsi="Times New Roman" w:cs="Times New Roman"/>
                  <w:color w:val="000000"/>
                  <w:sz w:val="16"/>
                  <w:szCs w:val="16"/>
                </w:rPr>
                <w:t>3.174***</w:t>
              </w:r>
            </w:ins>
            <w:del w:id="2235" w:author="Brian William Stacy" w:date="2024-03-13T13:26:00Z">
              <w:r w:rsidRPr="00657054" w:rsidDel="009B6694">
                <w:rPr>
                  <w:rFonts w:ascii="Arial" w:eastAsia="Arial" w:hAnsi="Arial" w:cs="Arial"/>
                  <w:color w:val="000000"/>
                  <w:sz w:val="16"/>
                  <w:szCs w:val="16"/>
                </w:rPr>
                <w:delText>3.015***</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526B8"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2973"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1FAFD" w14:textId="179B250F"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36" w:author="Brian William Stacy" w:date="2024-03-13T13:26:00Z">
              <w:r w:rsidRPr="000E4456">
                <w:rPr>
                  <w:rFonts w:ascii="Times New Roman" w:eastAsia="Arial" w:hAnsi="Times New Roman" w:cs="Times New Roman"/>
                  <w:color w:val="000000"/>
                  <w:sz w:val="16"/>
                  <w:szCs w:val="16"/>
                </w:rPr>
                <w:t>4.396***</w:t>
              </w:r>
            </w:ins>
            <w:del w:id="2237" w:author="Brian William Stacy" w:date="2024-03-13T13:26:00Z">
              <w:r w:rsidRPr="00657054" w:rsidDel="009B6694">
                <w:rPr>
                  <w:rFonts w:ascii="Arial" w:eastAsia="Arial" w:hAnsi="Arial" w:cs="Arial"/>
                  <w:color w:val="000000"/>
                  <w:sz w:val="16"/>
                  <w:szCs w:val="16"/>
                </w:rPr>
                <w:delText>4.310***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6B06D"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B0A74"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D0192" w14:textId="56EA5E6A"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38" w:author="Brian William Stacy" w:date="2024-03-13T13:26:00Z">
              <w:r w:rsidRPr="000E4456">
                <w:rPr>
                  <w:rFonts w:ascii="Times New Roman" w:eastAsia="Arial" w:hAnsi="Times New Roman" w:cs="Times New Roman"/>
                  <w:color w:val="000000"/>
                  <w:sz w:val="16"/>
                  <w:szCs w:val="16"/>
                </w:rPr>
                <w:t>3.295***</w:t>
              </w:r>
            </w:ins>
            <w:del w:id="2239" w:author="Brian William Stacy" w:date="2024-03-13T13:26:00Z">
              <w:r w:rsidRPr="00657054" w:rsidDel="009B6694">
                <w:rPr>
                  <w:rFonts w:ascii="Arial" w:eastAsia="Arial" w:hAnsi="Arial" w:cs="Arial"/>
                  <w:color w:val="000000"/>
                  <w:sz w:val="16"/>
                  <w:szCs w:val="16"/>
                </w:rPr>
                <w:delText>3.295***</w:delText>
              </w:r>
            </w:del>
          </w:p>
        </w:tc>
      </w:tr>
      <w:tr w:rsidR="00CE4F56" w:rsidRPr="00D41306" w14:paraId="6EA27E3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25FC2"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04D98" w14:textId="203B1DBD"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40" w:author="Brian William Stacy" w:date="2024-03-13T13:26:00Z">
              <w:r w:rsidRPr="000E4456">
                <w:rPr>
                  <w:rFonts w:ascii="Times New Roman" w:eastAsia="Arial" w:hAnsi="Times New Roman" w:cs="Times New Roman"/>
                  <w:color w:val="000000"/>
                  <w:sz w:val="16"/>
                  <w:szCs w:val="16"/>
                </w:rPr>
                <w:t>(0.94)</w:t>
              </w:r>
            </w:ins>
            <w:del w:id="2241" w:author="Brian William Stacy" w:date="2024-03-13T13:26:00Z">
              <w:r w:rsidRPr="00657054" w:rsidDel="009B6694">
                <w:rPr>
                  <w:rFonts w:ascii="Arial" w:eastAsia="Arial" w:hAnsi="Arial" w:cs="Arial"/>
                  <w:color w:val="000000"/>
                  <w:sz w:val="16"/>
                  <w:szCs w:val="16"/>
                </w:rPr>
                <w:delText>(0.94)</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DC24B"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39DAC"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B504" w14:textId="283F65E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42" w:author="Brian William Stacy" w:date="2024-03-13T13:26:00Z">
              <w:r w:rsidRPr="000E4456">
                <w:rPr>
                  <w:rFonts w:ascii="Times New Roman" w:eastAsia="Arial" w:hAnsi="Times New Roman" w:cs="Times New Roman"/>
                  <w:color w:val="000000"/>
                  <w:sz w:val="16"/>
                  <w:szCs w:val="16"/>
                </w:rPr>
                <w:t>(0.49)</w:t>
              </w:r>
            </w:ins>
            <w:del w:id="2243" w:author="Brian William Stacy" w:date="2024-03-13T13:26:00Z">
              <w:r w:rsidRPr="00657054" w:rsidDel="009B6694">
                <w:rPr>
                  <w:rFonts w:ascii="Arial" w:eastAsia="Arial" w:hAnsi="Arial" w:cs="Arial"/>
                  <w:color w:val="000000"/>
                  <w:sz w:val="16"/>
                  <w:szCs w:val="16"/>
                </w:rPr>
                <w:delText>(0.47)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112B9"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82CDC"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DABBF" w14:textId="4683CD84"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244" w:author="Brian William Stacy" w:date="2024-03-13T13:26:00Z">
              <w:r w:rsidRPr="000E4456">
                <w:rPr>
                  <w:rFonts w:ascii="Times New Roman" w:eastAsia="Arial" w:hAnsi="Times New Roman" w:cs="Times New Roman"/>
                  <w:color w:val="000000"/>
                  <w:sz w:val="16"/>
                  <w:szCs w:val="16"/>
                </w:rPr>
                <w:t>(1.07)</w:t>
              </w:r>
            </w:ins>
            <w:del w:id="2245" w:author="Brian William Stacy" w:date="2024-03-13T13:26:00Z">
              <w:r w:rsidRPr="00657054" w:rsidDel="009B6694">
                <w:rPr>
                  <w:rFonts w:ascii="Arial" w:eastAsia="Arial" w:hAnsi="Arial" w:cs="Arial"/>
                  <w:color w:val="000000"/>
                  <w:sz w:val="16"/>
                  <w:szCs w:val="16"/>
                </w:rPr>
                <w:delText>(1.07)</w:delText>
              </w:r>
            </w:del>
          </w:p>
        </w:tc>
      </w:tr>
      <w:tr w:rsidR="008535A7" w:rsidRPr="00F9620B" w14:paraId="41048A3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D1531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E989C"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46" w:author="Brian William Stacy" w:date="2024-03-13T13:26:00Z">
                  <w:rPr>
                    <w:rFonts w:ascii="Times New Roman" w:hAnsi="Times New Roman" w:cs="Times New Roman"/>
                    <w:sz w:val="18"/>
                    <w:szCs w:val="18"/>
                  </w:rPr>
                </w:rPrChange>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E19C78" w14:textId="0ED5503C"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47"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248" w:author="Brian William Stacy" w:date="2024-03-13T13:26:00Z">
                  <w:rPr>
                    <w:rFonts w:ascii="Times New Roman" w:hAnsi="Times New Roman" w:cs="Times New Roman"/>
                    <w:sz w:val="18"/>
                    <w:szCs w:val="18"/>
                  </w:rPr>
                </w:rPrChange>
              </w:rPr>
              <w:t>1.1</w:t>
            </w:r>
            <w:ins w:id="2249" w:author="Brian William Stacy" w:date="2024-03-13T13:26:00Z">
              <w:r w:rsidR="00950348">
                <w:rPr>
                  <w:rFonts w:ascii="Times New Roman" w:hAnsi="Times New Roman" w:cs="Times New Roman"/>
                  <w:sz w:val="16"/>
                  <w:szCs w:val="16"/>
                </w:rPr>
                <w:t>2</w:t>
              </w:r>
            </w:ins>
            <w:del w:id="2250" w:author="Brian William Stacy" w:date="2024-03-13T13:26:00Z">
              <w:r w:rsidR="00624B6F" w:rsidRPr="007B4A8C" w:rsidDel="00950348">
                <w:rPr>
                  <w:rFonts w:ascii="Times New Roman" w:hAnsi="Times New Roman" w:cs="Times New Roman"/>
                  <w:sz w:val="16"/>
                  <w:szCs w:val="16"/>
                  <w:rPrChange w:id="2251" w:author="Brian William Stacy" w:date="2024-03-13T13:26:00Z">
                    <w:rPr>
                      <w:rFonts w:ascii="Times New Roman" w:hAnsi="Times New Roman" w:cs="Times New Roman"/>
                      <w:sz w:val="18"/>
                      <w:szCs w:val="18"/>
                    </w:rPr>
                  </w:rPrChange>
                </w:rPr>
                <w:delText>3</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3C94EA" w14:textId="117883D4" w:rsidR="008535A7" w:rsidRPr="007B4A8C" w:rsidRDefault="00624B6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52"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253" w:author="Brian William Stacy" w:date="2024-03-13T13:26:00Z">
                  <w:rPr>
                    <w:rFonts w:ascii="Times New Roman" w:hAnsi="Times New Roman" w:cs="Times New Roman"/>
                    <w:sz w:val="18"/>
                    <w:szCs w:val="18"/>
                  </w:rPr>
                </w:rPrChange>
              </w:rPr>
              <w:t>0.</w:t>
            </w:r>
            <w:ins w:id="2254" w:author="Brian William Stacy" w:date="2024-03-13T13:26:00Z">
              <w:r w:rsidR="00950348">
                <w:rPr>
                  <w:rFonts w:ascii="Times New Roman" w:hAnsi="Times New Roman" w:cs="Times New Roman"/>
                  <w:sz w:val="16"/>
                  <w:szCs w:val="16"/>
                </w:rPr>
                <w:t>48</w:t>
              </w:r>
            </w:ins>
            <w:del w:id="2255" w:author="Brian William Stacy" w:date="2024-03-13T13:26:00Z">
              <w:r w:rsidRPr="007B4A8C" w:rsidDel="00950348">
                <w:rPr>
                  <w:rFonts w:ascii="Times New Roman" w:hAnsi="Times New Roman" w:cs="Times New Roman"/>
                  <w:sz w:val="16"/>
                  <w:szCs w:val="16"/>
                  <w:rPrChange w:id="2256" w:author="Brian William Stacy" w:date="2024-03-13T13:26:00Z">
                    <w:rPr>
                      <w:rFonts w:ascii="Times New Roman" w:hAnsi="Times New Roman" w:cs="Times New Roman"/>
                      <w:sz w:val="18"/>
                      <w:szCs w:val="18"/>
                    </w:rPr>
                  </w:rPrChange>
                </w:rPr>
                <w:delText>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29AF5E"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57" w:author="Brian William Stacy" w:date="2024-03-13T13:26:00Z">
                  <w:rPr>
                    <w:rFonts w:ascii="Times New Roman" w:hAnsi="Times New Roman" w:cs="Times New Roman"/>
                    <w:sz w:val="18"/>
                    <w:szCs w:val="18"/>
                  </w:rPr>
                </w:rPrChange>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39AB99" w14:textId="5D9CDD69"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58"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259" w:author="Brian William Stacy" w:date="2024-03-13T13:26:00Z">
                  <w:rPr>
                    <w:rFonts w:ascii="Times New Roman" w:hAnsi="Times New Roman" w:cs="Times New Roman"/>
                    <w:sz w:val="18"/>
                    <w:szCs w:val="18"/>
                  </w:rPr>
                </w:rPrChange>
              </w:rPr>
              <w:t>0.9</w:t>
            </w:r>
            <w:ins w:id="2260" w:author="Brian William Stacy" w:date="2024-03-13T13:27:00Z">
              <w:r w:rsidR="00950348">
                <w:rPr>
                  <w:rFonts w:ascii="Times New Roman" w:hAnsi="Times New Roman" w:cs="Times New Roman"/>
                  <w:sz w:val="16"/>
                  <w:szCs w:val="16"/>
                </w:rPr>
                <w:t>9</w:t>
              </w:r>
            </w:ins>
            <w:del w:id="2261" w:author="Brian William Stacy" w:date="2024-03-13T13:27:00Z">
              <w:r w:rsidR="00000D77" w:rsidRPr="007B4A8C" w:rsidDel="00950348">
                <w:rPr>
                  <w:rFonts w:ascii="Times New Roman" w:hAnsi="Times New Roman" w:cs="Times New Roman"/>
                  <w:sz w:val="16"/>
                  <w:szCs w:val="16"/>
                  <w:rPrChange w:id="2262" w:author="Brian William Stacy" w:date="2024-03-13T13:26:00Z">
                    <w:rPr>
                      <w:rFonts w:ascii="Times New Roman" w:hAnsi="Times New Roman" w:cs="Times New Roman"/>
                      <w:sz w:val="18"/>
                      <w:szCs w:val="18"/>
                    </w:rPr>
                  </w:rPrChange>
                </w:rPr>
                <w:delText>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8EF91"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63"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264" w:author="Brian William Stacy" w:date="2024-03-13T13:26:00Z">
                  <w:rPr>
                    <w:rFonts w:ascii="Times New Roman" w:hAnsi="Times New Roman" w:cs="Times New Roman"/>
                    <w:sz w:val="18"/>
                    <w:szCs w:val="18"/>
                  </w:rPr>
                </w:rPrChange>
              </w:rPr>
              <w:t>0.37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B3F34"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65" w:author="Brian William Stacy" w:date="2024-03-13T13:26:00Z">
                  <w:rPr>
                    <w:rFonts w:ascii="Times New Roman" w:hAnsi="Times New Roman" w:cs="Times New Roman"/>
                    <w:sz w:val="18"/>
                    <w:szCs w:val="18"/>
                  </w:rPr>
                </w:rPrChange>
              </w:rPr>
            </w:pPr>
          </w:p>
        </w:tc>
      </w:tr>
      <w:tr w:rsidR="008535A7" w:rsidRPr="00F9620B" w14:paraId="5E16D27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36BE5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0D417"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66" w:author="Brian William Stacy" w:date="2024-03-13T13:26:00Z">
                  <w:rPr>
                    <w:rFonts w:ascii="Times New Roman" w:hAnsi="Times New Roman" w:cs="Times New Roman"/>
                    <w:sz w:val="18"/>
                    <w:szCs w:val="18"/>
                  </w:rPr>
                </w:rPrChange>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550F2"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67"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268" w:author="Brian William Stacy" w:date="2024-03-13T13:26:00Z">
                  <w:rPr>
                    <w:rFonts w:ascii="Times New Roman" w:hAnsi="Times New Roman" w:cs="Times New Roman"/>
                    <w:sz w:val="18"/>
                    <w:szCs w:val="18"/>
                  </w:rPr>
                </w:rPrChange>
              </w:rPr>
              <w:t>0.23</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3F1E8B" w14:textId="61818E0A"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69"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270" w:author="Brian William Stacy" w:date="2024-03-13T13:26:00Z">
                  <w:rPr>
                    <w:rFonts w:ascii="Times New Roman" w:hAnsi="Times New Roman" w:cs="Times New Roman"/>
                    <w:sz w:val="18"/>
                    <w:szCs w:val="18"/>
                  </w:rPr>
                </w:rPrChange>
              </w:rPr>
              <w:t>0.2</w:t>
            </w:r>
            <w:r w:rsidR="00624B6F" w:rsidRPr="007B4A8C">
              <w:rPr>
                <w:rFonts w:ascii="Times New Roman" w:hAnsi="Times New Roman" w:cs="Times New Roman"/>
                <w:sz w:val="16"/>
                <w:szCs w:val="16"/>
                <w:rPrChange w:id="2271" w:author="Brian William Stacy" w:date="2024-03-13T13:26:00Z">
                  <w:rPr>
                    <w:rFonts w:ascii="Times New Roman" w:hAnsi="Times New Roman" w:cs="Times New Roman"/>
                    <w:sz w:val="18"/>
                    <w:szCs w:val="18"/>
                  </w:rPr>
                </w:rPrChange>
              </w:rPr>
              <w:t>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39109"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72" w:author="Brian William Stacy" w:date="2024-03-13T13:26:00Z">
                  <w:rPr>
                    <w:rFonts w:ascii="Times New Roman" w:hAnsi="Times New Roman" w:cs="Times New Roman"/>
                    <w:sz w:val="18"/>
                    <w:szCs w:val="18"/>
                  </w:rPr>
                </w:rPrChange>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5FFE9B"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73"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274" w:author="Brian William Stacy" w:date="2024-03-13T13:26:00Z">
                  <w:rPr>
                    <w:rFonts w:ascii="Times New Roman" w:hAnsi="Times New Roman" w:cs="Times New Roman"/>
                    <w:sz w:val="18"/>
                    <w:szCs w:val="18"/>
                  </w:rPr>
                </w:rPrChange>
              </w:rPr>
              <w:t>0.24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74F5C" w14:textId="596D7964"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75"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276" w:author="Brian William Stacy" w:date="2024-03-13T13:26:00Z">
                  <w:rPr>
                    <w:rFonts w:ascii="Times New Roman" w:hAnsi="Times New Roman" w:cs="Times New Roman"/>
                    <w:sz w:val="18"/>
                    <w:szCs w:val="18"/>
                  </w:rPr>
                </w:rPrChange>
              </w:rPr>
              <w:t>0.2</w:t>
            </w:r>
            <w:ins w:id="2277" w:author="Brian William Stacy" w:date="2024-03-13T13:27:00Z">
              <w:r w:rsidR="00950348">
                <w:rPr>
                  <w:rFonts w:ascii="Times New Roman" w:hAnsi="Times New Roman" w:cs="Times New Roman"/>
                  <w:sz w:val="16"/>
                  <w:szCs w:val="16"/>
                </w:rPr>
                <w:t>4</w:t>
              </w:r>
            </w:ins>
            <w:del w:id="2278" w:author="Brian William Stacy" w:date="2024-03-13T13:27:00Z">
              <w:r w:rsidR="00000D77" w:rsidRPr="007B4A8C" w:rsidDel="00950348">
                <w:rPr>
                  <w:rFonts w:ascii="Times New Roman" w:hAnsi="Times New Roman" w:cs="Times New Roman"/>
                  <w:sz w:val="16"/>
                  <w:szCs w:val="16"/>
                  <w:rPrChange w:id="2279" w:author="Brian William Stacy" w:date="2024-03-13T13:26:00Z">
                    <w:rPr>
                      <w:rFonts w:ascii="Times New Roman" w:hAnsi="Times New Roman" w:cs="Times New Roman"/>
                      <w:sz w:val="18"/>
                      <w:szCs w:val="18"/>
                    </w:rPr>
                  </w:rPrChange>
                </w:rPr>
                <w:delText>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C481A"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80" w:author="Brian William Stacy" w:date="2024-03-13T13:26:00Z">
                  <w:rPr>
                    <w:rFonts w:ascii="Times New Roman" w:hAnsi="Times New Roman" w:cs="Times New Roman"/>
                    <w:sz w:val="18"/>
                    <w:szCs w:val="18"/>
                  </w:rPr>
                </w:rPrChange>
              </w:rPr>
            </w:pPr>
          </w:p>
        </w:tc>
      </w:tr>
      <w:tr w:rsidR="007B4A8C" w:rsidRPr="00D41306" w14:paraId="6FD38F3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49125" w14:textId="77777777" w:rsidR="007B4A8C" w:rsidRPr="005B0CB6"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10C96" w14:textId="5193DEDC" w:rsidR="007B4A8C" w:rsidRPr="007B4A8C"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81" w:author="Brian William Stacy" w:date="2024-03-13T13:26:00Z">
                  <w:rPr>
                    <w:rFonts w:ascii="Times New Roman" w:hAnsi="Times New Roman" w:cs="Times New Roman"/>
                    <w:sz w:val="18"/>
                    <w:szCs w:val="18"/>
                  </w:rPr>
                </w:rPrChange>
              </w:rPr>
            </w:pPr>
            <w:ins w:id="2282" w:author="Brian William Stacy" w:date="2024-03-13T13:26:00Z">
              <w:r w:rsidRPr="00950348">
                <w:rPr>
                  <w:rFonts w:ascii="Times New Roman" w:eastAsia="Arial" w:hAnsi="Times New Roman" w:cs="Times New Roman"/>
                  <w:color w:val="000000"/>
                  <w:sz w:val="16"/>
                  <w:szCs w:val="16"/>
                </w:rPr>
                <w:t>0.239</w:t>
              </w:r>
            </w:ins>
            <w:del w:id="2283" w:author="Brian William Stacy" w:date="2024-03-13T13:26:00Z">
              <w:r w:rsidRPr="00950348" w:rsidDel="00D830D1">
                <w:rPr>
                  <w:rFonts w:ascii="Arial" w:eastAsia="Arial" w:hAnsi="Arial" w:cs="Arial"/>
                  <w:color w:val="000000"/>
                  <w:sz w:val="16"/>
                  <w:szCs w:val="16"/>
                </w:rPr>
                <w:delText>0.255</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AFA9" w14:textId="2588DAD6" w:rsidR="007B4A8C" w:rsidRPr="007B4A8C"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84" w:author="Brian William Stacy" w:date="2024-03-13T13:26:00Z">
                  <w:rPr>
                    <w:rFonts w:ascii="Times New Roman" w:hAnsi="Times New Roman" w:cs="Times New Roman"/>
                    <w:sz w:val="18"/>
                    <w:szCs w:val="18"/>
                  </w:rPr>
                </w:rPrChange>
              </w:rPr>
            </w:pPr>
            <w:ins w:id="2285" w:author="Brian William Stacy" w:date="2024-03-13T13:26:00Z">
              <w:r w:rsidRPr="00950348">
                <w:rPr>
                  <w:rFonts w:ascii="Times New Roman" w:eastAsia="Arial" w:hAnsi="Times New Roman" w:cs="Times New Roman"/>
                  <w:color w:val="000000"/>
                  <w:sz w:val="16"/>
                  <w:szCs w:val="16"/>
                </w:rPr>
                <w:t>0.977</w:t>
              </w:r>
            </w:ins>
            <w:del w:id="2286" w:author="Brian William Stacy" w:date="2024-03-13T13:26:00Z">
              <w:r w:rsidRPr="00950348" w:rsidDel="00D830D1">
                <w:rPr>
                  <w:rFonts w:ascii="Arial" w:eastAsia="Arial" w:hAnsi="Arial" w:cs="Arial"/>
                  <w:color w:val="000000"/>
                  <w:sz w:val="16"/>
                  <w:szCs w:val="16"/>
                </w:rPr>
                <w:delText>0.977</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B9FB7" w14:textId="4A154D52" w:rsidR="007B4A8C" w:rsidRPr="007B4A8C"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87" w:author="Brian William Stacy" w:date="2024-03-13T13:26:00Z">
                  <w:rPr>
                    <w:rFonts w:ascii="Times New Roman" w:hAnsi="Times New Roman" w:cs="Times New Roman"/>
                    <w:sz w:val="18"/>
                    <w:szCs w:val="18"/>
                  </w:rPr>
                </w:rPrChange>
              </w:rPr>
            </w:pPr>
            <w:ins w:id="2288" w:author="Brian William Stacy" w:date="2024-03-13T13:26:00Z">
              <w:r w:rsidRPr="00950348">
                <w:rPr>
                  <w:rFonts w:ascii="Times New Roman" w:eastAsia="Arial" w:hAnsi="Times New Roman" w:cs="Times New Roman"/>
                  <w:color w:val="000000"/>
                  <w:sz w:val="16"/>
                  <w:szCs w:val="16"/>
                </w:rPr>
                <w:t>0.981</w:t>
              </w:r>
            </w:ins>
            <w:del w:id="2289" w:author="Brian William Stacy" w:date="2024-03-13T13:26:00Z">
              <w:r w:rsidRPr="00950348" w:rsidDel="00D830D1">
                <w:rPr>
                  <w:rFonts w:ascii="Arial" w:eastAsia="Arial" w:hAnsi="Arial" w:cs="Arial"/>
                  <w:color w:val="000000"/>
                  <w:sz w:val="16"/>
                  <w:szCs w:val="16"/>
                </w:rPr>
                <w:delText>0.981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B0798" w14:textId="07FF47A9" w:rsidR="007B4A8C" w:rsidRPr="007B4A8C"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90" w:author="Brian William Stacy" w:date="2024-03-13T13:26:00Z">
                  <w:rPr>
                    <w:rFonts w:ascii="Times New Roman" w:hAnsi="Times New Roman" w:cs="Times New Roman"/>
                    <w:sz w:val="18"/>
                    <w:szCs w:val="18"/>
                  </w:rPr>
                </w:rPrChange>
              </w:rPr>
            </w:pPr>
            <w:ins w:id="2291" w:author="Brian William Stacy" w:date="2024-03-13T13:26:00Z">
              <w:r w:rsidRPr="00950348">
                <w:rPr>
                  <w:rFonts w:ascii="Times New Roman" w:eastAsia="Arial" w:hAnsi="Times New Roman" w:cs="Times New Roman"/>
                  <w:color w:val="000000"/>
                  <w:sz w:val="16"/>
                  <w:szCs w:val="16"/>
                </w:rPr>
                <w:t>0.397</w:t>
              </w:r>
            </w:ins>
            <w:del w:id="2292" w:author="Brian William Stacy" w:date="2024-03-13T13:26:00Z">
              <w:r w:rsidRPr="00950348" w:rsidDel="00D830D1">
                <w:rPr>
                  <w:rFonts w:ascii="Arial" w:eastAsia="Arial" w:hAnsi="Arial" w:cs="Arial"/>
                  <w:color w:val="000000"/>
                  <w:sz w:val="16"/>
                  <w:szCs w:val="16"/>
                </w:rPr>
                <w:delText>0.419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F4370" w14:textId="56711606" w:rsidR="007B4A8C" w:rsidRPr="007B4A8C"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93" w:author="Brian William Stacy" w:date="2024-03-13T13:26:00Z">
                  <w:rPr>
                    <w:rFonts w:ascii="Times New Roman" w:hAnsi="Times New Roman" w:cs="Times New Roman"/>
                    <w:sz w:val="18"/>
                    <w:szCs w:val="18"/>
                  </w:rPr>
                </w:rPrChange>
              </w:rPr>
            </w:pPr>
            <w:ins w:id="2294" w:author="Brian William Stacy" w:date="2024-03-13T13:26:00Z">
              <w:r w:rsidRPr="00950348">
                <w:rPr>
                  <w:rFonts w:ascii="Times New Roman" w:eastAsia="Arial" w:hAnsi="Times New Roman" w:cs="Times New Roman"/>
                  <w:color w:val="000000"/>
                  <w:sz w:val="16"/>
                  <w:szCs w:val="16"/>
                </w:rPr>
                <w:t>0.986</w:t>
              </w:r>
            </w:ins>
            <w:del w:id="2295" w:author="Brian William Stacy" w:date="2024-03-13T13:26:00Z">
              <w:r w:rsidRPr="00950348" w:rsidDel="00D830D1">
                <w:rPr>
                  <w:rFonts w:ascii="Arial" w:eastAsia="Arial" w:hAnsi="Arial" w:cs="Arial"/>
                  <w:color w:val="000000"/>
                  <w:sz w:val="16"/>
                  <w:szCs w:val="16"/>
                </w:rPr>
                <w:delText>0.986</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AE4C5" w14:textId="43602BC7" w:rsidR="007B4A8C" w:rsidRPr="007B4A8C"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96" w:author="Brian William Stacy" w:date="2024-03-13T13:26:00Z">
                  <w:rPr>
                    <w:rFonts w:ascii="Times New Roman" w:hAnsi="Times New Roman" w:cs="Times New Roman"/>
                    <w:sz w:val="18"/>
                    <w:szCs w:val="18"/>
                  </w:rPr>
                </w:rPrChange>
              </w:rPr>
            </w:pPr>
            <w:ins w:id="2297" w:author="Brian William Stacy" w:date="2024-03-13T13:26:00Z">
              <w:r w:rsidRPr="00950348">
                <w:rPr>
                  <w:rFonts w:ascii="Times New Roman" w:eastAsia="Arial" w:hAnsi="Times New Roman" w:cs="Times New Roman"/>
                  <w:color w:val="000000"/>
                  <w:sz w:val="16"/>
                  <w:szCs w:val="16"/>
                </w:rPr>
                <w:t>0.986</w:t>
              </w:r>
            </w:ins>
            <w:del w:id="2298" w:author="Brian William Stacy" w:date="2024-03-13T13:26:00Z">
              <w:r w:rsidRPr="00950348" w:rsidDel="00D830D1">
                <w:rPr>
                  <w:rFonts w:ascii="Arial" w:eastAsia="Arial" w:hAnsi="Arial" w:cs="Arial"/>
                  <w:color w:val="000000"/>
                  <w:sz w:val="16"/>
                  <w:szCs w:val="16"/>
                </w:rPr>
                <w:delText>0.987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7458A" w14:textId="4883BE3C" w:rsidR="007B4A8C" w:rsidRPr="007B4A8C"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299" w:author="Brian William Stacy" w:date="2024-03-13T13:26:00Z">
                  <w:rPr>
                    <w:rFonts w:ascii="Times New Roman" w:hAnsi="Times New Roman" w:cs="Times New Roman"/>
                    <w:sz w:val="18"/>
                    <w:szCs w:val="18"/>
                  </w:rPr>
                </w:rPrChange>
              </w:rPr>
            </w:pPr>
            <w:ins w:id="2300" w:author="Brian William Stacy" w:date="2024-03-13T13:26:00Z">
              <w:r w:rsidRPr="00950348">
                <w:rPr>
                  <w:rFonts w:ascii="Times New Roman" w:eastAsia="Arial" w:hAnsi="Times New Roman" w:cs="Times New Roman"/>
                  <w:color w:val="000000"/>
                  <w:sz w:val="16"/>
                  <w:szCs w:val="16"/>
                </w:rPr>
                <w:t>0.230</w:t>
              </w:r>
            </w:ins>
            <w:del w:id="2301" w:author="Brian William Stacy" w:date="2024-03-13T13:26:00Z">
              <w:r w:rsidRPr="00950348" w:rsidDel="00D830D1">
                <w:rPr>
                  <w:rFonts w:ascii="Arial" w:eastAsia="Arial" w:hAnsi="Arial" w:cs="Arial"/>
                  <w:color w:val="000000"/>
                  <w:sz w:val="16"/>
                  <w:szCs w:val="16"/>
                </w:rPr>
                <w:delText>0.230</w:delText>
              </w:r>
            </w:del>
          </w:p>
        </w:tc>
      </w:tr>
      <w:tr w:rsidR="008535A7" w:rsidRPr="00D41306" w14:paraId="7419087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AAAF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CB797"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02"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303" w:author="Brian William Stacy" w:date="2024-03-13T13:26:00Z">
                  <w:rPr>
                    <w:rFonts w:ascii="Times New Roman" w:hAnsi="Times New Roman" w:cs="Times New Roman"/>
                    <w:sz w:val="18"/>
                    <w:szCs w:val="18"/>
                  </w:rPr>
                </w:rPrChange>
              </w:rPr>
              <w:t>No</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C061A"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04" w:author="Brian William Stacy" w:date="2024-03-13T13:26:00Z">
                  <w:rPr>
                    <w:rFonts w:ascii="Times New Roman" w:hAnsi="Times New Roman" w:cs="Times New Roman"/>
                    <w:sz w:val="18"/>
                    <w:szCs w:val="18"/>
                  </w:rPr>
                </w:rPrChange>
              </w:rPr>
            </w:pPr>
            <w:r w:rsidRPr="007B4A8C">
              <w:rPr>
                <w:rFonts w:ascii="Times New Roman" w:eastAsia="Arial" w:hAnsi="Times New Roman" w:cs="Times New Roman"/>
                <w:color w:val="000000"/>
                <w:sz w:val="16"/>
                <w:szCs w:val="16"/>
                <w:rPrChange w:id="2305" w:author="Brian William Stacy" w:date="2024-03-13T13:26:00Z">
                  <w:rPr>
                    <w:rFonts w:ascii="Times New Roman" w:eastAsia="Arial" w:hAnsi="Times New Roman" w:cs="Times New Roman"/>
                    <w:color w:val="000000"/>
                    <w:sz w:val="18"/>
                    <w:szCs w:val="18"/>
                  </w:rPr>
                </w:rPrChange>
              </w:rPr>
              <w:t>Yes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30304"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06" w:author="Brian William Stacy" w:date="2024-03-13T13:26:00Z">
                  <w:rPr>
                    <w:rFonts w:ascii="Times New Roman" w:hAnsi="Times New Roman" w:cs="Times New Roman"/>
                    <w:sz w:val="18"/>
                    <w:szCs w:val="18"/>
                  </w:rPr>
                </w:rPrChange>
              </w:rPr>
            </w:pPr>
            <w:r w:rsidRPr="007B4A8C">
              <w:rPr>
                <w:rFonts w:ascii="Times New Roman" w:eastAsia="Arial" w:hAnsi="Times New Roman" w:cs="Times New Roman"/>
                <w:color w:val="000000"/>
                <w:sz w:val="16"/>
                <w:szCs w:val="16"/>
                <w:rPrChange w:id="2307" w:author="Brian William Stacy" w:date="2024-03-13T13:26:00Z">
                  <w:rPr>
                    <w:rFonts w:ascii="Times New Roman" w:eastAsia="Arial" w:hAnsi="Times New Roman" w:cs="Times New Roman"/>
                    <w:color w:val="000000"/>
                    <w:sz w:val="18"/>
                    <w:szCs w:val="18"/>
                  </w:rPr>
                </w:rPrChange>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775B0"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08"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309" w:author="Brian William Stacy" w:date="2024-03-13T13:26:00Z">
                  <w:rPr>
                    <w:rFonts w:ascii="Times New Roman" w:hAnsi="Times New Roman" w:cs="Times New Roman"/>
                    <w:sz w:val="18"/>
                    <w:szCs w:val="18"/>
                  </w:rPr>
                </w:rPrChange>
              </w:rPr>
              <w:t>No</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B47B"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10" w:author="Brian William Stacy" w:date="2024-03-13T13:26:00Z">
                  <w:rPr>
                    <w:rFonts w:ascii="Times New Roman" w:hAnsi="Times New Roman" w:cs="Times New Roman"/>
                    <w:sz w:val="18"/>
                    <w:szCs w:val="18"/>
                  </w:rPr>
                </w:rPrChange>
              </w:rPr>
            </w:pPr>
            <w:r w:rsidRPr="007B4A8C">
              <w:rPr>
                <w:rFonts w:ascii="Times New Roman" w:eastAsia="Arial" w:hAnsi="Times New Roman" w:cs="Times New Roman"/>
                <w:color w:val="000000"/>
                <w:sz w:val="16"/>
                <w:szCs w:val="16"/>
                <w:rPrChange w:id="2311" w:author="Brian William Stacy" w:date="2024-03-13T13:26:00Z">
                  <w:rPr>
                    <w:rFonts w:ascii="Times New Roman" w:eastAsia="Arial" w:hAnsi="Times New Roman" w:cs="Times New Roman"/>
                    <w:color w:val="000000"/>
                    <w:sz w:val="18"/>
                    <w:szCs w:val="18"/>
                  </w:rPr>
                </w:rPrChange>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AC0D5"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12" w:author="Brian William Stacy" w:date="2024-03-13T13:26:00Z">
                  <w:rPr>
                    <w:rFonts w:ascii="Times New Roman" w:hAnsi="Times New Roman" w:cs="Times New Roman"/>
                    <w:sz w:val="18"/>
                    <w:szCs w:val="18"/>
                  </w:rPr>
                </w:rPrChange>
              </w:rPr>
            </w:pPr>
            <w:r w:rsidRPr="007B4A8C">
              <w:rPr>
                <w:rFonts w:ascii="Times New Roman" w:eastAsia="Arial" w:hAnsi="Times New Roman" w:cs="Times New Roman"/>
                <w:color w:val="000000"/>
                <w:sz w:val="16"/>
                <w:szCs w:val="16"/>
                <w:rPrChange w:id="2313" w:author="Brian William Stacy" w:date="2024-03-13T13:26:00Z">
                  <w:rPr>
                    <w:rFonts w:ascii="Times New Roman" w:eastAsia="Arial" w:hAnsi="Times New Roman" w:cs="Times New Roman"/>
                    <w:color w:val="000000"/>
                    <w:sz w:val="18"/>
                    <w:szCs w:val="18"/>
                  </w:rPr>
                </w:rPrChange>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5F4E"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14" w:author="Brian William Stacy" w:date="2024-03-13T13:26:00Z">
                  <w:rPr>
                    <w:rFonts w:ascii="Times New Roman" w:hAnsi="Times New Roman" w:cs="Times New Roman"/>
                    <w:sz w:val="18"/>
                    <w:szCs w:val="18"/>
                  </w:rPr>
                </w:rPrChange>
              </w:rPr>
            </w:pPr>
            <w:r w:rsidRPr="007B4A8C">
              <w:rPr>
                <w:rFonts w:ascii="Times New Roman" w:hAnsi="Times New Roman" w:cs="Times New Roman"/>
                <w:sz w:val="16"/>
                <w:szCs w:val="16"/>
                <w:rPrChange w:id="2315" w:author="Brian William Stacy" w:date="2024-03-13T13:26:00Z">
                  <w:rPr>
                    <w:rFonts w:ascii="Times New Roman" w:hAnsi="Times New Roman" w:cs="Times New Roman"/>
                    <w:sz w:val="18"/>
                    <w:szCs w:val="18"/>
                  </w:rPr>
                </w:rPrChange>
              </w:rPr>
              <w:t>No</w:t>
            </w:r>
          </w:p>
        </w:tc>
      </w:tr>
      <w:tr w:rsidR="008535A7" w:rsidRPr="00D41306" w14:paraId="28E896C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6312A"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90F2C"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316" w:author="Brian William Stacy" w:date="2024-03-13T13:26:00Z">
                  <w:rPr>
                    <w:rFonts w:ascii="Times New Roman" w:eastAsia="Arial" w:hAnsi="Times New Roman" w:cs="Times New Roman"/>
                    <w:color w:val="000000"/>
                    <w:sz w:val="18"/>
                    <w:szCs w:val="18"/>
                  </w:rPr>
                </w:rPrChange>
              </w:rPr>
            </w:pPr>
            <w:r w:rsidRPr="007B4A8C">
              <w:rPr>
                <w:rFonts w:ascii="Times New Roman" w:eastAsia="Arial" w:hAnsi="Times New Roman" w:cs="Times New Roman"/>
                <w:color w:val="000000"/>
                <w:sz w:val="16"/>
                <w:szCs w:val="16"/>
                <w:rPrChange w:id="2317" w:author="Brian William Stacy" w:date="2024-03-13T13:26:00Z">
                  <w:rPr>
                    <w:rFonts w:ascii="Times New Roman" w:eastAsia="Arial" w:hAnsi="Times New Roman" w:cs="Times New Roman"/>
                    <w:color w:val="000000"/>
                    <w:sz w:val="18"/>
                    <w:szCs w:val="18"/>
                  </w:rPr>
                </w:rPrChange>
              </w:rPr>
              <w:t>41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7C8A6"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318" w:author="Brian William Stacy" w:date="2024-03-13T13:26:00Z">
                  <w:rPr>
                    <w:rFonts w:ascii="Times New Roman" w:eastAsia="Arial" w:hAnsi="Times New Roman" w:cs="Times New Roman"/>
                    <w:color w:val="000000"/>
                    <w:sz w:val="18"/>
                    <w:szCs w:val="18"/>
                  </w:rPr>
                </w:rPrChange>
              </w:rPr>
            </w:pPr>
            <w:r w:rsidRPr="007B4A8C">
              <w:rPr>
                <w:rFonts w:ascii="Times New Roman" w:eastAsia="Arial" w:hAnsi="Times New Roman" w:cs="Times New Roman"/>
                <w:color w:val="000000"/>
                <w:sz w:val="16"/>
                <w:szCs w:val="16"/>
                <w:rPrChange w:id="2319" w:author="Brian William Stacy" w:date="2024-03-13T13:26:00Z">
                  <w:rPr>
                    <w:rFonts w:ascii="Times New Roman" w:eastAsia="Arial" w:hAnsi="Times New Roman" w:cs="Times New Roman"/>
                    <w:color w:val="000000"/>
                    <w:sz w:val="18"/>
                    <w:szCs w:val="18"/>
                  </w:rPr>
                </w:rPrChange>
              </w:rPr>
              <w:t>41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974F3"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320" w:author="Brian William Stacy" w:date="2024-03-13T13:26:00Z">
                  <w:rPr>
                    <w:rFonts w:ascii="Times New Roman" w:eastAsia="Arial" w:hAnsi="Times New Roman" w:cs="Times New Roman"/>
                    <w:color w:val="000000"/>
                    <w:sz w:val="18"/>
                    <w:szCs w:val="18"/>
                  </w:rPr>
                </w:rPrChange>
              </w:rPr>
            </w:pPr>
            <w:r w:rsidRPr="007B4A8C">
              <w:rPr>
                <w:rFonts w:ascii="Times New Roman" w:eastAsia="Arial" w:hAnsi="Times New Roman" w:cs="Times New Roman"/>
                <w:color w:val="000000"/>
                <w:sz w:val="16"/>
                <w:szCs w:val="16"/>
                <w:rPrChange w:id="2321" w:author="Brian William Stacy" w:date="2024-03-13T13:26:00Z">
                  <w:rPr>
                    <w:rFonts w:ascii="Times New Roman" w:eastAsia="Arial" w:hAnsi="Times New Roman" w:cs="Times New Roman"/>
                    <w:color w:val="000000"/>
                    <w:sz w:val="18"/>
                    <w:szCs w:val="18"/>
                  </w:rPr>
                </w:rPrChange>
              </w:rPr>
              <w:t>41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76A7"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322" w:author="Brian William Stacy" w:date="2024-03-13T13:26:00Z">
                  <w:rPr>
                    <w:rFonts w:ascii="Times New Roman" w:eastAsia="Arial" w:hAnsi="Times New Roman" w:cs="Times New Roman"/>
                    <w:color w:val="000000"/>
                    <w:sz w:val="18"/>
                    <w:szCs w:val="18"/>
                  </w:rPr>
                </w:rPrChange>
              </w:rPr>
            </w:pPr>
            <w:r w:rsidRPr="007B4A8C">
              <w:rPr>
                <w:rFonts w:ascii="Times New Roman" w:eastAsia="Arial" w:hAnsi="Times New Roman" w:cs="Times New Roman"/>
                <w:color w:val="000000"/>
                <w:sz w:val="16"/>
                <w:szCs w:val="16"/>
                <w:rPrChange w:id="2323" w:author="Brian William Stacy" w:date="2024-03-13T13:26:00Z">
                  <w:rPr>
                    <w:rFonts w:ascii="Times New Roman" w:eastAsia="Arial" w:hAnsi="Times New Roman" w:cs="Times New Roman"/>
                    <w:color w:val="000000"/>
                    <w:sz w:val="18"/>
                    <w:szCs w:val="18"/>
                  </w:rPr>
                </w:rPrChange>
              </w:rPr>
              <w:t>38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CBF7B"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324" w:author="Brian William Stacy" w:date="2024-03-13T13:26:00Z">
                  <w:rPr>
                    <w:rFonts w:ascii="Times New Roman" w:eastAsia="Arial" w:hAnsi="Times New Roman" w:cs="Times New Roman"/>
                    <w:color w:val="000000"/>
                    <w:sz w:val="18"/>
                    <w:szCs w:val="18"/>
                  </w:rPr>
                </w:rPrChange>
              </w:rPr>
            </w:pPr>
            <w:r w:rsidRPr="007B4A8C">
              <w:rPr>
                <w:rFonts w:ascii="Times New Roman" w:eastAsia="Arial" w:hAnsi="Times New Roman" w:cs="Times New Roman"/>
                <w:color w:val="000000"/>
                <w:sz w:val="16"/>
                <w:szCs w:val="16"/>
                <w:rPrChange w:id="2325" w:author="Brian William Stacy" w:date="2024-03-13T13:26:00Z">
                  <w:rPr>
                    <w:rFonts w:ascii="Times New Roman" w:eastAsia="Arial" w:hAnsi="Times New Roman" w:cs="Times New Roman"/>
                    <w:color w:val="000000"/>
                    <w:sz w:val="18"/>
                    <w:szCs w:val="18"/>
                  </w:rPr>
                </w:rPrChange>
              </w:rPr>
              <w:t>38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AB138"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326" w:author="Brian William Stacy" w:date="2024-03-13T13:26:00Z">
                  <w:rPr>
                    <w:rFonts w:ascii="Times New Roman" w:eastAsia="Arial" w:hAnsi="Times New Roman" w:cs="Times New Roman"/>
                    <w:color w:val="000000"/>
                    <w:sz w:val="18"/>
                    <w:szCs w:val="18"/>
                  </w:rPr>
                </w:rPrChange>
              </w:rPr>
            </w:pPr>
            <w:r w:rsidRPr="007B4A8C">
              <w:rPr>
                <w:rFonts w:ascii="Times New Roman" w:eastAsia="Arial" w:hAnsi="Times New Roman" w:cs="Times New Roman"/>
                <w:color w:val="000000"/>
                <w:sz w:val="16"/>
                <w:szCs w:val="16"/>
                <w:rPrChange w:id="2327" w:author="Brian William Stacy" w:date="2024-03-13T13:26:00Z">
                  <w:rPr>
                    <w:rFonts w:ascii="Times New Roman" w:eastAsia="Arial" w:hAnsi="Times New Roman" w:cs="Times New Roman"/>
                    <w:color w:val="000000"/>
                    <w:sz w:val="18"/>
                    <w:szCs w:val="18"/>
                  </w:rPr>
                </w:rPrChange>
              </w:rPr>
              <w:t>38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D7B85" w14:textId="77777777" w:rsidR="008535A7" w:rsidRPr="007B4A8C"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328" w:author="Brian William Stacy" w:date="2024-03-13T13:26:00Z">
                  <w:rPr>
                    <w:rFonts w:ascii="Times New Roman" w:eastAsia="Arial" w:hAnsi="Times New Roman" w:cs="Times New Roman"/>
                    <w:color w:val="000000"/>
                    <w:sz w:val="18"/>
                    <w:szCs w:val="18"/>
                  </w:rPr>
                </w:rPrChange>
              </w:rPr>
            </w:pPr>
            <w:r w:rsidRPr="007B4A8C">
              <w:rPr>
                <w:rFonts w:ascii="Times New Roman" w:eastAsia="Arial" w:hAnsi="Times New Roman" w:cs="Times New Roman"/>
                <w:color w:val="000000"/>
                <w:sz w:val="16"/>
                <w:szCs w:val="16"/>
                <w:rPrChange w:id="2329" w:author="Brian William Stacy" w:date="2024-03-13T13:26:00Z">
                  <w:rPr>
                    <w:rFonts w:ascii="Times New Roman" w:eastAsia="Arial" w:hAnsi="Times New Roman" w:cs="Times New Roman"/>
                    <w:color w:val="000000"/>
                    <w:sz w:val="18"/>
                    <w:szCs w:val="18"/>
                  </w:rPr>
                </w:rPrChange>
              </w:rPr>
              <w:t>30</w:t>
            </w:r>
          </w:p>
        </w:tc>
      </w:tr>
      <w:tr w:rsidR="00812375" w:rsidRPr="00D41306" w14:paraId="2A8013FD"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ED14A0" w14:textId="77777777" w:rsidR="00812375" w:rsidRPr="005B0CB6"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3D3125" w14:textId="5A298495" w:rsidR="00812375" w:rsidRPr="007B4A8C"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30" w:author="Brian William Stacy" w:date="2024-03-13T13:26:00Z">
                  <w:rPr>
                    <w:rFonts w:ascii="Times New Roman" w:hAnsi="Times New Roman" w:cs="Times New Roman"/>
                    <w:sz w:val="18"/>
                    <w:szCs w:val="18"/>
                  </w:rPr>
                </w:rPrChange>
              </w:rPr>
            </w:pPr>
            <w:ins w:id="2331" w:author="Brian William Stacy" w:date="2024-03-13T13:26:00Z">
              <w:r w:rsidRPr="00950348">
                <w:rPr>
                  <w:rFonts w:ascii="Times New Roman" w:eastAsia="Arial" w:hAnsi="Times New Roman" w:cs="Times New Roman"/>
                  <w:color w:val="000000"/>
                  <w:sz w:val="16"/>
                  <w:szCs w:val="16"/>
                </w:rPr>
                <w:t>287</w:t>
              </w:r>
            </w:ins>
            <w:del w:id="2332" w:author="Brian William Stacy" w:date="2024-03-13T13:26:00Z">
              <w:r w:rsidRPr="00950348" w:rsidDel="00914AAB">
                <w:rPr>
                  <w:rFonts w:ascii="Arial" w:eastAsia="Arial" w:hAnsi="Arial" w:cs="Arial"/>
                  <w:color w:val="000000"/>
                  <w:sz w:val="16"/>
                  <w:szCs w:val="16"/>
                </w:rPr>
                <w:delText>297</w:delText>
              </w:r>
            </w:del>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930506" w14:textId="1E9F82A7" w:rsidR="00812375" w:rsidRPr="007B4A8C"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33" w:author="Brian William Stacy" w:date="2024-03-13T13:26:00Z">
                  <w:rPr>
                    <w:rFonts w:ascii="Times New Roman" w:hAnsi="Times New Roman" w:cs="Times New Roman"/>
                    <w:sz w:val="18"/>
                    <w:szCs w:val="18"/>
                  </w:rPr>
                </w:rPrChange>
              </w:rPr>
            </w:pPr>
            <w:ins w:id="2334" w:author="Brian William Stacy" w:date="2024-03-13T13:26:00Z">
              <w:r w:rsidRPr="00950348">
                <w:rPr>
                  <w:rFonts w:ascii="Times New Roman" w:eastAsia="Arial" w:hAnsi="Times New Roman" w:cs="Times New Roman"/>
                  <w:color w:val="000000"/>
                  <w:sz w:val="16"/>
                  <w:szCs w:val="16"/>
                </w:rPr>
                <w:t>287</w:t>
              </w:r>
            </w:ins>
            <w:del w:id="2335" w:author="Brian William Stacy" w:date="2024-03-13T13:26:00Z">
              <w:r w:rsidRPr="00950348" w:rsidDel="00914AAB">
                <w:rPr>
                  <w:rFonts w:ascii="Arial" w:eastAsia="Arial" w:hAnsi="Arial" w:cs="Arial"/>
                  <w:color w:val="000000"/>
                  <w:sz w:val="16"/>
                  <w:szCs w:val="16"/>
                </w:rPr>
                <w:delText>297</w:delText>
              </w:r>
            </w:del>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493F1" w14:textId="6129381E" w:rsidR="00812375" w:rsidRPr="007B4A8C"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36" w:author="Brian William Stacy" w:date="2024-03-13T13:26:00Z">
                  <w:rPr>
                    <w:rFonts w:ascii="Times New Roman" w:hAnsi="Times New Roman" w:cs="Times New Roman"/>
                    <w:sz w:val="18"/>
                    <w:szCs w:val="18"/>
                  </w:rPr>
                </w:rPrChange>
              </w:rPr>
            </w:pPr>
            <w:ins w:id="2337" w:author="Brian William Stacy" w:date="2024-03-13T13:26:00Z">
              <w:r w:rsidRPr="00950348">
                <w:rPr>
                  <w:rFonts w:ascii="Times New Roman" w:eastAsia="Arial" w:hAnsi="Times New Roman" w:cs="Times New Roman"/>
                  <w:color w:val="000000"/>
                  <w:sz w:val="16"/>
                  <w:szCs w:val="16"/>
                </w:rPr>
                <w:t>287</w:t>
              </w:r>
            </w:ins>
            <w:del w:id="2338" w:author="Brian William Stacy" w:date="2024-03-13T13:26:00Z">
              <w:r w:rsidRPr="00950348" w:rsidDel="00914AAB">
                <w:rPr>
                  <w:rFonts w:ascii="Arial" w:eastAsia="Arial" w:hAnsi="Arial" w:cs="Arial"/>
                  <w:color w:val="000000"/>
                  <w:sz w:val="16"/>
                  <w:szCs w:val="16"/>
                </w:rPr>
                <w:delText>297</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1C5971" w14:textId="02DC389B" w:rsidR="00812375" w:rsidRPr="007B4A8C"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39" w:author="Brian William Stacy" w:date="2024-03-13T13:26:00Z">
                  <w:rPr>
                    <w:rFonts w:ascii="Times New Roman" w:hAnsi="Times New Roman" w:cs="Times New Roman"/>
                    <w:sz w:val="18"/>
                    <w:szCs w:val="18"/>
                  </w:rPr>
                </w:rPrChange>
              </w:rPr>
            </w:pPr>
            <w:ins w:id="2340" w:author="Brian William Stacy" w:date="2024-03-13T13:26:00Z">
              <w:r w:rsidRPr="00950348">
                <w:rPr>
                  <w:rFonts w:ascii="Times New Roman" w:eastAsia="Arial" w:hAnsi="Times New Roman" w:cs="Times New Roman"/>
                  <w:color w:val="000000"/>
                  <w:sz w:val="16"/>
                  <w:szCs w:val="16"/>
                </w:rPr>
                <w:t>163</w:t>
              </w:r>
            </w:ins>
            <w:del w:id="2341" w:author="Brian William Stacy" w:date="2024-03-13T13:26:00Z">
              <w:r w:rsidRPr="00950348" w:rsidDel="00914AAB">
                <w:rPr>
                  <w:rFonts w:ascii="Arial" w:eastAsia="Arial" w:hAnsi="Arial" w:cs="Arial"/>
                  <w:color w:val="000000"/>
                  <w:sz w:val="16"/>
                  <w:szCs w:val="16"/>
                </w:rPr>
                <w:delText>172</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A03C89" w14:textId="65F7009A" w:rsidR="00812375" w:rsidRPr="007B4A8C"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42" w:author="Brian William Stacy" w:date="2024-03-13T13:26:00Z">
                  <w:rPr>
                    <w:rFonts w:ascii="Times New Roman" w:hAnsi="Times New Roman" w:cs="Times New Roman"/>
                    <w:sz w:val="18"/>
                    <w:szCs w:val="18"/>
                  </w:rPr>
                </w:rPrChange>
              </w:rPr>
            </w:pPr>
            <w:ins w:id="2343" w:author="Brian William Stacy" w:date="2024-03-13T13:26:00Z">
              <w:r w:rsidRPr="00950348">
                <w:rPr>
                  <w:rFonts w:ascii="Times New Roman" w:eastAsia="Arial" w:hAnsi="Times New Roman" w:cs="Times New Roman"/>
                  <w:color w:val="000000"/>
                  <w:sz w:val="16"/>
                  <w:szCs w:val="16"/>
                </w:rPr>
                <w:t>163</w:t>
              </w:r>
            </w:ins>
            <w:del w:id="2344" w:author="Brian William Stacy" w:date="2024-03-13T13:26:00Z">
              <w:r w:rsidRPr="00950348" w:rsidDel="00914AAB">
                <w:rPr>
                  <w:rFonts w:ascii="Arial" w:eastAsia="Arial" w:hAnsi="Arial" w:cs="Arial"/>
                  <w:color w:val="000000"/>
                  <w:sz w:val="16"/>
                  <w:szCs w:val="16"/>
                </w:rPr>
                <w:delText>172</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F309B" w14:textId="37D6385D" w:rsidR="00812375" w:rsidRPr="007B4A8C"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45" w:author="Brian William Stacy" w:date="2024-03-13T13:26:00Z">
                  <w:rPr>
                    <w:rFonts w:ascii="Times New Roman" w:hAnsi="Times New Roman" w:cs="Times New Roman"/>
                    <w:sz w:val="18"/>
                    <w:szCs w:val="18"/>
                  </w:rPr>
                </w:rPrChange>
              </w:rPr>
            </w:pPr>
            <w:ins w:id="2346" w:author="Brian William Stacy" w:date="2024-03-13T13:26:00Z">
              <w:r w:rsidRPr="00950348">
                <w:rPr>
                  <w:rFonts w:ascii="Times New Roman" w:eastAsia="Arial" w:hAnsi="Times New Roman" w:cs="Times New Roman"/>
                  <w:color w:val="000000"/>
                  <w:sz w:val="16"/>
                  <w:szCs w:val="16"/>
                </w:rPr>
                <w:t>163</w:t>
              </w:r>
            </w:ins>
            <w:del w:id="2347" w:author="Brian William Stacy" w:date="2024-03-13T13:26:00Z">
              <w:r w:rsidRPr="00950348" w:rsidDel="00914AAB">
                <w:rPr>
                  <w:rFonts w:ascii="Arial" w:eastAsia="Arial" w:hAnsi="Arial" w:cs="Arial"/>
                  <w:color w:val="000000"/>
                  <w:sz w:val="16"/>
                  <w:szCs w:val="16"/>
                </w:rPr>
                <w:delText>172</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38862D" w14:textId="31E9E3B3" w:rsidR="00812375" w:rsidRPr="007B4A8C"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348" w:author="Brian William Stacy" w:date="2024-03-13T13:26:00Z">
                  <w:rPr>
                    <w:rFonts w:ascii="Times New Roman" w:hAnsi="Times New Roman" w:cs="Times New Roman"/>
                    <w:sz w:val="18"/>
                    <w:szCs w:val="18"/>
                  </w:rPr>
                </w:rPrChange>
              </w:rPr>
            </w:pPr>
            <w:ins w:id="2349" w:author="Brian William Stacy" w:date="2024-03-13T13:26:00Z">
              <w:r w:rsidRPr="00950348">
                <w:rPr>
                  <w:rFonts w:ascii="Times New Roman" w:eastAsia="Arial" w:hAnsi="Times New Roman" w:cs="Times New Roman"/>
                  <w:color w:val="000000"/>
                  <w:sz w:val="16"/>
                  <w:szCs w:val="16"/>
                </w:rPr>
                <w:t>30</w:t>
              </w:r>
            </w:ins>
            <w:del w:id="2350" w:author="Brian William Stacy" w:date="2024-03-13T13:26:00Z">
              <w:r w:rsidRPr="00950348" w:rsidDel="00914AAB">
                <w:rPr>
                  <w:rFonts w:ascii="Arial" w:eastAsia="Arial" w:hAnsi="Arial" w:cs="Arial"/>
                  <w:color w:val="000000"/>
                  <w:sz w:val="16"/>
                  <w:szCs w:val="16"/>
                </w:rPr>
                <w:delText>30</w:delText>
              </w:r>
            </w:del>
          </w:p>
        </w:tc>
      </w:tr>
      <w:tr w:rsidR="008535A7" w:rsidRPr="00F9620B" w14:paraId="19E40CD3"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E8B87C3"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5CCCAAFB" w14:textId="77777777" w:rsidR="008535A7" w:rsidRDefault="008535A7" w:rsidP="008535A7">
      <w:pPr>
        <w:pStyle w:val="Heading2"/>
        <w:rPr>
          <w:sz w:val="18"/>
          <w:szCs w:val="18"/>
        </w:rPr>
      </w:pPr>
      <w:bookmarkStart w:id="2351" w:name="X981fd2cba27510982acc6274b6724849d3d6508"/>
      <w:bookmarkEnd w:id="2093"/>
      <w:r>
        <w:rPr>
          <w:sz w:val="18"/>
          <w:szCs w:val="18"/>
        </w:rPr>
        <w:br w:type="page"/>
      </w:r>
    </w:p>
    <w:p w14:paraId="6B1C03A4" w14:textId="52DAA66C" w:rsidR="008535A7" w:rsidRPr="00270551" w:rsidRDefault="00EF59A2" w:rsidP="008535A7">
      <w:pPr>
        <w:pStyle w:val="Heading2"/>
      </w:pPr>
      <w:bookmarkStart w:id="2352" w:name="X7221411532f4dbb66c8120244b7cd6a84b19b01"/>
      <w:bookmarkEnd w:id="2351"/>
      <w:r w:rsidRPr="00982FEC">
        <w:t>Table S</w:t>
      </w:r>
      <w:r w:rsidR="0093392A" w:rsidRPr="00982FEC">
        <w:t>19</w:t>
      </w:r>
      <w:r w:rsidR="008535A7" w:rsidRPr="00982FEC">
        <w:t>. Relationship between the UN Human Development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69"/>
        <w:gridCol w:w="1069"/>
        <w:gridCol w:w="1056"/>
        <w:gridCol w:w="1056"/>
        <w:gridCol w:w="1056"/>
        <w:gridCol w:w="1056"/>
      </w:tblGrid>
      <w:tr w:rsidR="008535A7" w:rsidRPr="00D41306" w14:paraId="783CBB03"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C48CB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57E05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462D7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4C03F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41796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DBD16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FDBDB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6469D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B06FDA" w:rsidRPr="00D41306" w14:paraId="026CBE84"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F497E"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333BA" w14:textId="7F45C470"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53" w:author="Brian William Stacy" w:date="2024-03-13T13:27:00Z">
              <w:r w:rsidRPr="000E4456">
                <w:rPr>
                  <w:rFonts w:ascii="Times New Roman" w:eastAsia="Arial" w:hAnsi="Times New Roman" w:cs="Times New Roman"/>
                  <w:color w:val="000000"/>
                  <w:sz w:val="16"/>
                  <w:szCs w:val="16"/>
                </w:rPr>
                <w:t>0.006***</w:t>
              </w:r>
            </w:ins>
            <w:del w:id="2354" w:author="Brian William Stacy" w:date="2024-03-13T13:27:00Z">
              <w:r w:rsidRPr="00657054" w:rsidDel="00397F05">
                <w:rPr>
                  <w:rFonts w:ascii="Arial" w:eastAsia="Arial" w:hAnsi="Arial" w:cs="Arial"/>
                  <w:color w:val="000000"/>
                  <w:sz w:val="16"/>
                  <w:szCs w:val="16"/>
                </w:rPr>
                <w:delText>0.006***</w:delText>
              </w:r>
            </w:del>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42EF3" w14:textId="0A8ABB6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55" w:author="Brian William Stacy" w:date="2024-03-13T13:27:00Z">
              <w:r w:rsidRPr="000E4456">
                <w:rPr>
                  <w:rFonts w:ascii="Times New Roman" w:eastAsia="Arial" w:hAnsi="Times New Roman" w:cs="Times New Roman"/>
                  <w:color w:val="000000"/>
                  <w:sz w:val="16"/>
                  <w:szCs w:val="16"/>
                </w:rPr>
                <w:t>0.000</w:t>
              </w:r>
            </w:ins>
            <w:del w:id="2356" w:author="Brian William Stacy" w:date="2024-03-13T13:27:00Z">
              <w:r w:rsidRPr="00657054" w:rsidDel="00397F05">
                <w:rPr>
                  <w:rFonts w:ascii="Arial" w:eastAsia="Arial" w:hAnsi="Arial" w:cs="Arial"/>
                  <w:color w:val="000000"/>
                  <w:sz w:val="16"/>
                  <w:szCs w:val="16"/>
                </w:rPr>
                <w:delText>0.000</w:delText>
              </w:r>
            </w:del>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A0BF4" w14:textId="5EC4B26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57" w:author="Brian William Stacy" w:date="2024-03-13T13:27:00Z">
              <w:r w:rsidRPr="000E4456">
                <w:rPr>
                  <w:rFonts w:ascii="Times New Roman" w:eastAsia="Arial" w:hAnsi="Times New Roman" w:cs="Times New Roman"/>
                  <w:color w:val="000000"/>
                  <w:sz w:val="16"/>
                  <w:szCs w:val="16"/>
                </w:rPr>
                <w:t>0.000</w:t>
              </w:r>
            </w:ins>
            <w:del w:id="2358" w:author="Brian William Stacy" w:date="2024-03-13T13:27:00Z">
              <w:r w:rsidRPr="00657054" w:rsidDel="00397F05">
                <w:rPr>
                  <w:rFonts w:ascii="Arial" w:eastAsia="Arial" w:hAnsi="Arial" w:cs="Arial"/>
                  <w:color w:val="000000"/>
                  <w:sz w:val="16"/>
                  <w:szCs w:val="16"/>
                </w:rPr>
                <w:delText>0.000</w:delText>
              </w:r>
            </w:del>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943C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A866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31E7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CD0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205CA63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579F0"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3B792" w14:textId="42D44D63"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59" w:author="Brian William Stacy" w:date="2024-03-13T13:27:00Z">
              <w:r w:rsidRPr="000E4456">
                <w:rPr>
                  <w:rFonts w:ascii="Times New Roman" w:eastAsia="Arial" w:hAnsi="Times New Roman" w:cs="Times New Roman"/>
                  <w:color w:val="000000"/>
                  <w:sz w:val="16"/>
                  <w:szCs w:val="16"/>
                </w:rPr>
                <w:t>(0.00)</w:t>
              </w:r>
            </w:ins>
            <w:del w:id="2360" w:author="Brian William Stacy" w:date="2024-03-13T13:27:00Z">
              <w:r w:rsidRPr="00657054" w:rsidDel="00397F05">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61C2D" w14:textId="38E8D69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61" w:author="Brian William Stacy" w:date="2024-03-13T13:27:00Z">
              <w:r w:rsidRPr="000E4456">
                <w:rPr>
                  <w:rFonts w:ascii="Times New Roman" w:eastAsia="Arial" w:hAnsi="Times New Roman" w:cs="Times New Roman"/>
                  <w:color w:val="000000"/>
                  <w:sz w:val="16"/>
                  <w:szCs w:val="16"/>
                </w:rPr>
                <w:t>(0.00)</w:t>
              </w:r>
            </w:ins>
            <w:del w:id="2362" w:author="Brian William Stacy" w:date="2024-03-13T13:27:00Z">
              <w:r w:rsidRPr="00657054" w:rsidDel="00397F05">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3D6C5" w14:textId="59A12AA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63" w:author="Brian William Stacy" w:date="2024-03-13T13:27:00Z">
              <w:r w:rsidRPr="000E4456">
                <w:rPr>
                  <w:rFonts w:ascii="Times New Roman" w:eastAsia="Arial" w:hAnsi="Times New Roman" w:cs="Times New Roman"/>
                  <w:color w:val="000000"/>
                  <w:sz w:val="16"/>
                  <w:szCs w:val="16"/>
                </w:rPr>
                <w:t>(0.00)</w:t>
              </w:r>
            </w:ins>
            <w:del w:id="2364"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170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79B7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342D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76D6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B6B361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2573E"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99A4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0447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FB60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68C0D" w14:textId="5B666F50"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65" w:author="Brian William Stacy" w:date="2024-03-13T13:27:00Z">
              <w:r w:rsidRPr="000E4456">
                <w:rPr>
                  <w:rFonts w:ascii="Times New Roman" w:eastAsia="Arial" w:hAnsi="Times New Roman" w:cs="Times New Roman"/>
                  <w:color w:val="000000"/>
                  <w:sz w:val="16"/>
                  <w:szCs w:val="16"/>
                </w:rPr>
                <w:t>0.005***</w:t>
              </w:r>
            </w:ins>
            <w:del w:id="2366" w:author="Brian William Stacy" w:date="2024-03-13T13:27:00Z">
              <w:r w:rsidRPr="00657054" w:rsidDel="00397F05">
                <w:rPr>
                  <w:rFonts w:ascii="Arial" w:eastAsia="Arial" w:hAnsi="Arial" w:cs="Arial"/>
                  <w:color w:val="000000"/>
                  <w:sz w:val="16"/>
                  <w:szCs w:val="16"/>
                </w:rPr>
                <w:delText>0.005***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784F8" w14:textId="56DDBA2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67" w:author="Brian William Stacy" w:date="2024-03-13T13:27:00Z">
              <w:r w:rsidRPr="000E4456">
                <w:rPr>
                  <w:rFonts w:ascii="Times New Roman" w:eastAsia="Arial" w:hAnsi="Times New Roman" w:cs="Times New Roman"/>
                  <w:color w:val="000000"/>
                  <w:sz w:val="16"/>
                  <w:szCs w:val="16"/>
                </w:rPr>
                <w:t>0.000</w:t>
              </w:r>
            </w:ins>
            <w:del w:id="2368" w:author="Brian William Stacy" w:date="2024-03-13T13:27:00Z">
              <w:r w:rsidRPr="00657054" w:rsidDel="00397F05">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50B6B" w14:textId="616B0C6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69" w:author="Brian William Stacy" w:date="2024-03-13T13:27:00Z">
              <w:r w:rsidRPr="000E4456">
                <w:rPr>
                  <w:rFonts w:ascii="Times New Roman" w:eastAsia="Arial" w:hAnsi="Times New Roman" w:cs="Times New Roman"/>
                  <w:color w:val="000000"/>
                  <w:sz w:val="16"/>
                  <w:szCs w:val="16"/>
                </w:rPr>
                <w:t>0.000</w:t>
              </w:r>
            </w:ins>
            <w:del w:id="2370" w:author="Brian William Stacy" w:date="2024-03-13T13:27:00Z">
              <w:r w:rsidRPr="00657054" w:rsidDel="00397F05">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3BBE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B47A05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756FE"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1160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F15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3C4F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92B4D" w14:textId="123226E3"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71" w:author="Brian William Stacy" w:date="2024-03-13T13:27:00Z">
              <w:r w:rsidRPr="000E4456">
                <w:rPr>
                  <w:rFonts w:ascii="Times New Roman" w:eastAsia="Arial" w:hAnsi="Times New Roman" w:cs="Times New Roman"/>
                  <w:color w:val="000000"/>
                  <w:sz w:val="16"/>
                  <w:szCs w:val="16"/>
                </w:rPr>
                <w:t>(0.00)</w:t>
              </w:r>
            </w:ins>
            <w:del w:id="2372"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EF972" w14:textId="143CDAA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73" w:author="Brian William Stacy" w:date="2024-03-13T13:27:00Z">
              <w:r w:rsidRPr="000E4456">
                <w:rPr>
                  <w:rFonts w:ascii="Times New Roman" w:eastAsia="Arial" w:hAnsi="Times New Roman" w:cs="Times New Roman"/>
                  <w:color w:val="000000"/>
                  <w:sz w:val="16"/>
                  <w:szCs w:val="16"/>
                </w:rPr>
                <w:t>(0.00)</w:t>
              </w:r>
            </w:ins>
            <w:del w:id="2374"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46767" w14:textId="1B7A9A0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75" w:author="Brian William Stacy" w:date="2024-03-13T13:27:00Z">
              <w:r w:rsidRPr="000E4456">
                <w:rPr>
                  <w:rFonts w:ascii="Times New Roman" w:eastAsia="Arial" w:hAnsi="Times New Roman" w:cs="Times New Roman"/>
                  <w:color w:val="000000"/>
                  <w:sz w:val="16"/>
                  <w:szCs w:val="16"/>
                </w:rPr>
                <w:t>(0.00)</w:t>
              </w:r>
            </w:ins>
            <w:del w:id="2376"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F9DD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422544E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E2164"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3A46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3AF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EFCD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774E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D0B8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0F23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370F" w14:textId="7A750DF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77" w:author="Brian William Stacy" w:date="2024-03-13T13:27:00Z">
              <w:r w:rsidRPr="000E4456">
                <w:rPr>
                  <w:rFonts w:ascii="Times New Roman" w:eastAsia="Arial" w:hAnsi="Times New Roman" w:cs="Times New Roman"/>
                  <w:color w:val="000000"/>
                  <w:sz w:val="16"/>
                  <w:szCs w:val="16"/>
                </w:rPr>
                <w:t>0.006***</w:t>
              </w:r>
            </w:ins>
            <w:del w:id="2378" w:author="Brian William Stacy" w:date="2024-03-13T13:27:00Z">
              <w:r w:rsidRPr="00657054" w:rsidDel="00397F05">
                <w:rPr>
                  <w:rFonts w:ascii="Arial" w:eastAsia="Arial" w:hAnsi="Arial" w:cs="Arial"/>
                  <w:color w:val="000000"/>
                  <w:sz w:val="16"/>
                  <w:szCs w:val="16"/>
                </w:rPr>
                <w:delText>0.006***</w:delText>
              </w:r>
            </w:del>
          </w:p>
        </w:tc>
      </w:tr>
      <w:tr w:rsidR="00B06FDA" w:rsidRPr="00D41306" w14:paraId="68BF477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B8A0"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4900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5C4A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5A39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1B3C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B47C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DF08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0D385" w14:textId="2790E52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79" w:author="Brian William Stacy" w:date="2024-03-13T13:27:00Z">
              <w:r w:rsidRPr="000E4456">
                <w:rPr>
                  <w:rFonts w:ascii="Times New Roman" w:eastAsia="Arial" w:hAnsi="Times New Roman" w:cs="Times New Roman"/>
                  <w:color w:val="000000"/>
                  <w:sz w:val="16"/>
                  <w:szCs w:val="16"/>
                </w:rPr>
                <w:t>(0.00)</w:t>
              </w:r>
            </w:ins>
            <w:del w:id="2380" w:author="Brian William Stacy" w:date="2024-03-13T13:27:00Z">
              <w:r w:rsidRPr="00657054" w:rsidDel="00397F05">
                <w:rPr>
                  <w:rFonts w:ascii="Arial" w:eastAsia="Arial" w:hAnsi="Arial" w:cs="Arial"/>
                  <w:color w:val="000000"/>
                  <w:sz w:val="16"/>
                  <w:szCs w:val="16"/>
                </w:rPr>
                <w:delText>(0.00)</w:delText>
              </w:r>
            </w:del>
          </w:p>
        </w:tc>
      </w:tr>
      <w:tr w:rsidR="00B06FDA" w:rsidRPr="00D41306" w14:paraId="75781D9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4BEBE"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63D8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2B72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9814E" w14:textId="137EB8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81" w:author="Brian William Stacy" w:date="2024-03-13T13:27:00Z">
              <w:r w:rsidRPr="000E4456">
                <w:rPr>
                  <w:rFonts w:ascii="Times New Roman" w:eastAsia="Arial" w:hAnsi="Times New Roman" w:cs="Times New Roman"/>
                  <w:color w:val="000000"/>
                  <w:sz w:val="16"/>
                  <w:szCs w:val="16"/>
                </w:rPr>
                <w:t>0.000</w:t>
              </w:r>
            </w:ins>
            <w:del w:id="2382" w:author="Brian William Stacy" w:date="2024-03-13T13:27:00Z">
              <w:r w:rsidRPr="00657054" w:rsidDel="00397F05">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245E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0B47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720C0" w14:textId="23583F5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83" w:author="Brian William Stacy" w:date="2024-03-13T13:27:00Z">
              <w:r w:rsidRPr="000E4456">
                <w:rPr>
                  <w:rFonts w:ascii="Times New Roman" w:eastAsia="Arial" w:hAnsi="Times New Roman" w:cs="Times New Roman"/>
                  <w:color w:val="000000"/>
                  <w:sz w:val="16"/>
                  <w:szCs w:val="16"/>
                </w:rPr>
                <w:t>0.000*</w:t>
              </w:r>
            </w:ins>
            <w:del w:id="2384" w:author="Brian William Stacy" w:date="2024-03-13T13:27:00Z">
              <w:r w:rsidRPr="00657054" w:rsidDel="00397F05">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04D7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D20038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47B48"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A470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2E70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4CB95" w14:textId="1600234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85" w:author="Brian William Stacy" w:date="2024-03-13T13:27:00Z">
              <w:r w:rsidRPr="000E4456">
                <w:rPr>
                  <w:rFonts w:ascii="Times New Roman" w:eastAsia="Arial" w:hAnsi="Times New Roman" w:cs="Times New Roman"/>
                  <w:color w:val="000000"/>
                  <w:sz w:val="16"/>
                  <w:szCs w:val="16"/>
                </w:rPr>
                <w:t>(0.00)</w:t>
              </w:r>
            </w:ins>
            <w:del w:id="2386"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2F22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00ED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63E20" w14:textId="58709FE1"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87" w:author="Brian William Stacy" w:date="2024-03-13T13:27:00Z">
              <w:r w:rsidRPr="000E4456">
                <w:rPr>
                  <w:rFonts w:ascii="Times New Roman" w:eastAsia="Arial" w:hAnsi="Times New Roman" w:cs="Times New Roman"/>
                  <w:color w:val="000000"/>
                  <w:sz w:val="16"/>
                  <w:szCs w:val="16"/>
                </w:rPr>
                <w:t>(0.00)</w:t>
              </w:r>
            </w:ins>
            <w:del w:id="2388"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A1A4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643242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3CF5A"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64E7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045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9CAFB" w14:textId="1A720E4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89" w:author="Brian William Stacy" w:date="2024-03-13T13:27:00Z">
              <w:r w:rsidRPr="000E4456">
                <w:rPr>
                  <w:rFonts w:ascii="Times New Roman" w:eastAsia="Arial" w:hAnsi="Times New Roman" w:cs="Times New Roman"/>
                  <w:color w:val="000000"/>
                  <w:sz w:val="16"/>
                  <w:szCs w:val="16"/>
                </w:rPr>
                <w:t>0.000</w:t>
              </w:r>
            </w:ins>
            <w:del w:id="2390" w:author="Brian William Stacy" w:date="2024-03-13T13:27:00Z">
              <w:r w:rsidRPr="00657054" w:rsidDel="00397F05">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CFAA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932C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1992" w14:textId="7BB3F13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91" w:author="Brian William Stacy" w:date="2024-03-13T13:27:00Z">
              <w:r w:rsidRPr="000E4456">
                <w:rPr>
                  <w:rFonts w:ascii="Times New Roman" w:eastAsia="Arial" w:hAnsi="Times New Roman" w:cs="Times New Roman"/>
                  <w:color w:val="000000"/>
                  <w:sz w:val="16"/>
                  <w:szCs w:val="16"/>
                </w:rPr>
                <w:t>-0.001</w:t>
              </w:r>
            </w:ins>
            <w:del w:id="2392" w:author="Brian William Stacy" w:date="2024-03-13T13:27:00Z">
              <w:r w:rsidRPr="00657054" w:rsidDel="00397F05">
                <w:rPr>
                  <w:rFonts w:ascii="Arial" w:eastAsia="Arial" w:hAnsi="Arial" w:cs="Arial"/>
                  <w:color w:val="000000"/>
                  <w:sz w:val="16"/>
                  <w:szCs w:val="16"/>
                </w:rPr>
                <w:delText>-0.001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7B3A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2607178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F690D"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DF2F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F908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862DC" w14:textId="45339E5C"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93" w:author="Brian William Stacy" w:date="2024-03-13T13:27:00Z">
              <w:r w:rsidRPr="000E4456">
                <w:rPr>
                  <w:rFonts w:ascii="Times New Roman" w:eastAsia="Arial" w:hAnsi="Times New Roman" w:cs="Times New Roman"/>
                  <w:color w:val="000000"/>
                  <w:sz w:val="16"/>
                  <w:szCs w:val="16"/>
                </w:rPr>
                <w:t>(0.00)</w:t>
              </w:r>
            </w:ins>
            <w:del w:id="2394"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5674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7714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14EB0" w14:textId="3B98FBB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95" w:author="Brian William Stacy" w:date="2024-03-13T13:27:00Z">
              <w:r w:rsidRPr="000E4456">
                <w:rPr>
                  <w:rFonts w:ascii="Times New Roman" w:eastAsia="Arial" w:hAnsi="Times New Roman" w:cs="Times New Roman"/>
                  <w:color w:val="000000"/>
                  <w:sz w:val="16"/>
                  <w:szCs w:val="16"/>
                </w:rPr>
                <w:t>(0.00)</w:t>
              </w:r>
            </w:ins>
            <w:del w:id="2396"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4A1F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173944F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EDE8C"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CA3C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32FE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1965F" w14:textId="6C669A3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97" w:author="Brian William Stacy" w:date="2024-03-13T13:27:00Z">
              <w:r w:rsidRPr="000E4456">
                <w:rPr>
                  <w:rFonts w:ascii="Times New Roman" w:eastAsia="Arial" w:hAnsi="Times New Roman" w:cs="Times New Roman"/>
                  <w:color w:val="000000"/>
                  <w:sz w:val="16"/>
                  <w:szCs w:val="16"/>
                </w:rPr>
                <w:t>0.000</w:t>
              </w:r>
            </w:ins>
            <w:del w:id="2398" w:author="Brian William Stacy" w:date="2024-03-13T13:27:00Z">
              <w:r w:rsidRPr="00657054" w:rsidDel="00397F05">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2921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BD63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710D2" w14:textId="6042532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399" w:author="Brian William Stacy" w:date="2024-03-13T13:27:00Z">
              <w:r w:rsidRPr="000E4456">
                <w:rPr>
                  <w:rFonts w:ascii="Times New Roman" w:eastAsia="Arial" w:hAnsi="Times New Roman" w:cs="Times New Roman"/>
                  <w:color w:val="000000"/>
                  <w:sz w:val="16"/>
                  <w:szCs w:val="16"/>
                </w:rPr>
                <w:t>0.001</w:t>
              </w:r>
            </w:ins>
            <w:del w:id="2400" w:author="Brian William Stacy" w:date="2024-03-13T13:27:00Z">
              <w:r w:rsidRPr="00657054" w:rsidDel="00397F05">
                <w:rPr>
                  <w:rFonts w:ascii="Arial" w:eastAsia="Arial" w:hAnsi="Arial" w:cs="Arial"/>
                  <w:color w:val="000000"/>
                  <w:sz w:val="16"/>
                  <w:szCs w:val="16"/>
                </w:rPr>
                <w:delText>0.001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D0B5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FC9EB8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7F707"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C709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8B27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355FF" w14:textId="1FDD08D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01" w:author="Brian William Stacy" w:date="2024-03-13T13:27:00Z">
              <w:r w:rsidRPr="000E4456">
                <w:rPr>
                  <w:rFonts w:ascii="Times New Roman" w:eastAsia="Arial" w:hAnsi="Times New Roman" w:cs="Times New Roman"/>
                  <w:color w:val="000000"/>
                  <w:sz w:val="16"/>
                  <w:szCs w:val="16"/>
                </w:rPr>
                <w:t>(0.00)</w:t>
              </w:r>
            </w:ins>
            <w:del w:id="2402"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FE8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ED07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130A3" w14:textId="5A945C0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03" w:author="Brian William Stacy" w:date="2024-03-13T13:27:00Z">
              <w:r w:rsidRPr="000E4456">
                <w:rPr>
                  <w:rFonts w:ascii="Times New Roman" w:eastAsia="Arial" w:hAnsi="Times New Roman" w:cs="Times New Roman"/>
                  <w:color w:val="000000"/>
                  <w:sz w:val="16"/>
                  <w:szCs w:val="16"/>
                </w:rPr>
                <w:t>(0.00)</w:t>
              </w:r>
            </w:ins>
            <w:del w:id="2404"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3C64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5FC6F51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C94AC"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0580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E2B0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5C2FA" w14:textId="4B8BB610"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05" w:author="Brian William Stacy" w:date="2024-03-13T13:27:00Z">
              <w:r w:rsidRPr="000E4456">
                <w:rPr>
                  <w:rFonts w:ascii="Times New Roman" w:eastAsia="Arial" w:hAnsi="Times New Roman" w:cs="Times New Roman"/>
                  <w:color w:val="000000"/>
                  <w:sz w:val="16"/>
                  <w:szCs w:val="16"/>
                </w:rPr>
                <w:t>0.000***</w:t>
              </w:r>
            </w:ins>
            <w:del w:id="2406" w:author="Brian William Stacy" w:date="2024-03-13T13:27:00Z">
              <w:r w:rsidRPr="00657054" w:rsidDel="00397F05">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A80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C82D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35714" w14:textId="753BC8C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07" w:author="Brian William Stacy" w:date="2024-03-13T13:27:00Z">
              <w:r w:rsidRPr="000E4456">
                <w:rPr>
                  <w:rFonts w:ascii="Times New Roman" w:eastAsia="Arial" w:hAnsi="Times New Roman" w:cs="Times New Roman"/>
                  <w:color w:val="000000"/>
                  <w:sz w:val="16"/>
                  <w:szCs w:val="16"/>
                </w:rPr>
                <w:t>0.000</w:t>
              </w:r>
            </w:ins>
            <w:del w:id="2408" w:author="Brian William Stacy" w:date="2024-03-13T13:27:00Z">
              <w:r w:rsidRPr="00657054" w:rsidDel="00397F05">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07B4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4494CB7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45A93"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AB9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AB92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E5D04" w14:textId="27C60E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09" w:author="Brian William Stacy" w:date="2024-03-13T13:27:00Z">
              <w:r w:rsidRPr="000E4456">
                <w:rPr>
                  <w:rFonts w:ascii="Times New Roman" w:eastAsia="Arial" w:hAnsi="Times New Roman" w:cs="Times New Roman"/>
                  <w:color w:val="000000"/>
                  <w:sz w:val="16"/>
                  <w:szCs w:val="16"/>
                </w:rPr>
                <w:t>(0.00)</w:t>
              </w:r>
            </w:ins>
            <w:del w:id="2410"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35DB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EE13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3BDFE" w14:textId="646B5EB9"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11" w:author="Brian William Stacy" w:date="2024-03-13T13:27:00Z">
              <w:r w:rsidRPr="000E4456">
                <w:rPr>
                  <w:rFonts w:ascii="Times New Roman" w:eastAsia="Arial" w:hAnsi="Times New Roman" w:cs="Times New Roman"/>
                  <w:color w:val="000000"/>
                  <w:sz w:val="16"/>
                  <w:szCs w:val="16"/>
                </w:rPr>
                <w:t>(0.00)</w:t>
              </w:r>
            </w:ins>
            <w:del w:id="2412"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CBB9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EA3B48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DB47A"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15A8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BAFD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56BB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18C6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3B46B" w14:textId="400873BC"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13" w:author="Brian William Stacy" w:date="2024-03-13T13:27:00Z">
              <w:r w:rsidRPr="000E4456">
                <w:rPr>
                  <w:rFonts w:ascii="Times New Roman" w:eastAsia="Arial" w:hAnsi="Times New Roman" w:cs="Times New Roman"/>
                  <w:color w:val="000000"/>
                  <w:sz w:val="16"/>
                  <w:szCs w:val="16"/>
                </w:rPr>
                <w:t>0.005***</w:t>
              </w:r>
            </w:ins>
            <w:del w:id="2414" w:author="Brian William Stacy" w:date="2024-03-13T13:27:00Z">
              <w:r w:rsidRPr="00657054" w:rsidDel="00397F05">
                <w:rPr>
                  <w:rFonts w:ascii="Arial" w:eastAsia="Arial" w:hAnsi="Arial" w:cs="Arial"/>
                  <w:color w:val="000000"/>
                  <w:sz w:val="16"/>
                  <w:szCs w:val="16"/>
                </w:rPr>
                <w:delText>0.005***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D296A" w14:textId="605B09E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15" w:author="Brian William Stacy" w:date="2024-03-13T13:27:00Z">
              <w:r w:rsidRPr="000E4456">
                <w:rPr>
                  <w:rFonts w:ascii="Times New Roman" w:eastAsia="Arial" w:hAnsi="Times New Roman" w:cs="Times New Roman"/>
                  <w:color w:val="000000"/>
                  <w:sz w:val="16"/>
                  <w:szCs w:val="16"/>
                </w:rPr>
                <w:t>0.004***</w:t>
              </w:r>
            </w:ins>
            <w:del w:id="2416" w:author="Brian William Stacy" w:date="2024-03-13T13:27:00Z">
              <w:r w:rsidRPr="00657054" w:rsidDel="00397F05">
                <w:rPr>
                  <w:rFonts w:ascii="Arial" w:eastAsia="Arial" w:hAnsi="Arial" w:cs="Arial"/>
                  <w:color w:val="000000"/>
                  <w:sz w:val="16"/>
                  <w:szCs w:val="16"/>
                </w:rPr>
                <w:delText>0.004***</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A985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392338F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4E05"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B11D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96B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E5E1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BC61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B02E5" w14:textId="1D98547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17" w:author="Brian William Stacy" w:date="2024-03-13T13:27:00Z">
              <w:r w:rsidRPr="000E4456">
                <w:rPr>
                  <w:rFonts w:ascii="Times New Roman" w:eastAsia="Arial" w:hAnsi="Times New Roman" w:cs="Times New Roman"/>
                  <w:color w:val="000000"/>
                  <w:sz w:val="16"/>
                  <w:szCs w:val="16"/>
                </w:rPr>
                <w:t>(0.00)</w:t>
              </w:r>
            </w:ins>
            <w:del w:id="2418"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B0147" w14:textId="6D4C86C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19" w:author="Brian William Stacy" w:date="2024-03-13T13:27:00Z">
              <w:r w:rsidRPr="000E4456">
                <w:rPr>
                  <w:rFonts w:ascii="Times New Roman" w:eastAsia="Arial" w:hAnsi="Times New Roman" w:cs="Times New Roman"/>
                  <w:color w:val="000000"/>
                  <w:sz w:val="16"/>
                  <w:szCs w:val="16"/>
                </w:rPr>
                <w:t>(0.00)</w:t>
              </w:r>
            </w:ins>
            <w:del w:id="2420"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CE4D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3098061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1134"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CAC5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652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0E04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8171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F83D" w14:textId="1ED1DA6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21" w:author="Brian William Stacy" w:date="2024-03-13T13:27:00Z">
              <w:r w:rsidRPr="000E4456">
                <w:rPr>
                  <w:rFonts w:ascii="Times New Roman" w:eastAsia="Arial" w:hAnsi="Times New Roman" w:cs="Times New Roman"/>
                  <w:color w:val="000000"/>
                  <w:sz w:val="16"/>
                  <w:szCs w:val="16"/>
                </w:rPr>
                <w:t>0.009***</w:t>
              </w:r>
            </w:ins>
            <w:del w:id="2422" w:author="Brian William Stacy" w:date="2024-03-13T13:27:00Z">
              <w:r w:rsidRPr="00657054" w:rsidDel="00397F05">
                <w:rPr>
                  <w:rFonts w:ascii="Arial" w:eastAsia="Arial" w:hAnsi="Arial" w:cs="Arial"/>
                  <w:color w:val="000000"/>
                  <w:sz w:val="16"/>
                  <w:szCs w:val="16"/>
                </w:rPr>
                <w:delText>0.009***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508D0" w14:textId="6B9C1F2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23" w:author="Brian William Stacy" w:date="2024-03-13T13:27:00Z">
              <w:r w:rsidRPr="000E4456">
                <w:rPr>
                  <w:rFonts w:ascii="Times New Roman" w:eastAsia="Arial" w:hAnsi="Times New Roman" w:cs="Times New Roman"/>
                  <w:color w:val="000000"/>
                  <w:sz w:val="16"/>
                  <w:szCs w:val="16"/>
                </w:rPr>
                <w:t>0.007***</w:t>
              </w:r>
            </w:ins>
            <w:del w:id="2424" w:author="Brian William Stacy" w:date="2024-03-13T13:27:00Z">
              <w:r w:rsidRPr="00657054" w:rsidDel="00397F05">
                <w:rPr>
                  <w:rFonts w:ascii="Arial" w:eastAsia="Arial" w:hAnsi="Arial" w:cs="Arial"/>
                  <w:color w:val="000000"/>
                  <w:sz w:val="16"/>
                  <w:szCs w:val="16"/>
                </w:rPr>
                <w:delText>0.007***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E66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755198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F85EA"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133C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B537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E130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E18F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F9E02" w14:textId="244BDA45"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25" w:author="Brian William Stacy" w:date="2024-03-13T13:27:00Z">
              <w:r w:rsidRPr="000E4456">
                <w:rPr>
                  <w:rFonts w:ascii="Times New Roman" w:eastAsia="Arial" w:hAnsi="Times New Roman" w:cs="Times New Roman"/>
                  <w:color w:val="000000"/>
                  <w:sz w:val="16"/>
                  <w:szCs w:val="16"/>
                </w:rPr>
                <w:t>(0.00)</w:t>
              </w:r>
            </w:ins>
            <w:del w:id="2426"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D7F01" w14:textId="0681AF6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27" w:author="Brian William Stacy" w:date="2024-03-13T13:27:00Z">
              <w:r w:rsidRPr="000E4456">
                <w:rPr>
                  <w:rFonts w:ascii="Times New Roman" w:eastAsia="Arial" w:hAnsi="Times New Roman" w:cs="Times New Roman"/>
                  <w:color w:val="000000"/>
                  <w:sz w:val="16"/>
                  <w:szCs w:val="16"/>
                </w:rPr>
                <w:t>(0.00)</w:t>
              </w:r>
            </w:ins>
            <w:del w:id="2428"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E1FC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223018E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08DBB"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A224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2452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B67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8313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50A35" w14:textId="704148DB"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29" w:author="Brian William Stacy" w:date="2024-03-13T13:27:00Z">
              <w:r w:rsidRPr="000E4456">
                <w:rPr>
                  <w:rFonts w:ascii="Times New Roman" w:eastAsia="Arial" w:hAnsi="Times New Roman" w:cs="Times New Roman"/>
                  <w:color w:val="000000"/>
                  <w:sz w:val="16"/>
                  <w:szCs w:val="16"/>
                </w:rPr>
                <w:t>0.013***</w:t>
              </w:r>
            </w:ins>
            <w:del w:id="2430" w:author="Brian William Stacy" w:date="2024-03-13T13:27:00Z">
              <w:r w:rsidRPr="00657054" w:rsidDel="00397F05">
                <w:rPr>
                  <w:rFonts w:ascii="Arial" w:eastAsia="Arial" w:hAnsi="Arial" w:cs="Arial"/>
                  <w:color w:val="000000"/>
                  <w:sz w:val="16"/>
                  <w:szCs w:val="16"/>
                </w:rPr>
                <w:delText>0.014***</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57D6E" w14:textId="54E56385"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31" w:author="Brian William Stacy" w:date="2024-03-13T13:27:00Z">
              <w:r w:rsidRPr="000E4456">
                <w:rPr>
                  <w:rFonts w:ascii="Times New Roman" w:eastAsia="Arial" w:hAnsi="Times New Roman" w:cs="Times New Roman"/>
                  <w:color w:val="000000"/>
                  <w:sz w:val="16"/>
                  <w:szCs w:val="16"/>
                </w:rPr>
                <w:t>0.010***</w:t>
              </w:r>
            </w:ins>
            <w:del w:id="2432" w:author="Brian William Stacy" w:date="2024-03-13T13:27:00Z">
              <w:r w:rsidRPr="00657054" w:rsidDel="00397F05">
                <w:rPr>
                  <w:rFonts w:ascii="Arial" w:eastAsia="Arial" w:hAnsi="Arial" w:cs="Arial"/>
                  <w:color w:val="000000"/>
                  <w:sz w:val="16"/>
                  <w:szCs w:val="16"/>
                </w:rPr>
                <w:delText>0.010***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9A73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B3584C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76959"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4D9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AF7B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E217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6A0F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A935B" w14:textId="34B1BE20"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33" w:author="Brian William Stacy" w:date="2024-03-13T13:27:00Z">
              <w:r w:rsidRPr="000E4456">
                <w:rPr>
                  <w:rFonts w:ascii="Times New Roman" w:eastAsia="Arial" w:hAnsi="Times New Roman" w:cs="Times New Roman"/>
                  <w:color w:val="000000"/>
                  <w:sz w:val="16"/>
                  <w:szCs w:val="16"/>
                </w:rPr>
                <w:t>(0.00)</w:t>
              </w:r>
            </w:ins>
            <w:del w:id="2434"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3B930" w14:textId="66DD284D"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35" w:author="Brian William Stacy" w:date="2024-03-13T13:27:00Z">
              <w:r w:rsidRPr="000E4456">
                <w:rPr>
                  <w:rFonts w:ascii="Times New Roman" w:eastAsia="Arial" w:hAnsi="Times New Roman" w:cs="Times New Roman"/>
                  <w:color w:val="000000"/>
                  <w:sz w:val="16"/>
                  <w:szCs w:val="16"/>
                </w:rPr>
                <w:t>(0.00)</w:t>
              </w:r>
            </w:ins>
            <w:del w:id="2436"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449F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46AC409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3CB84"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35F4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BA001" w14:textId="772236FC"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37" w:author="Brian William Stacy" w:date="2024-03-13T13:27:00Z">
              <w:r w:rsidRPr="000E4456">
                <w:rPr>
                  <w:rFonts w:ascii="Times New Roman" w:eastAsia="Arial" w:hAnsi="Times New Roman" w:cs="Times New Roman"/>
                  <w:color w:val="000000"/>
                  <w:sz w:val="16"/>
                  <w:szCs w:val="16"/>
                </w:rPr>
                <w:t>0.004***</w:t>
              </w:r>
            </w:ins>
            <w:del w:id="2438" w:author="Brian William Stacy" w:date="2024-03-13T13:27:00Z">
              <w:r w:rsidRPr="00657054" w:rsidDel="00397F05">
                <w:rPr>
                  <w:rFonts w:ascii="Arial" w:eastAsia="Arial" w:hAnsi="Arial" w:cs="Arial"/>
                  <w:color w:val="000000"/>
                  <w:sz w:val="16"/>
                  <w:szCs w:val="16"/>
                </w:rPr>
                <w:delText>0.004***</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62573" w14:textId="1B919123"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39" w:author="Brian William Stacy" w:date="2024-03-13T13:27:00Z">
              <w:r w:rsidRPr="000E4456">
                <w:rPr>
                  <w:rFonts w:ascii="Times New Roman" w:eastAsia="Arial" w:hAnsi="Times New Roman" w:cs="Times New Roman"/>
                  <w:color w:val="000000"/>
                  <w:sz w:val="16"/>
                  <w:szCs w:val="16"/>
                </w:rPr>
                <w:t>0.003***</w:t>
              </w:r>
            </w:ins>
            <w:del w:id="2440" w:author="Brian William Stacy" w:date="2024-03-13T13:27:00Z">
              <w:r w:rsidRPr="00657054" w:rsidDel="00397F05">
                <w:rPr>
                  <w:rFonts w:ascii="Arial" w:eastAsia="Arial" w:hAnsi="Arial" w:cs="Arial"/>
                  <w:color w:val="000000"/>
                  <w:sz w:val="16"/>
                  <w:szCs w:val="16"/>
                </w:rPr>
                <w:delText>0.003***</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7738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72E0C" w14:textId="690A936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41" w:author="Brian William Stacy" w:date="2024-03-13T13:27:00Z">
              <w:r w:rsidRPr="000E4456">
                <w:rPr>
                  <w:rFonts w:ascii="Times New Roman" w:eastAsia="Arial" w:hAnsi="Times New Roman" w:cs="Times New Roman"/>
                  <w:color w:val="000000"/>
                  <w:sz w:val="16"/>
                  <w:szCs w:val="16"/>
                </w:rPr>
                <w:t>0.016***</w:t>
              </w:r>
            </w:ins>
            <w:del w:id="2442" w:author="Brian William Stacy" w:date="2024-03-13T13:27:00Z">
              <w:r w:rsidRPr="00657054" w:rsidDel="00397F05">
                <w:rPr>
                  <w:rFonts w:ascii="Arial" w:eastAsia="Arial" w:hAnsi="Arial" w:cs="Arial"/>
                  <w:color w:val="000000"/>
                  <w:sz w:val="16"/>
                  <w:szCs w:val="16"/>
                </w:rPr>
                <w:delText>0.016***</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6AD0" w14:textId="002366E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43" w:author="Brian William Stacy" w:date="2024-03-13T13:27:00Z">
              <w:r w:rsidRPr="000E4456">
                <w:rPr>
                  <w:rFonts w:ascii="Times New Roman" w:eastAsia="Arial" w:hAnsi="Times New Roman" w:cs="Times New Roman"/>
                  <w:color w:val="000000"/>
                  <w:sz w:val="16"/>
                  <w:szCs w:val="16"/>
                </w:rPr>
                <w:t>0.012***</w:t>
              </w:r>
            </w:ins>
            <w:del w:id="2444" w:author="Brian William Stacy" w:date="2024-03-13T13:27:00Z">
              <w:r w:rsidRPr="00657054" w:rsidDel="00397F05">
                <w:rPr>
                  <w:rFonts w:ascii="Arial" w:eastAsia="Arial" w:hAnsi="Arial" w:cs="Arial"/>
                  <w:color w:val="000000"/>
                  <w:sz w:val="16"/>
                  <w:szCs w:val="16"/>
                </w:rPr>
                <w:delText>0.012***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468F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366E709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6F822"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264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BBAFA" w14:textId="52A9053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45" w:author="Brian William Stacy" w:date="2024-03-13T13:27:00Z">
              <w:r w:rsidRPr="000E4456">
                <w:rPr>
                  <w:rFonts w:ascii="Times New Roman" w:eastAsia="Arial" w:hAnsi="Times New Roman" w:cs="Times New Roman"/>
                  <w:color w:val="000000"/>
                  <w:sz w:val="16"/>
                  <w:szCs w:val="16"/>
                </w:rPr>
                <w:t>(0.00)</w:t>
              </w:r>
            </w:ins>
            <w:del w:id="2446" w:author="Brian William Stacy" w:date="2024-03-13T13:27:00Z">
              <w:r w:rsidRPr="00657054" w:rsidDel="00397F05">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0D759" w14:textId="03934DA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47" w:author="Brian William Stacy" w:date="2024-03-13T13:27:00Z">
              <w:r w:rsidRPr="000E4456">
                <w:rPr>
                  <w:rFonts w:ascii="Times New Roman" w:eastAsia="Arial" w:hAnsi="Times New Roman" w:cs="Times New Roman"/>
                  <w:color w:val="000000"/>
                  <w:sz w:val="16"/>
                  <w:szCs w:val="16"/>
                </w:rPr>
                <w:t>(0.00)</w:t>
              </w:r>
            </w:ins>
            <w:del w:id="2448"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2329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D314" w14:textId="3CAE42C3"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49" w:author="Brian William Stacy" w:date="2024-03-13T13:27:00Z">
              <w:r w:rsidRPr="000E4456">
                <w:rPr>
                  <w:rFonts w:ascii="Times New Roman" w:eastAsia="Arial" w:hAnsi="Times New Roman" w:cs="Times New Roman"/>
                  <w:color w:val="000000"/>
                  <w:sz w:val="16"/>
                  <w:szCs w:val="16"/>
                </w:rPr>
                <w:t>(0.00)</w:t>
              </w:r>
            </w:ins>
            <w:del w:id="2450"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D6248" w14:textId="4298B605"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51" w:author="Brian William Stacy" w:date="2024-03-13T13:27:00Z">
              <w:r w:rsidRPr="000E4456">
                <w:rPr>
                  <w:rFonts w:ascii="Times New Roman" w:eastAsia="Arial" w:hAnsi="Times New Roman" w:cs="Times New Roman"/>
                  <w:color w:val="000000"/>
                  <w:sz w:val="16"/>
                  <w:szCs w:val="16"/>
                </w:rPr>
                <w:t>(0.00)</w:t>
              </w:r>
            </w:ins>
            <w:del w:id="2452"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050F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5FFCBBF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2236D"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5ECE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D5D3D" w14:textId="45DDBC0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53" w:author="Brian William Stacy" w:date="2024-03-13T13:27:00Z">
              <w:r w:rsidRPr="000E4456">
                <w:rPr>
                  <w:rFonts w:ascii="Times New Roman" w:eastAsia="Arial" w:hAnsi="Times New Roman" w:cs="Times New Roman"/>
                  <w:color w:val="000000"/>
                  <w:sz w:val="16"/>
                  <w:szCs w:val="16"/>
                </w:rPr>
                <w:t>0.007***</w:t>
              </w:r>
            </w:ins>
            <w:del w:id="2454" w:author="Brian William Stacy" w:date="2024-03-13T13:27:00Z">
              <w:r w:rsidRPr="00657054" w:rsidDel="00397F05">
                <w:rPr>
                  <w:rFonts w:ascii="Arial" w:eastAsia="Arial" w:hAnsi="Arial" w:cs="Arial"/>
                  <w:color w:val="000000"/>
                  <w:sz w:val="16"/>
                  <w:szCs w:val="16"/>
                </w:rPr>
                <w:delText>0.007***</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EBD69" w14:textId="577D6E3B"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55" w:author="Brian William Stacy" w:date="2024-03-13T13:27:00Z">
              <w:r w:rsidRPr="000E4456">
                <w:rPr>
                  <w:rFonts w:ascii="Times New Roman" w:eastAsia="Arial" w:hAnsi="Times New Roman" w:cs="Times New Roman"/>
                  <w:color w:val="000000"/>
                  <w:sz w:val="16"/>
                  <w:szCs w:val="16"/>
                </w:rPr>
                <w:t>0.006***</w:t>
              </w:r>
            </w:ins>
            <w:del w:id="2456" w:author="Brian William Stacy" w:date="2024-03-13T13:27:00Z">
              <w:r w:rsidRPr="00657054" w:rsidDel="00397F05">
                <w:rPr>
                  <w:rFonts w:ascii="Arial" w:eastAsia="Arial" w:hAnsi="Arial" w:cs="Arial"/>
                  <w:color w:val="000000"/>
                  <w:sz w:val="16"/>
                  <w:szCs w:val="16"/>
                </w:rPr>
                <w:delText>0.006***</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52D3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4D9D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704A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167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AC9BC0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46379"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90A3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B054E" w14:textId="0993A739"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57" w:author="Brian William Stacy" w:date="2024-03-13T13:27:00Z">
              <w:r w:rsidRPr="000E4456">
                <w:rPr>
                  <w:rFonts w:ascii="Times New Roman" w:eastAsia="Arial" w:hAnsi="Times New Roman" w:cs="Times New Roman"/>
                  <w:color w:val="000000"/>
                  <w:sz w:val="16"/>
                  <w:szCs w:val="16"/>
                </w:rPr>
                <w:t>(0.00)</w:t>
              </w:r>
            </w:ins>
            <w:del w:id="2458" w:author="Brian William Stacy" w:date="2024-03-13T13:27:00Z">
              <w:r w:rsidRPr="00657054" w:rsidDel="00397F05">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742E6" w14:textId="3AF90491"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59" w:author="Brian William Stacy" w:date="2024-03-13T13:27:00Z">
              <w:r w:rsidRPr="000E4456">
                <w:rPr>
                  <w:rFonts w:ascii="Times New Roman" w:eastAsia="Arial" w:hAnsi="Times New Roman" w:cs="Times New Roman"/>
                  <w:color w:val="000000"/>
                  <w:sz w:val="16"/>
                  <w:szCs w:val="16"/>
                </w:rPr>
                <w:t>(0.00)</w:t>
              </w:r>
            </w:ins>
            <w:del w:id="2460"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E48E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057A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EA9C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445E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081826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02D78"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D1A0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D4D2D" w14:textId="37CE9BD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61" w:author="Brian William Stacy" w:date="2024-03-13T13:27:00Z">
              <w:r w:rsidRPr="000E4456">
                <w:rPr>
                  <w:rFonts w:ascii="Times New Roman" w:eastAsia="Arial" w:hAnsi="Times New Roman" w:cs="Times New Roman"/>
                  <w:color w:val="000000"/>
                  <w:sz w:val="16"/>
                  <w:szCs w:val="16"/>
                </w:rPr>
                <w:t>0.011***</w:t>
              </w:r>
            </w:ins>
            <w:del w:id="2462" w:author="Brian William Stacy" w:date="2024-03-13T13:27:00Z">
              <w:r w:rsidRPr="00657054" w:rsidDel="00397F05">
                <w:rPr>
                  <w:rFonts w:ascii="Arial" w:eastAsia="Arial" w:hAnsi="Arial" w:cs="Arial"/>
                  <w:color w:val="000000"/>
                  <w:sz w:val="16"/>
                  <w:szCs w:val="16"/>
                </w:rPr>
                <w:delText>0.011***</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672C5" w14:textId="0CFE40A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63" w:author="Brian William Stacy" w:date="2024-03-13T13:27:00Z">
              <w:r w:rsidRPr="000E4456">
                <w:rPr>
                  <w:rFonts w:ascii="Times New Roman" w:eastAsia="Arial" w:hAnsi="Times New Roman" w:cs="Times New Roman"/>
                  <w:color w:val="000000"/>
                  <w:sz w:val="16"/>
                  <w:szCs w:val="16"/>
                </w:rPr>
                <w:t>0.009***</w:t>
              </w:r>
            </w:ins>
            <w:del w:id="2464" w:author="Brian William Stacy" w:date="2024-03-13T13:27:00Z">
              <w:r w:rsidRPr="00657054" w:rsidDel="00397F05">
                <w:rPr>
                  <w:rFonts w:ascii="Arial" w:eastAsia="Arial" w:hAnsi="Arial" w:cs="Arial"/>
                  <w:color w:val="000000"/>
                  <w:sz w:val="16"/>
                  <w:szCs w:val="16"/>
                </w:rPr>
                <w:delText>0.009***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DA49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0BF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45F3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5971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19D6B9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57739"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A7A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B0191" w14:textId="4B71293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65" w:author="Brian William Stacy" w:date="2024-03-13T13:27:00Z">
              <w:r w:rsidRPr="000E4456">
                <w:rPr>
                  <w:rFonts w:ascii="Times New Roman" w:eastAsia="Arial" w:hAnsi="Times New Roman" w:cs="Times New Roman"/>
                  <w:color w:val="000000"/>
                  <w:sz w:val="16"/>
                  <w:szCs w:val="16"/>
                </w:rPr>
                <w:t>(0.00)</w:t>
              </w:r>
            </w:ins>
            <w:del w:id="2466" w:author="Brian William Stacy" w:date="2024-03-13T13:27:00Z">
              <w:r w:rsidRPr="00657054" w:rsidDel="00397F05">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7D9FE" w14:textId="1D3F5C8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67" w:author="Brian William Stacy" w:date="2024-03-13T13:27:00Z">
              <w:r w:rsidRPr="000E4456">
                <w:rPr>
                  <w:rFonts w:ascii="Times New Roman" w:eastAsia="Arial" w:hAnsi="Times New Roman" w:cs="Times New Roman"/>
                  <w:color w:val="000000"/>
                  <w:sz w:val="16"/>
                  <w:szCs w:val="16"/>
                </w:rPr>
                <w:t>(0.00)</w:t>
              </w:r>
            </w:ins>
            <w:del w:id="2468"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28F3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DBFD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5B38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6D9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1FF20C8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52DA2"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49F6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32C13" w14:textId="6A22941C"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69" w:author="Brian William Stacy" w:date="2024-03-13T13:27:00Z">
              <w:r w:rsidRPr="000E4456">
                <w:rPr>
                  <w:rFonts w:ascii="Times New Roman" w:eastAsia="Arial" w:hAnsi="Times New Roman" w:cs="Times New Roman"/>
                  <w:color w:val="000000"/>
                  <w:sz w:val="16"/>
                  <w:szCs w:val="16"/>
                </w:rPr>
                <w:t>0.006***</w:t>
              </w:r>
            </w:ins>
            <w:del w:id="2470" w:author="Brian William Stacy" w:date="2024-03-13T13:27:00Z">
              <w:r w:rsidRPr="00657054" w:rsidDel="00397F05">
                <w:rPr>
                  <w:rFonts w:ascii="Arial" w:eastAsia="Arial" w:hAnsi="Arial" w:cs="Arial"/>
                  <w:color w:val="000000"/>
                  <w:sz w:val="16"/>
                  <w:szCs w:val="16"/>
                </w:rPr>
                <w:delText>0.006***</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E9497" w14:textId="458F99C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71" w:author="Brian William Stacy" w:date="2024-03-13T13:27:00Z">
              <w:r w:rsidRPr="000E4456">
                <w:rPr>
                  <w:rFonts w:ascii="Times New Roman" w:eastAsia="Arial" w:hAnsi="Times New Roman" w:cs="Times New Roman"/>
                  <w:color w:val="000000"/>
                  <w:sz w:val="16"/>
                  <w:szCs w:val="16"/>
                </w:rPr>
                <w:t>0.005***</w:t>
              </w:r>
            </w:ins>
            <w:del w:id="2472" w:author="Brian William Stacy" w:date="2024-03-13T13:27:00Z">
              <w:r w:rsidRPr="00657054" w:rsidDel="00397F05">
                <w:rPr>
                  <w:rFonts w:ascii="Arial" w:eastAsia="Arial" w:hAnsi="Arial" w:cs="Arial"/>
                  <w:color w:val="000000"/>
                  <w:sz w:val="16"/>
                  <w:szCs w:val="16"/>
                </w:rPr>
                <w:delText>0.005***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74DD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1AA3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BBE8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CE0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BC50B0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882F9"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46B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61C5D" w14:textId="2913801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73" w:author="Brian William Stacy" w:date="2024-03-13T13:27:00Z">
              <w:r w:rsidRPr="000E4456">
                <w:rPr>
                  <w:rFonts w:ascii="Times New Roman" w:eastAsia="Arial" w:hAnsi="Times New Roman" w:cs="Times New Roman"/>
                  <w:color w:val="000000"/>
                  <w:sz w:val="16"/>
                  <w:szCs w:val="16"/>
                </w:rPr>
                <w:t>(0.00)</w:t>
              </w:r>
            </w:ins>
            <w:del w:id="2474" w:author="Brian William Stacy" w:date="2024-03-13T13:27:00Z">
              <w:r w:rsidRPr="00657054" w:rsidDel="00397F05">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B05BC" w14:textId="2DC7E91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75" w:author="Brian William Stacy" w:date="2024-03-13T13:27:00Z">
              <w:r w:rsidRPr="000E4456">
                <w:rPr>
                  <w:rFonts w:ascii="Times New Roman" w:eastAsia="Arial" w:hAnsi="Times New Roman" w:cs="Times New Roman"/>
                  <w:color w:val="000000"/>
                  <w:sz w:val="16"/>
                  <w:szCs w:val="16"/>
                </w:rPr>
                <w:t>(0.00)</w:t>
              </w:r>
            </w:ins>
            <w:del w:id="2476"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0F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975F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0635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F16A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277CFA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6627"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FCDF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C8659" w14:textId="661BEF5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77" w:author="Brian William Stacy" w:date="2024-03-13T13:27:00Z">
              <w:r w:rsidRPr="000E4456">
                <w:rPr>
                  <w:rFonts w:ascii="Times New Roman" w:eastAsia="Arial" w:hAnsi="Times New Roman" w:cs="Times New Roman"/>
                  <w:color w:val="000000"/>
                  <w:sz w:val="16"/>
                  <w:szCs w:val="16"/>
                </w:rPr>
                <w:t>0.005***</w:t>
              </w:r>
            </w:ins>
            <w:del w:id="2478" w:author="Brian William Stacy" w:date="2024-03-13T13:27:00Z">
              <w:r w:rsidRPr="00657054" w:rsidDel="00397F05">
                <w:rPr>
                  <w:rFonts w:ascii="Arial" w:eastAsia="Arial" w:hAnsi="Arial" w:cs="Arial"/>
                  <w:color w:val="000000"/>
                  <w:sz w:val="16"/>
                  <w:szCs w:val="16"/>
                </w:rPr>
                <w:delText>0.005***</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AB81B" w14:textId="56BB8755"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79" w:author="Brian William Stacy" w:date="2024-03-13T13:27:00Z">
              <w:r w:rsidRPr="000E4456">
                <w:rPr>
                  <w:rFonts w:ascii="Times New Roman" w:eastAsia="Arial" w:hAnsi="Times New Roman" w:cs="Times New Roman"/>
                  <w:color w:val="000000"/>
                  <w:sz w:val="16"/>
                  <w:szCs w:val="16"/>
                </w:rPr>
                <w:t>0.003***</w:t>
              </w:r>
            </w:ins>
            <w:del w:id="2480" w:author="Brian William Stacy" w:date="2024-03-13T13:27:00Z">
              <w:r w:rsidRPr="00657054" w:rsidDel="00397F05">
                <w:rPr>
                  <w:rFonts w:ascii="Arial" w:eastAsia="Arial" w:hAnsi="Arial" w:cs="Arial"/>
                  <w:color w:val="000000"/>
                  <w:sz w:val="16"/>
                  <w:szCs w:val="16"/>
                </w:rPr>
                <w:delText>0.003***</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5D15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591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08B3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8D8F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3A3873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6DAD1"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5BE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3341D" w14:textId="068E4B4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81" w:author="Brian William Stacy" w:date="2024-03-13T13:27:00Z">
              <w:r w:rsidRPr="000E4456">
                <w:rPr>
                  <w:rFonts w:ascii="Times New Roman" w:eastAsia="Arial" w:hAnsi="Times New Roman" w:cs="Times New Roman"/>
                  <w:color w:val="000000"/>
                  <w:sz w:val="16"/>
                  <w:szCs w:val="16"/>
                </w:rPr>
                <w:t>(0.00)</w:t>
              </w:r>
            </w:ins>
            <w:del w:id="2482" w:author="Brian William Stacy" w:date="2024-03-13T13:27:00Z">
              <w:r w:rsidRPr="00657054" w:rsidDel="00397F05">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300CB" w14:textId="0ECAC6D0"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83" w:author="Brian William Stacy" w:date="2024-03-13T13:27:00Z">
              <w:r w:rsidRPr="000E4456">
                <w:rPr>
                  <w:rFonts w:ascii="Times New Roman" w:eastAsia="Arial" w:hAnsi="Times New Roman" w:cs="Times New Roman"/>
                  <w:color w:val="000000"/>
                  <w:sz w:val="16"/>
                  <w:szCs w:val="16"/>
                </w:rPr>
                <w:t>(0.00)</w:t>
              </w:r>
            </w:ins>
            <w:del w:id="2484"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257C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EDDE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330D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BC9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862C5D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7B9E0"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29F3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3D156" w14:textId="0C1960A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85" w:author="Brian William Stacy" w:date="2024-03-13T13:27:00Z">
              <w:r w:rsidRPr="000E4456">
                <w:rPr>
                  <w:rFonts w:ascii="Times New Roman" w:eastAsia="Arial" w:hAnsi="Times New Roman" w:cs="Times New Roman"/>
                  <w:color w:val="000000"/>
                  <w:sz w:val="16"/>
                  <w:szCs w:val="16"/>
                </w:rPr>
                <w:t>0.005***</w:t>
              </w:r>
            </w:ins>
            <w:del w:id="2486" w:author="Brian William Stacy" w:date="2024-03-13T13:27:00Z">
              <w:r w:rsidRPr="00657054" w:rsidDel="00397F05">
                <w:rPr>
                  <w:rFonts w:ascii="Arial" w:eastAsia="Arial" w:hAnsi="Arial" w:cs="Arial"/>
                  <w:color w:val="000000"/>
                  <w:sz w:val="16"/>
                  <w:szCs w:val="16"/>
                </w:rPr>
                <w:delText>0.005***</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2928D" w14:textId="00B8EE1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87" w:author="Brian William Stacy" w:date="2024-03-13T13:27:00Z">
              <w:r w:rsidRPr="000E4456">
                <w:rPr>
                  <w:rFonts w:ascii="Times New Roman" w:eastAsia="Arial" w:hAnsi="Times New Roman" w:cs="Times New Roman"/>
                  <w:color w:val="000000"/>
                  <w:sz w:val="16"/>
                  <w:szCs w:val="16"/>
                </w:rPr>
                <w:t>0.002**</w:t>
              </w:r>
            </w:ins>
            <w:del w:id="2488" w:author="Brian William Stacy" w:date="2024-03-13T13:27:00Z">
              <w:r w:rsidRPr="00657054" w:rsidDel="00397F05">
                <w:rPr>
                  <w:rFonts w:ascii="Arial" w:eastAsia="Arial" w:hAnsi="Arial" w:cs="Arial"/>
                  <w:color w:val="000000"/>
                  <w:sz w:val="16"/>
                  <w:szCs w:val="16"/>
                </w:rPr>
                <w:delText>0.002**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D21E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B6B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F965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772F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91BB3E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C03CC"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824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4971D" w14:textId="00DE472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89" w:author="Brian William Stacy" w:date="2024-03-13T13:27:00Z">
              <w:r w:rsidRPr="000E4456">
                <w:rPr>
                  <w:rFonts w:ascii="Times New Roman" w:eastAsia="Arial" w:hAnsi="Times New Roman" w:cs="Times New Roman"/>
                  <w:color w:val="000000"/>
                  <w:sz w:val="16"/>
                  <w:szCs w:val="16"/>
                </w:rPr>
                <w:t>(0.00)</w:t>
              </w:r>
            </w:ins>
            <w:del w:id="2490" w:author="Brian William Stacy" w:date="2024-03-13T13:27:00Z">
              <w:r w:rsidRPr="00657054" w:rsidDel="00397F05">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60BA7" w14:textId="636362A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91" w:author="Brian William Stacy" w:date="2024-03-13T13:27:00Z">
              <w:r w:rsidRPr="000E4456">
                <w:rPr>
                  <w:rFonts w:ascii="Times New Roman" w:eastAsia="Arial" w:hAnsi="Times New Roman" w:cs="Times New Roman"/>
                  <w:color w:val="000000"/>
                  <w:sz w:val="16"/>
                  <w:szCs w:val="16"/>
                </w:rPr>
                <w:t>(0.00)</w:t>
              </w:r>
            </w:ins>
            <w:del w:id="2492" w:author="Brian William Stacy" w:date="2024-03-13T13:27:00Z">
              <w:r w:rsidRPr="00657054" w:rsidDel="00397F05">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D08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169C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349D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380A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217BA149" w14:textId="77777777" w:rsidTr="004A4172">
        <w:trPr>
          <w:trHeight w:val="80"/>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17CF5"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3AD41" w14:textId="45CE4EE1"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93" w:author="Brian William Stacy" w:date="2024-03-13T13:27:00Z">
              <w:r w:rsidRPr="000E4456">
                <w:rPr>
                  <w:rFonts w:ascii="Times New Roman" w:eastAsia="Arial" w:hAnsi="Times New Roman" w:cs="Times New Roman"/>
                  <w:color w:val="000000"/>
                  <w:sz w:val="16"/>
                  <w:szCs w:val="16"/>
                </w:rPr>
                <w:t>0.440***</w:t>
              </w:r>
            </w:ins>
            <w:del w:id="2494" w:author="Brian William Stacy" w:date="2024-03-13T13:27:00Z">
              <w:r w:rsidRPr="00657054" w:rsidDel="00397F05">
                <w:rPr>
                  <w:rFonts w:ascii="Arial" w:eastAsia="Arial" w:hAnsi="Arial" w:cs="Arial"/>
                  <w:color w:val="000000"/>
                  <w:sz w:val="16"/>
                  <w:szCs w:val="16"/>
                </w:rPr>
                <w:delText>0.440***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A5FD2"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AC086"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8A83A" w14:textId="32A10768"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95" w:author="Brian William Stacy" w:date="2024-03-13T13:27:00Z">
              <w:r w:rsidRPr="000E4456">
                <w:rPr>
                  <w:rFonts w:ascii="Times New Roman" w:eastAsia="Arial" w:hAnsi="Times New Roman" w:cs="Times New Roman"/>
                  <w:color w:val="000000"/>
                  <w:sz w:val="16"/>
                  <w:szCs w:val="16"/>
                </w:rPr>
                <w:t>0.579***</w:t>
              </w:r>
            </w:ins>
            <w:del w:id="2496" w:author="Brian William Stacy" w:date="2024-03-13T13:27:00Z">
              <w:r w:rsidRPr="00657054" w:rsidDel="00397F05">
                <w:rPr>
                  <w:rFonts w:ascii="Arial" w:eastAsia="Arial" w:hAnsi="Arial" w:cs="Arial"/>
                  <w:color w:val="000000"/>
                  <w:sz w:val="16"/>
                  <w:szCs w:val="16"/>
                </w:rPr>
                <w:delText>0.581***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A80DB"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E057C"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53B2A" w14:textId="08D73413"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97" w:author="Brian William Stacy" w:date="2024-03-13T13:27:00Z">
              <w:r w:rsidRPr="000E4456">
                <w:rPr>
                  <w:rFonts w:ascii="Times New Roman" w:eastAsia="Arial" w:hAnsi="Times New Roman" w:cs="Times New Roman"/>
                  <w:color w:val="000000"/>
                  <w:sz w:val="16"/>
                  <w:szCs w:val="16"/>
                </w:rPr>
                <w:t>0.550***</w:t>
              </w:r>
            </w:ins>
            <w:del w:id="2498" w:author="Brian William Stacy" w:date="2024-03-13T13:27:00Z">
              <w:r w:rsidRPr="00657054" w:rsidDel="00397F05">
                <w:rPr>
                  <w:rFonts w:ascii="Arial" w:eastAsia="Arial" w:hAnsi="Arial" w:cs="Arial"/>
                  <w:color w:val="000000"/>
                  <w:sz w:val="16"/>
                  <w:szCs w:val="16"/>
                </w:rPr>
                <w:delText>0.550***</w:delText>
              </w:r>
            </w:del>
          </w:p>
        </w:tc>
      </w:tr>
      <w:tr w:rsidR="00B06FDA" w:rsidRPr="00D41306" w14:paraId="0F54108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3DFF"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21643" w14:textId="5E047DFA"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499" w:author="Brian William Stacy" w:date="2024-03-13T13:27:00Z">
              <w:r w:rsidRPr="000E4456">
                <w:rPr>
                  <w:rFonts w:ascii="Times New Roman" w:eastAsia="Arial" w:hAnsi="Times New Roman" w:cs="Times New Roman"/>
                  <w:color w:val="000000"/>
                  <w:sz w:val="16"/>
                  <w:szCs w:val="16"/>
                </w:rPr>
                <w:t>(0.02)</w:t>
              </w:r>
            </w:ins>
            <w:del w:id="2500" w:author="Brian William Stacy" w:date="2024-03-13T13:27:00Z">
              <w:r w:rsidRPr="00657054" w:rsidDel="00397F05">
                <w:rPr>
                  <w:rFonts w:ascii="Arial" w:eastAsia="Arial" w:hAnsi="Arial" w:cs="Arial"/>
                  <w:color w:val="000000"/>
                  <w:sz w:val="16"/>
                  <w:szCs w:val="16"/>
                </w:rPr>
                <w:delText>(0.02)</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CCBC7"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2570E"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26BAE" w14:textId="5A8689C5"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501" w:author="Brian William Stacy" w:date="2024-03-13T13:27:00Z">
              <w:r w:rsidRPr="000E4456">
                <w:rPr>
                  <w:rFonts w:ascii="Times New Roman" w:eastAsia="Arial" w:hAnsi="Times New Roman" w:cs="Times New Roman"/>
                  <w:color w:val="000000"/>
                  <w:sz w:val="16"/>
                  <w:szCs w:val="16"/>
                </w:rPr>
                <w:t>(0.02)</w:t>
              </w:r>
            </w:ins>
            <w:del w:id="2502" w:author="Brian William Stacy" w:date="2024-03-13T13:27:00Z">
              <w:r w:rsidRPr="00657054" w:rsidDel="00397F05">
                <w:rPr>
                  <w:rFonts w:ascii="Arial" w:eastAsia="Arial" w:hAnsi="Arial" w:cs="Arial"/>
                  <w:color w:val="000000"/>
                  <w:sz w:val="16"/>
                  <w:szCs w:val="16"/>
                </w:rPr>
                <w:delText>(0.02)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9E9DF"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DECEC"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6FC92" w14:textId="63FC5D73"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503" w:author="Brian William Stacy" w:date="2024-03-13T13:27:00Z">
              <w:r w:rsidRPr="000E4456">
                <w:rPr>
                  <w:rFonts w:ascii="Times New Roman" w:eastAsia="Arial" w:hAnsi="Times New Roman" w:cs="Times New Roman"/>
                  <w:color w:val="000000"/>
                  <w:sz w:val="16"/>
                  <w:szCs w:val="16"/>
                </w:rPr>
                <w:t>(0.02)</w:t>
              </w:r>
            </w:ins>
            <w:del w:id="2504" w:author="Brian William Stacy" w:date="2024-03-13T13:27:00Z">
              <w:r w:rsidRPr="00657054" w:rsidDel="00397F05">
                <w:rPr>
                  <w:rFonts w:ascii="Arial" w:eastAsia="Arial" w:hAnsi="Arial" w:cs="Arial"/>
                  <w:color w:val="000000"/>
                  <w:sz w:val="16"/>
                  <w:szCs w:val="16"/>
                </w:rPr>
                <w:delText>(0.02)</w:delText>
              </w:r>
            </w:del>
          </w:p>
        </w:tc>
      </w:tr>
      <w:tr w:rsidR="008535A7" w:rsidRPr="00F9620B" w14:paraId="744B73D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0BF52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96DCE"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05" w:author="Brian William Stacy" w:date="2024-03-13T13:28:00Z">
                  <w:rPr>
                    <w:rFonts w:ascii="Times New Roman" w:hAnsi="Times New Roman" w:cs="Times New Roman"/>
                    <w:sz w:val="18"/>
                    <w:szCs w:val="18"/>
                  </w:rPr>
                </w:rPrChange>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642FE"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06"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07" w:author="Brian William Stacy" w:date="2024-03-13T13:28:00Z">
                  <w:rPr>
                    <w:rFonts w:ascii="Times New Roman" w:hAnsi="Times New Roman" w:cs="Times New Roman"/>
                    <w:sz w:val="18"/>
                    <w:szCs w:val="18"/>
                  </w:rPr>
                </w:rPrChange>
              </w:rPr>
              <w:t>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4C4DE"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08"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09" w:author="Brian William Stacy" w:date="2024-03-13T13:28:00Z">
                  <w:rPr>
                    <w:rFonts w:ascii="Times New Roman" w:hAnsi="Times New Roman" w:cs="Times New Roman"/>
                    <w:sz w:val="18"/>
                    <w:szCs w:val="18"/>
                  </w:rPr>
                </w:rPrChange>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15423"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10" w:author="Brian William Stacy" w:date="2024-03-13T13:28:00Z">
                  <w:rPr>
                    <w:rFonts w:ascii="Times New Roman" w:hAnsi="Times New Roman" w:cs="Times New Roman"/>
                    <w:sz w:val="18"/>
                    <w:szCs w:val="18"/>
                  </w:rPr>
                </w:rPrChange>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5943D" w14:textId="5681CD15"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11"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12" w:author="Brian William Stacy" w:date="2024-03-13T13:28:00Z">
                  <w:rPr>
                    <w:rFonts w:ascii="Times New Roman" w:hAnsi="Times New Roman" w:cs="Times New Roman"/>
                    <w:sz w:val="18"/>
                    <w:szCs w:val="18"/>
                  </w:rPr>
                </w:rPrChange>
              </w:rPr>
              <w:t>0.</w:t>
            </w:r>
            <w:r w:rsidR="00055AE6" w:rsidRPr="002C3E3A">
              <w:rPr>
                <w:rFonts w:ascii="Times New Roman" w:hAnsi="Times New Roman" w:cs="Times New Roman"/>
                <w:sz w:val="16"/>
                <w:szCs w:val="16"/>
                <w:rPrChange w:id="2513" w:author="Brian William Stacy" w:date="2024-03-13T13:28:00Z">
                  <w:rPr>
                    <w:rFonts w:ascii="Times New Roman" w:hAnsi="Times New Roman" w:cs="Times New Roman"/>
                    <w:sz w:val="18"/>
                    <w:szCs w:val="18"/>
                  </w:rPr>
                </w:rPrChange>
              </w:rPr>
              <w:t>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D4B39E"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14"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15" w:author="Brian William Stacy" w:date="2024-03-13T13:28:00Z">
                  <w:rPr>
                    <w:rFonts w:ascii="Times New Roman" w:hAnsi="Times New Roman" w:cs="Times New Roman"/>
                    <w:sz w:val="18"/>
                    <w:szCs w:val="18"/>
                  </w:rPr>
                </w:rPrChange>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B6481"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16" w:author="Brian William Stacy" w:date="2024-03-13T13:28:00Z">
                  <w:rPr>
                    <w:rFonts w:ascii="Times New Roman" w:hAnsi="Times New Roman" w:cs="Times New Roman"/>
                    <w:sz w:val="18"/>
                    <w:szCs w:val="18"/>
                  </w:rPr>
                </w:rPrChange>
              </w:rPr>
            </w:pPr>
          </w:p>
        </w:tc>
      </w:tr>
      <w:tr w:rsidR="008535A7" w:rsidRPr="00F9620B" w14:paraId="4953E06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A8DEA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329DA"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17" w:author="Brian William Stacy" w:date="2024-03-13T13:28:00Z">
                  <w:rPr>
                    <w:rFonts w:ascii="Times New Roman" w:hAnsi="Times New Roman" w:cs="Times New Roman"/>
                    <w:sz w:val="18"/>
                    <w:szCs w:val="18"/>
                  </w:rPr>
                </w:rPrChange>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1960F8"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18"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19" w:author="Brian William Stacy" w:date="2024-03-13T13:28:00Z">
                  <w:rPr>
                    <w:rFonts w:ascii="Times New Roman" w:hAnsi="Times New Roman" w:cs="Times New Roman"/>
                    <w:sz w:val="18"/>
                    <w:szCs w:val="18"/>
                  </w:rPr>
                </w:rPrChange>
              </w:rPr>
              <w:t>0.01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9DC97"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20"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21" w:author="Brian William Stacy" w:date="2024-03-13T13:28:00Z">
                  <w:rPr>
                    <w:rFonts w:ascii="Times New Roman" w:hAnsi="Times New Roman" w:cs="Times New Roman"/>
                    <w:sz w:val="18"/>
                    <w:szCs w:val="18"/>
                  </w:rPr>
                </w:rPrChange>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0662C"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22" w:author="Brian William Stacy" w:date="2024-03-13T13:28:00Z">
                  <w:rPr>
                    <w:rFonts w:ascii="Times New Roman" w:hAnsi="Times New Roman" w:cs="Times New Roman"/>
                    <w:sz w:val="18"/>
                    <w:szCs w:val="18"/>
                  </w:rPr>
                </w:rPrChange>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DC6D3F"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23"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24" w:author="Brian William Stacy" w:date="2024-03-13T13:28:00Z">
                  <w:rPr>
                    <w:rFonts w:ascii="Times New Roman" w:hAnsi="Times New Roman" w:cs="Times New Roman"/>
                    <w:sz w:val="18"/>
                    <w:szCs w:val="18"/>
                  </w:rPr>
                </w:rPrChange>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57B365"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25"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26" w:author="Brian William Stacy" w:date="2024-03-13T13:28:00Z">
                  <w:rPr>
                    <w:rFonts w:ascii="Times New Roman" w:hAnsi="Times New Roman" w:cs="Times New Roman"/>
                    <w:sz w:val="18"/>
                    <w:szCs w:val="18"/>
                  </w:rPr>
                </w:rPrChange>
              </w:rPr>
              <w:t>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A1BA9"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27" w:author="Brian William Stacy" w:date="2024-03-13T13:28:00Z">
                  <w:rPr>
                    <w:rFonts w:ascii="Times New Roman" w:hAnsi="Times New Roman" w:cs="Times New Roman"/>
                    <w:sz w:val="18"/>
                    <w:szCs w:val="18"/>
                  </w:rPr>
                </w:rPrChange>
              </w:rPr>
            </w:pPr>
          </w:p>
        </w:tc>
      </w:tr>
      <w:tr w:rsidR="002C3E3A" w:rsidRPr="00D41306" w14:paraId="0A5ACC3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EB73" w14:textId="77777777" w:rsidR="002C3E3A" w:rsidRPr="005B0CB6"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66E8B" w14:textId="6B396468" w:rsidR="002C3E3A" w:rsidRPr="002C3E3A"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28" w:author="Brian William Stacy" w:date="2024-03-13T13:28:00Z">
                  <w:rPr>
                    <w:rFonts w:ascii="Times New Roman" w:hAnsi="Times New Roman" w:cs="Times New Roman"/>
                    <w:sz w:val="18"/>
                    <w:szCs w:val="18"/>
                  </w:rPr>
                </w:rPrChange>
              </w:rPr>
            </w:pPr>
            <w:ins w:id="2529" w:author="Brian William Stacy" w:date="2024-03-13T13:28:00Z">
              <w:r w:rsidRPr="00317CCB">
                <w:rPr>
                  <w:rFonts w:ascii="Times New Roman" w:eastAsia="Arial" w:hAnsi="Times New Roman" w:cs="Times New Roman"/>
                  <w:color w:val="000000"/>
                  <w:sz w:val="16"/>
                  <w:szCs w:val="16"/>
                </w:rPr>
                <w:t>0.470</w:t>
              </w:r>
            </w:ins>
            <w:del w:id="2530" w:author="Brian William Stacy" w:date="2024-03-13T13:28:00Z">
              <w:r w:rsidRPr="00317CCB" w:rsidDel="00CB1A70">
                <w:rPr>
                  <w:rFonts w:ascii="Arial" w:eastAsia="Arial" w:hAnsi="Arial" w:cs="Arial"/>
                  <w:color w:val="000000"/>
                  <w:sz w:val="16"/>
                  <w:szCs w:val="16"/>
                </w:rPr>
                <w:delText>0.472</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BCD8C" w14:textId="5B4BD4AD" w:rsidR="002C3E3A" w:rsidRPr="002C3E3A"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31" w:author="Brian William Stacy" w:date="2024-03-13T13:28:00Z">
                  <w:rPr>
                    <w:rFonts w:ascii="Times New Roman" w:hAnsi="Times New Roman" w:cs="Times New Roman"/>
                    <w:sz w:val="18"/>
                    <w:szCs w:val="18"/>
                  </w:rPr>
                </w:rPrChange>
              </w:rPr>
            </w:pPr>
            <w:ins w:id="2532" w:author="Brian William Stacy" w:date="2024-03-13T13:28:00Z">
              <w:r w:rsidRPr="00317CCB">
                <w:rPr>
                  <w:rFonts w:ascii="Times New Roman" w:eastAsia="Arial" w:hAnsi="Times New Roman" w:cs="Times New Roman"/>
                  <w:color w:val="000000"/>
                  <w:sz w:val="16"/>
                  <w:szCs w:val="16"/>
                </w:rPr>
                <w:t>0.999</w:t>
              </w:r>
            </w:ins>
            <w:del w:id="2533" w:author="Brian William Stacy" w:date="2024-03-13T13:28:00Z">
              <w:r w:rsidRPr="00317CCB" w:rsidDel="00CB1A70">
                <w:rPr>
                  <w:rFonts w:ascii="Arial" w:eastAsia="Arial" w:hAnsi="Arial" w:cs="Arial"/>
                  <w:color w:val="000000"/>
                  <w:sz w:val="16"/>
                  <w:szCs w:val="16"/>
                </w:rPr>
                <w:delText>0.999</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941DB" w14:textId="102A2E0D" w:rsidR="002C3E3A" w:rsidRPr="002C3E3A"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34" w:author="Brian William Stacy" w:date="2024-03-13T13:28:00Z">
                  <w:rPr>
                    <w:rFonts w:ascii="Times New Roman" w:hAnsi="Times New Roman" w:cs="Times New Roman"/>
                    <w:sz w:val="18"/>
                    <w:szCs w:val="18"/>
                  </w:rPr>
                </w:rPrChange>
              </w:rPr>
            </w:pPr>
            <w:ins w:id="2535" w:author="Brian William Stacy" w:date="2024-03-13T13:28:00Z">
              <w:r w:rsidRPr="00317CCB">
                <w:rPr>
                  <w:rFonts w:ascii="Times New Roman" w:eastAsia="Arial" w:hAnsi="Times New Roman" w:cs="Times New Roman"/>
                  <w:color w:val="000000"/>
                  <w:sz w:val="16"/>
                  <w:szCs w:val="16"/>
                </w:rPr>
                <w:t>0.999</w:t>
              </w:r>
            </w:ins>
            <w:del w:id="2536" w:author="Brian William Stacy" w:date="2024-03-13T13:28:00Z">
              <w:r w:rsidRPr="00317CCB" w:rsidDel="00CB1A70">
                <w:rPr>
                  <w:rFonts w:ascii="Arial" w:eastAsia="Arial" w:hAnsi="Arial" w:cs="Arial"/>
                  <w:color w:val="000000"/>
                  <w:sz w:val="16"/>
                  <w:szCs w:val="16"/>
                </w:rPr>
                <w:delText>0.999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07222" w14:textId="453E29C2" w:rsidR="002C3E3A" w:rsidRPr="002C3E3A"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37" w:author="Brian William Stacy" w:date="2024-03-13T13:28:00Z">
                  <w:rPr>
                    <w:rFonts w:ascii="Times New Roman" w:hAnsi="Times New Roman" w:cs="Times New Roman"/>
                    <w:sz w:val="18"/>
                    <w:szCs w:val="18"/>
                  </w:rPr>
                </w:rPrChange>
              </w:rPr>
            </w:pPr>
            <w:ins w:id="2538" w:author="Brian William Stacy" w:date="2024-03-13T13:28:00Z">
              <w:r w:rsidRPr="00317CCB">
                <w:rPr>
                  <w:rFonts w:ascii="Times New Roman" w:eastAsia="Arial" w:hAnsi="Times New Roman" w:cs="Times New Roman"/>
                  <w:color w:val="000000"/>
                  <w:sz w:val="16"/>
                  <w:szCs w:val="16"/>
                </w:rPr>
                <w:t>0.569</w:t>
              </w:r>
            </w:ins>
            <w:del w:id="2539" w:author="Brian William Stacy" w:date="2024-03-13T13:28:00Z">
              <w:r w:rsidRPr="00317CCB" w:rsidDel="00CB1A70">
                <w:rPr>
                  <w:rFonts w:ascii="Arial" w:eastAsia="Arial" w:hAnsi="Arial" w:cs="Arial"/>
                  <w:color w:val="000000"/>
                  <w:sz w:val="16"/>
                  <w:szCs w:val="16"/>
                </w:rPr>
                <w:delText>0.567</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5AB0" w14:textId="09A016EC" w:rsidR="002C3E3A" w:rsidRPr="002C3E3A"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40" w:author="Brian William Stacy" w:date="2024-03-13T13:28:00Z">
                  <w:rPr>
                    <w:rFonts w:ascii="Times New Roman" w:hAnsi="Times New Roman" w:cs="Times New Roman"/>
                    <w:sz w:val="18"/>
                    <w:szCs w:val="18"/>
                  </w:rPr>
                </w:rPrChange>
              </w:rPr>
            </w:pPr>
            <w:ins w:id="2541" w:author="Brian William Stacy" w:date="2024-03-13T13:28:00Z">
              <w:r w:rsidRPr="00317CCB">
                <w:rPr>
                  <w:rFonts w:ascii="Times New Roman" w:eastAsia="Arial" w:hAnsi="Times New Roman" w:cs="Times New Roman"/>
                  <w:color w:val="000000"/>
                  <w:sz w:val="16"/>
                  <w:szCs w:val="16"/>
                </w:rPr>
                <w:t>0.999</w:t>
              </w:r>
            </w:ins>
            <w:del w:id="2542" w:author="Brian William Stacy" w:date="2024-03-13T13:28:00Z">
              <w:r w:rsidRPr="00317CCB" w:rsidDel="00CB1A70">
                <w:rPr>
                  <w:rFonts w:ascii="Arial" w:eastAsia="Arial" w:hAnsi="Arial" w:cs="Arial"/>
                  <w:color w:val="000000"/>
                  <w:sz w:val="16"/>
                  <w:szCs w:val="16"/>
                </w:rPr>
                <w:delText>0.999</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F180F" w14:textId="48A40968" w:rsidR="002C3E3A" w:rsidRPr="002C3E3A"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43" w:author="Brian William Stacy" w:date="2024-03-13T13:28:00Z">
                  <w:rPr>
                    <w:rFonts w:ascii="Times New Roman" w:hAnsi="Times New Roman" w:cs="Times New Roman"/>
                    <w:sz w:val="18"/>
                    <w:szCs w:val="18"/>
                  </w:rPr>
                </w:rPrChange>
              </w:rPr>
            </w:pPr>
            <w:ins w:id="2544" w:author="Brian William Stacy" w:date="2024-03-13T13:28:00Z">
              <w:r w:rsidRPr="00317CCB">
                <w:rPr>
                  <w:rFonts w:ascii="Times New Roman" w:eastAsia="Arial" w:hAnsi="Times New Roman" w:cs="Times New Roman"/>
                  <w:color w:val="000000"/>
                  <w:sz w:val="16"/>
                  <w:szCs w:val="16"/>
                </w:rPr>
                <w:t>1.000</w:t>
              </w:r>
            </w:ins>
            <w:del w:id="2545" w:author="Brian William Stacy" w:date="2024-03-13T13:28:00Z">
              <w:r w:rsidRPr="00317CCB" w:rsidDel="00CB1A70">
                <w:rPr>
                  <w:rFonts w:ascii="Arial" w:eastAsia="Arial" w:hAnsi="Arial" w:cs="Arial"/>
                  <w:color w:val="000000"/>
                  <w:sz w:val="16"/>
                  <w:szCs w:val="16"/>
                </w:rPr>
                <w:delText>1.000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AD6B0" w14:textId="09237543" w:rsidR="002C3E3A" w:rsidRPr="002C3E3A"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46" w:author="Brian William Stacy" w:date="2024-03-13T13:28:00Z">
                  <w:rPr>
                    <w:rFonts w:ascii="Times New Roman" w:hAnsi="Times New Roman" w:cs="Times New Roman"/>
                    <w:sz w:val="18"/>
                    <w:szCs w:val="18"/>
                  </w:rPr>
                </w:rPrChange>
              </w:rPr>
            </w:pPr>
            <w:ins w:id="2547" w:author="Brian William Stacy" w:date="2024-03-13T13:28:00Z">
              <w:r w:rsidRPr="00317CCB">
                <w:rPr>
                  <w:rFonts w:ascii="Times New Roman" w:eastAsia="Arial" w:hAnsi="Times New Roman" w:cs="Times New Roman"/>
                  <w:color w:val="000000"/>
                  <w:sz w:val="16"/>
                  <w:szCs w:val="16"/>
                </w:rPr>
                <w:t>0.519</w:t>
              </w:r>
            </w:ins>
            <w:del w:id="2548" w:author="Brian William Stacy" w:date="2024-03-13T13:28:00Z">
              <w:r w:rsidRPr="00317CCB" w:rsidDel="00CB1A70">
                <w:rPr>
                  <w:rFonts w:ascii="Arial" w:eastAsia="Arial" w:hAnsi="Arial" w:cs="Arial"/>
                  <w:color w:val="000000"/>
                  <w:sz w:val="16"/>
                  <w:szCs w:val="16"/>
                </w:rPr>
                <w:delText>0.519</w:delText>
              </w:r>
            </w:del>
          </w:p>
        </w:tc>
      </w:tr>
      <w:tr w:rsidR="008535A7" w:rsidRPr="00D41306" w14:paraId="279D68A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A4A1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9B0A6"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49"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50" w:author="Brian William Stacy" w:date="2024-03-13T13:28:00Z">
                  <w:rPr>
                    <w:rFonts w:ascii="Times New Roman" w:hAnsi="Times New Roman" w:cs="Times New Roman"/>
                    <w:sz w:val="18"/>
                    <w:szCs w:val="18"/>
                  </w:rPr>
                </w:rPrChange>
              </w:rPr>
              <w:t>No</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A84AE"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51" w:author="Brian William Stacy" w:date="2024-03-13T13:28:00Z">
                  <w:rPr>
                    <w:rFonts w:ascii="Times New Roman" w:hAnsi="Times New Roman" w:cs="Times New Roman"/>
                    <w:sz w:val="18"/>
                    <w:szCs w:val="18"/>
                  </w:rPr>
                </w:rPrChange>
              </w:rPr>
            </w:pPr>
            <w:r w:rsidRPr="002C3E3A">
              <w:rPr>
                <w:rFonts w:ascii="Times New Roman" w:eastAsia="Arial" w:hAnsi="Times New Roman" w:cs="Times New Roman"/>
                <w:color w:val="000000"/>
                <w:sz w:val="16"/>
                <w:szCs w:val="16"/>
                <w:rPrChange w:id="2552" w:author="Brian William Stacy" w:date="2024-03-13T13:28:00Z">
                  <w:rPr>
                    <w:rFonts w:ascii="Times New Roman" w:eastAsia="Arial" w:hAnsi="Times New Roman" w:cs="Times New Roman"/>
                    <w:color w:val="000000"/>
                    <w:sz w:val="18"/>
                    <w:szCs w:val="18"/>
                  </w:rPr>
                </w:rPrChange>
              </w:rPr>
              <w:t>Yes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0DFC7"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53" w:author="Brian William Stacy" w:date="2024-03-13T13:28:00Z">
                  <w:rPr>
                    <w:rFonts w:ascii="Times New Roman" w:hAnsi="Times New Roman" w:cs="Times New Roman"/>
                    <w:sz w:val="18"/>
                    <w:szCs w:val="18"/>
                  </w:rPr>
                </w:rPrChange>
              </w:rPr>
            </w:pPr>
            <w:r w:rsidRPr="002C3E3A">
              <w:rPr>
                <w:rFonts w:ascii="Times New Roman" w:eastAsia="Arial" w:hAnsi="Times New Roman" w:cs="Times New Roman"/>
                <w:color w:val="000000"/>
                <w:sz w:val="16"/>
                <w:szCs w:val="16"/>
                <w:rPrChange w:id="2554" w:author="Brian William Stacy" w:date="2024-03-13T13:28:00Z">
                  <w:rPr>
                    <w:rFonts w:ascii="Times New Roman" w:eastAsia="Arial" w:hAnsi="Times New Roman" w:cs="Times New Roman"/>
                    <w:color w:val="000000"/>
                    <w:sz w:val="18"/>
                    <w:szCs w:val="18"/>
                  </w:rPr>
                </w:rPrChange>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5A397"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55"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56" w:author="Brian William Stacy" w:date="2024-03-13T13:28:00Z">
                  <w:rPr>
                    <w:rFonts w:ascii="Times New Roman" w:hAnsi="Times New Roman" w:cs="Times New Roman"/>
                    <w:sz w:val="18"/>
                    <w:szCs w:val="18"/>
                  </w:rPr>
                </w:rPrChange>
              </w:rPr>
              <w:t>No</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1D0F1"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57" w:author="Brian William Stacy" w:date="2024-03-13T13:28:00Z">
                  <w:rPr>
                    <w:rFonts w:ascii="Times New Roman" w:hAnsi="Times New Roman" w:cs="Times New Roman"/>
                    <w:sz w:val="18"/>
                    <w:szCs w:val="18"/>
                  </w:rPr>
                </w:rPrChange>
              </w:rPr>
            </w:pPr>
            <w:r w:rsidRPr="002C3E3A">
              <w:rPr>
                <w:rFonts w:ascii="Times New Roman" w:eastAsia="Arial" w:hAnsi="Times New Roman" w:cs="Times New Roman"/>
                <w:color w:val="000000"/>
                <w:sz w:val="16"/>
                <w:szCs w:val="16"/>
                <w:rPrChange w:id="2558" w:author="Brian William Stacy" w:date="2024-03-13T13:28:00Z">
                  <w:rPr>
                    <w:rFonts w:ascii="Times New Roman" w:eastAsia="Arial" w:hAnsi="Times New Roman" w:cs="Times New Roman"/>
                    <w:color w:val="000000"/>
                    <w:sz w:val="18"/>
                    <w:szCs w:val="18"/>
                  </w:rPr>
                </w:rPrChange>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97569"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59" w:author="Brian William Stacy" w:date="2024-03-13T13:28:00Z">
                  <w:rPr>
                    <w:rFonts w:ascii="Times New Roman" w:hAnsi="Times New Roman" w:cs="Times New Roman"/>
                    <w:sz w:val="18"/>
                    <w:szCs w:val="18"/>
                  </w:rPr>
                </w:rPrChange>
              </w:rPr>
            </w:pPr>
            <w:r w:rsidRPr="002C3E3A">
              <w:rPr>
                <w:rFonts w:ascii="Times New Roman" w:eastAsia="Arial" w:hAnsi="Times New Roman" w:cs="Times New Roman"/>
                <w:color w:val="000000"/>
                <w:sz w:val="16"/>
                <w:szCs w:val="16"/>
                <w:rPrChange w:id="2560" w:author="Brian William Stacy" w:date="2024-03-13T13:28:00Z">
                  <w:rPr>
                    <w:rFonts w:ascii="Times New Roman" w:eastAsia="Arial" w:hAnsi="Times New Roman" w:cs="Times New Roman"/>
                    <w:color w:val="000000"/>
                    <w:sz w:val="18"/>
                    <w:szCs w:val="18"/>
                  </w:rPr>
                </w:rPrChange>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9F80A" w14:textId="7777777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61" w:author="Brian William Stacy" w:date="2024-03-13T13:28:00Z">
                  <w:rPr>
                    <w:rFonts w:ascii="Times New Roman" w:hAnsi="Times New Roman" w:cs="Times New Roman"/>
                    <w:sz w:val="18"/>
                    <w:szCs w:val="18"/>
                  </w:rPr>
                </w:rPrChange>
              </w:rPr>
            </w:pPr>
            <w:r w:rsidRPr="002C3E3A">
              <w:rPr>
                <w:rFonts w:ascii="Times New Roman" w:hAnsi="Times New Roman" w:cs="Times New Roman"/>
                <w:sz w:val="16"/>
                <w:szCs w:val="16"/>
                <w:rPrChange w:id="2562" w:author="Brian William Stacy" w:date="2024-03-13T13:28:00Z">
                  <w:rPr>
                    <w:rFonts w:ascii="Times New Roman" w:hAnsi="Times New Roman" w:cs="Times New Roman"/>
                    <w:sz w:val="18"/>
                    <w:szCs w:val="18"/>
                  </w:rPr>
                </w:rPrChange>
              </w:rPr>
              <w:t>No</w:t>
            </w:r>
          </w:p>
        </w:tc>
      </w:tr>
      <w:tr w:rsidR="008535A7" w:rsidRPr="00D41306" w14:paraId="660154A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3CFE3"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B2AC7" w14:textId="0E38AAF4"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563" w:author="Brian William Stacy" w:date="2024-03-13T13:28:00Z">
                  <w:rPr>
                    <w:rFonts w:ascii="Times New Roman" w:eastAsia="Arial" w:hAnsi="Times New Roman" w:cs="Times New Roman"/>
                    <w:color w:val="000000"/>
                    <w:sz w:val="18"/>
                    <w:szCs w:val="18"/>
                  </w:rPr>
                </w:rPrChange>
              </w:rPr>
            </w:pPr>
            <w:r w:rsidRPr="002C3E3A">
              <w:rPr>
                <w:rFonts w:ascii="Times New Roman" w:eastAsia="Arial" w:hAnsi="Times New Roman" w:cs="Times New Roman"/>
                <w:color w:val="000000"/>
                <w:sz w:val="16"/>
                <w:szCs w:val="16"/>
                <w:rPrChange w:id="2564" w:author="Brian William Stacy" w:date="2024-03-13T13:28:00Z">
                  <w:rPr>
                    <w:rFonts w:ascii="Times New Roman" w:eastAsia="Arial" w:hAnsi="Times New Roman" w:cs="Times New Roman"/>
                    <w:color w:val="000000"/>
                    <w:sz w:val="18"/>
                    <w:szCs w:val="18"/>
                  </w:rPr>
                </w:rPrChange>
              </w:rPr>
              <w:t>16</w:t>
            </w:r>
            <w:r w:rsidR="00055AE6" w:rsidRPr="002C3E3A">
              <w:rPr>
                <w:rFonts w:ascii="Times New Roman" w:eastAsia="Arial" w:hAnsi="Times New Roman" w:cs="Times New Roman"/>
                <w:color w:val="000000"/>
                <w:sz w:val="16"/>
                <w:szCs w:val="16"/>
                <w:rPrChange w:id="2565" w:author="Brian William Stacy" w:date="2024-03-13T13:28:00Z">
                  <w:rPr>
                    <w:rFonts w:ascii="Times New Roman" w:eastAsia="Arial" w:hAnsi="Times New Roman" w:cs="Times New Roman"/>
                    <w:color w:val="000000"/>
                    <w:sz w:val="18"/>
                    <w:szCs w:val="18"/>
                  </w:rPr>
                </w:rPrChange>
              </w:rPr>
              <w:t>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50309" w14:textId="2F031D7F" w:rsidR="008535A7" w:rsidRPr="002C3E3A"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566" w:author="Brian William Stacy" w:date="2024-03-13T13:28:00Z">
                  <w:rPr>
                    <w:rFonts w:ascii="Times New Roman" w:eastAsia="Arial" w:hAnsi="Times New Roman" w:cs="Times New Roman"/>
                    <w:color w:val="000000"/>
                    <w:sz w:val="18"/>
                    <w:szCs w:val="18"/>
                  </w:rPr>
                </w:rPrChange>
              </w:rPr>
            </w:pPr>
            <w:r w:rsidRPr="002C3E3A">
              <w:rPr>
                <w:rFonts w:ascii="Times New Roman" w:eastAsia="Arial" w:hAnsi="Times New Roman" w:cs="Times New Roman"/>
                <w:color w:val="000000"/>
                <w:sz w:val="16"/>
                <w:szCs w:val="16"/>
                <w:rPrChange w:id="2567" w:author="Brian William Stacy" w:date="2024-03-13T13:28:00Z">
                  <w:rPr>
                    <w:rFonts w:ascii="Times New Roman" w:eastAsia="Arial" w:hAnsi="Times New Roman" w:cs="Times New Roman"/>
                    <w:color w:val="000000"/>
                    <w:sz w:val="18"/>
                    <w:szCs w:val="18"/>
                  </w:rPr>
                </w:rPrChange>
              </w:rPr>
              <w:t>160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25BF2" w14:textId="258F5639" w:rsidR="008535A7" w:rsidRPr="002C3E3A"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568" w:author="Brian William Stacy" w:date="2024-03-13T13:28:00Z">
                  <w:rPr>
                    <w:rFonts w:ascii="Times New Roman" w:eastAsia="Arial" w:hAnsi="Times New Roman" w:cs="Times New Roman"/>
                    <w:color w:val="000000"/>
                    <w:sz w:val="18"/>
                    <w:szCs w:val="18"/>
                  </w:rPr>
                </w:rPrChange>
              </w:rPr>
            </w:pPr>
            <w:r w:rsidRPr="002C3E3A">
              <w:rPr>
                <w:rFonts w:ascii="Times New Roman" w:eastAsia="Arial" w:hAnsi="Times New Roman" w:cs="Times New Roman"/>
                <w:color w:val="000000"/>
                <w:sz w:val="16"/>
                <w:szCs w:val="16"/>
                <w:rPrChange w:id="2569" w:author="Brian William Stacy" w:date="2024-03-13T13:28:00Z">
                  <w:rPr>
                    <w:rFonts w:ascii="Times New Roman" w:eastAsia="Arial" w:hAnsi="Times New Roman" w:cs="Times New Roman"/>
                    <w:color w:val="000000"/>
                    <w:sz w:val="18"/>
                    <w:szCs w:val="18"/>
                  </w:rPr>
                </w:rPrChange>
              </w:rPr>
              <w:t>160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E0711" w14:textId="06EB8E52" w:rsidR="008535A7" w:rsidRPr="002C3E3A"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570" w:author="Brian William Stacy" w:date="2024-03-13T13:28:00Z">
                  <w:rPr>
                    <w:rFonts w:ascii="Times New Roman" w:eastAsia="Arial" w:hAnsi="Times New Roman" w:cs="Times New Roman"/>
                    <w:color w:val="000000"/>
                    <w:sz w:val="18"/>
                    <w:szCs w:val="18"/>
                  </w:rPr>
                </w:rPrChange>
              </w:rPr>
            </w:pPr>
            <w:r w:rsidRPr="002C3E3A">
              <w:rPr>
                <w:rFonts w:ascii="Times New Roman" w:eastAsia="Arial" w:hAnsi="Times New Roman" w:cs="Times New Roman"/>
                <w:color w:val="000000"/>
                <w:sz w:val="16"/>
                <w:szCs w:val="16"/>
                <w:rPrChange w:id="2571" w:author="Brian William Stacy" w:date="2024-03-13T13:28:00Z">
                  <w:rPr>
                    <w:rFonts w:ascii="Times New Roman" w:eastAsia="Arial" w:hAnsi="Times New Roman" w:cs="Times New Roman"/>
                    <w:color w:val="000000"/>
                    <w:sz w:val="18"/>
                    <w:szCs w:val="18"/>
                  </w:rPr>
                </w:rPrChange>
              </w:rPr>
              <w:t>101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1DAD7" w14:textId="15BF8974" w:rsidR="008535A7" w:rsidRPr="002C3E3A"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572" w:author="Brian William Stacy" w:date="2024-03-13T13:28:00Z">
                  <w:rPr>
                    <w:rFonts w:ascii="Times New Roman" w:eastAsia="Arial" w:hAnsi="Times New Roman" w:cs="Times New Roman"/>
                    <w:color w:val="000000"/>
                    <w:sz w:val="18"/>
                    <w:szCs w:val="18"/>
                  </w:rPr>
                </w:rPrChange>
              </w:rPr>
            </w:pPr>
            <w:r w:rsidRPr="002C3E3A">
              <w:rPr>
                <w:rFonts w:ascii="Times New Roman" w:eastAsia="Arial" w:hAnsi="Times New Roman" w:cs="Times New Roman"/>
                <w:color w:val="000000"/>
                <w:sz w:val="16"/>
                <w:szCs w:val="16"/>
                <w:rPrChange w:id="2573" w:author="Brian William Stacy" w:date="2024-03-13T13:28:00Z">
                  <w:rPr>
                    <w:rFonts w:ascii="Times New Roman" w:eastAsia="Arial" w:hAnsi="Times New Roman" w:cs="Times New Roman"/>
                    <w:color w:val="000000"/>
                    <w:sz w:val="18"/>
                    <w:szCs w:val="18"/>
                  </w:rPr>
                </w:rPrChange>
              </w:rPr>
              <w:t>101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51E68" w14:textId="7008DA50" w:rsidR="008535A7" w:rsidRPr="002C3E3A"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574" w:author="Brian William Stacy" w:date="2024-03-13T13:28:00Z">
                  <w:rPr>
                    <w:rFonts w:ascii="Times New Roman" w:eastAsia="Arial" w:hAnsi="Times New Roman" w:cs="Times New Roman"/>
                    <w:color w:val="000000"/>
                    <w:sz w:val="18"/>
                    <w:szCs w:val="18"/>
                  </w:rPr>
                </w:rPrChange>
              </w:rPr>
            </w:pPr>
            <w:r w:rsidRPr="002C3E3A">
              <w:rPr>
                <w:rFonts w:ascii="Times New Roman" w:eastAsia="Arial" w:hAnsi="Times New Roman" w:cs="Times New Roman"/>
                <w:color w:val="000000"/>
                <w:sz w:val="16"/>
                <w:szCs w:val="16"/>
                <w:rPrChange w:id="2575" w:author="Brian William Stacy" w:date="2024-03-13T13:28:00Z">
                  <w:rPr>
                    <w:rFonts w:ascii="Times New Roman" w:eastAsia="Arial" w:hAnsi="Times New Roman" w:cs="Times New Roman"/>
                    <w:color w:val="000000"/>
                    <w:sz w:val="18"/>
                    <w:szCs w:val="18"/>
                  </w:rPr>
                </w:rPrChange>
              </w:rPr>
              <w:t>101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C4D62" w14:textId="1EAC3197" w:rsidR="008535A7" w:rsidRPr="002C3E3A"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576" w:author="Brian William Stacy" w:date="2024-03-13T13:28:00Z">
                  <w:rPr>
                    <w:rFonts w:ascii="Times New Roman" w:eastAsia="Arial" w:hAnsi="Times New Roman" w:cs="Times New Roman"/>
                    <w:color w:val="000000"/>
                    <w:sz w:val="18"/>
                    <w:szCs w:val="18"/>
                  </w:rPr>
                </w:rPrChange>
              </w:rPr>
            </w:pPr>
            <w:r w:rsidRPr="002C3E3A">
              <w:rPr>
                <w:rFonts w:ascii="Times New Roman" w:eastAsia="Arial" w:hAnsi="Times New Roman" w:cs="Times New Roman"/>
                <w:color w:val="000000"/>
                <w:sz w:val="16"/>
                <w:szCs w:val="16"/>
                <w:rPrChange w:id="2577" w:author="Brian William Stacy" w:date="2024-03-13T13:28:00Z">
                  <w:rPr>
                    <w:rFonts w:ascii="Times New Roman" w:eastAsia="Arial" w:hAnsi="Times New Roman" w:cs="Times New Roman"/>
                    <w:color w:val="000000"/>
                    <w:sz w:val="18"/>
                    <w:szCs w:val="18"/>
                  </w:rPr>
                </w:rPrChange>
              </w:rPr>
              <w:t>9</w:t>
            </w:r>
            <w:r w:rsidR="00055AE6" w:rsidRPr="002C3E3A">
              <w:rPr>
                <w:rFonts w:ascii="Times New Roman" w:eastAsia="Arial" w:hAnsi="Times New Roman" w:cs="Times New Roman"/>
                <w:color w:val="000000"/>
                <w:sz w:val="16"/>
                <w:szCs w:val="16"/>
                <w:rPrChange w:id="2578" w:author="Brian William Stacy" w:date="2024-03-13T13:28:00Z">
                  <w:rPr>
                    <w:rFonts w:ascii="Times New Roman" w:eastAsia="Arial" w:hAnsi="Times New Roman" w:cs="Times New Roman"/>
                    <w:color w:val="000000"/>
                    <w:sz w:val="18"/>
                    <w:szCs w:val="18"/>
                  </w:rPr>
                </w:rPrChange>
              </w:rPr>
              <w:t>5</w:t>
            </w:r>
          </w:p>
        </w:tc>
      </w:tr>
      <w:tr w:rsidR="00942D85" w:rsidRPr="00D41306" w14:paraId="41DCEB28"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19A9BD" w14:textId="77777777" w:rsidR="00942D85" w:rsidRPr="005B0CB6"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91A966" w14:textId="3CE25C67" w:rsidR="00942D85" w:rsidRPr="002C3E3A"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79" w:author="Brian William Stacy" w:date="2024-03-13T13:28:00Z">
                  <w:rPr>
                    <w:rFonts w:ascii="Times New Roman" w:hAnsi="Times New Roman" w:cs="Times New Roman"/>
                    <w:sz w:val="18"/>
                    <w:szCs w:val="18"/>
                  </w:rPr>
                </w:rPrChange>
              </w:rPr>
            </w:pPr>
            <w:ins w:id="2580" w:author="Brian William Stacy" w:date="2024-03-13T13:28:00Z">
              <w:r w:rsidRPr="00317CCB">
                <w:rPr>
                  <w:rFonts w:ascii="Times New Roman" w:eastAsia="Arial" w:hAnsi="Times New Roman" w:cs="Times New Roman"/>
                  <w:color w:val="000000"/>
                  <w:sz w:val="16"/>
                  <w:szCs w:val="16"/>
                </w:rPr>
                <w:t>1083</w:t>
              </w:r>
            </w:ins>
            <w:del w:id="2581" w:author="Brian William Stacy" w:date="2024-03-13T13:28:00Z">
              <w:r w:rsidRPr="00317CCB" w:rsidDel="00933829">
                <w:rPr>
                  <w:rFonts w:ascii="Arial" w:eastAsia="Arial" w:hAnsi="Arial" w:cs="Arial"/>
                  <w:color w:val="000000"/>
                  <w:sz w:val="16"/>
                  <w:szCs w:val="16"/>
                </w:rPr>
                <w:delText>1098</w:delText>
              </w:r>
            </w:del>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1CA3EA" w14:textId="347DD1CF" w:rsidR="00942D85" w:rsidRPr="002C3E3A"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82" w:author="Brian William Stacy" w:date="2024-03-13T13:28:00Z">
                  <w:rPr>
                    <w:rFonts w:ascii="Times New Roman" w:hAnsi="Times New Roman" w:cs="Times New Roman"/>
                    <w:sz w:val="18"/>
                    <w:szCs w:val="18"/>
                  </w:rPr>
                </w:rPrChange>
              </w:rPr>
            </w:pPr>
            <w:ins w:id="2583" w:author="Brian William Stacy" w:date="2024-03-13T13:28:00Z">
              <w:r w:rsidRPr="00317CCB">
                <w:rPr>
                  <w:rFonts w:ascii="Times New Roman" w:eastAsia="Arial" w:hAnsi="Times New Roman" w:cs="Times New Roman"/>
                  <w:color w:val="000000"/>
                  <w:sz w:val="16"/>
                  <w:szCs w:val="16"/>
                </w:rPr>
                <w:t>1083</w:t>
              </w:r>
            </w:ins>
            <w:del w:id="2584" w:author="Brian William Stacy" w:date="2024-03-13T13:28:00Z">
              <w:r w:rsidRPr="00317CCB" w:rsidDel="00933829">
                <w:rPr>
                  <w:rFonts w:ascii="Arial" w:eastAsia="Arial" w:hAnsi="Arial" w:cs="Arial"/>
                  <w:color w:val="000000"/>
                  <w:sz w:val="16"/>
                  <w:szCs w:val="16"/>
                </w:rPr>
                <w:delText>1098</w:delText>
              </w:r>
            </w:del>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C93D7F" w14:textId="03938B50" w:rsidR="00942D85" w:rsidRPr="002C3E3A"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85" w:author="Brian William Stacy" w:date="2024-03-13T13:28:00Z">
                  <w:rPr>
                    <w:rFonts w:ascii="Times New Roman" w:hAnsi="Times New Roman" w:cs="Times New Roman"/>
                    <w:sz w:val="18"/>
                    <w:szCs w:val="18"/>
                  </w:rPr>
                </w:rPrChange>
              </w:rPr>
            </w:pPr>
            <w:ins w:id="2586" w:author="Brian William Stacy" w:date="2024-03-13T13:28:00Z">
              <w:r w:rsidRPr="00317CCB">
                <w:rPr>
                  <w:rFonts w:ascii="Times New Roman" w:eastAsia="Arial" w:hAnsi="Times New Roman" w:cs="Times New Roman"/>
                  <w:color w:val="000000"/>
                  <w:sz w:val="16"/>
                  <w:szCs w:val="16"/>
                </w:rPr>
                <w:t>1083</w:t>
              </w:r>
            </w:ins>
            <w:del w:id="2587" w:author="Brian William Stacy" w:date="2024-03-13T13:28:00Z">
              <w:r w:rsidRPr="00317CCB" w:rsidDel="00933829">
                <w:rPr>
                  <w:rFonts w:ascii="Arial" w:eastAsia="Arial" w:hAnsi="Arial" w:cs="Arial"/>
                  <w:color w:val="000000"/>
                  <w:sz w:val="16"/>
                  <w:szCs w:val="16"/>
                </w:rPr>
                <w:delText>1098</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4903C8" w14:textId="0E2C58C2" w:rsidR="00942D85" w:rsidRPr="002C3E3A"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88" w:author="Brian William Stacy" w:date="2024-03-13T13:28:00Z">
                  <w:rPr>
                    <w:rFonts w:ascii="Times New Roman" w:hAnsi="Times New Roman" w:cs="Times New Roman"/>
                    <w:sz w:val="18"/>
                    <w:szCs w:val="18"/>
                  </w:rPr>
                </w:rPrChange>
              </w:rPr>
            </w:pPr>
            <w:ins w:id="2589" w:author="Brian William Stacy" w:date="2024-03-13T13:28:00Z">
              <w:r w:rsidRPr="00317CCB">
                <w:rPr>
                  <w:rFonts w:ascii="Times New Roman" w:eastAsia="Arial" w:hAnsi="Times New Roman" w:cs="Times New Roman"/>
                  <w:color w:val="000000"/>
                  <w:sz w:val="16"/>
                  <w:szCs w:val="16"/>
                </w:rPr>
                <w:t>362</w:t>
              </w:r>
            </w:ins>
            <w:del w:id="2590" w:author="Brian William Stacy" w:date="2024-03-13T13:28:00Z">
              <w:r w:rsidRPr="00317CCB" w:rsidDel="00933829">
                <w:rPr>
                  <w:rFonts w:ascii="Arial" w:eastAsia="Arial" w:hAnsi="Arial" w:cs="Arial"/>
                  <w:color w:val="000000"/>
                  <w:sz w:val="16"/>
                  <w:szCs w:val="16"/>
                </w:rPr>
                <w:delText>374</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22F6E8" w14:textId="31FD8FF8" w:rsidR="00942D85" w:rsidRPr="002C3E3A"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91" w:author="Brian William Stacy" w:date="2024-03-13T13:28:00Z">
                  <w:rPr>
                    <w:rFonts w:ascii="Times New Roman" w:hAnsi="Times New Roman" w:cs="Times New Roman"/>
                    <w:sz w:val="18"/>
                    <w:szCs w:val="18"/>
                  </w:rPr>
                </w:rPrChange>
              </w:rPr>
            </w:pPr>
            <w:ins w:id="2592" w:author="Brian William Stacy" w:date="2024-03-13T13:28:00Z">
              <w:r w:rsidRPr="00317CCB">
                <w:rPr>
                  <w:rFonts w:ascii="Times New Roman" w:eastAsia="Arial" w:hAnsi="Times New Roman" w:cs="Times New Roman"/>
                  <w:color w:val="000000"/>
                  <w:sz w:val="16"/>
                  <w:szCs w:val="16"/>
                </w:rPr>
                <w:t>362</w:t>
              </w:r>
            </w:ins>
            <w:del w:id="2593" w:author="Brian William Stacy" w:date="2024-03-13T13:28:00Z">
              <w:r w:rsidRPr="00317CCB" w:rsidDel="00933829">
                <w:rPr>
                  <w:rFonts w:ascii="Arial" w:eastAsia="Arial" w:hAnsi="Arial" w:cs="Arial"/>
                  <w:color w:val="000000"/>
                  <w:sz w:val="16"/>
                  <w:szCs w:val="16"/>
                </w:rPr>
                <w:delText>374</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707CF" w14:textId="0BA14A12" w:rsidR="00942D85" w:rsidRPr="002C3E3A"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94" w:author="Brian William Stacy" w:date="2024-03-13T13:28:00Z">
                  <w:rPr>
                    <w:rFonts w:ascii="Times New Roman" w:hAnsi="Times New Roman" w:cs="Times New Roman"/>
                    <w:sz w:val="18"/>
                    <w:szCs w:val="18"/>
                  </w:rPr>
                </w:rPrChange>
              </w:rPr>
            </w:pPr>
            <w:ins w:id="2595" w:author="Brian William Stacy" w:date="2024-03-13T13:28:00Z">
              <w:r w:rsidRPr="00317CCB">
                <w:rPr>
                  <w:rFonts w:ascii="Times New Roman" w:eastAsia="Arial" w:hAnsi="Times New Roman" w:cs="Times New Roman"/>
                  <w:color w:val="000000"/>
                  <w:sz w:val="16"/>
                  <w:szCs w:val="16"/>
                </w:rPr>
                <w:t>362</w:t>
              </w:r>
            </w:ins>
            <w:del w:id="2596" w:author="Brian William Stacy" w:date="2024-03-13T13:28:00Z">
              <w:r w:rsidRPr="00317CCB" w:rsidDel="00933829">
                <w:rPr>
                  <w:rFonts w:ascii="Arial" w:eastAsia="Arial" w:hAnsi="Arial" w:cs="Arial"/>
                  <w:color w:val="000000"/>
                  <w:sz w:val="16"/>
                  <w:szCs w:val="16"/>
                </w:rPr>
                <w:delText>374</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36EC2" w14:textId="23B29744" w:rsidR="00942D85" w:rsidRPr="002C3E3A"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597" w:author="Brian William Stacy" w:date="2024-03-13T13:28:00Z">
                  <w:rPr>
                    <w:rFonts w:ascii="Times New Roman" w:hAnsi="Times New Roman" w:cs="Times New Roman"/>
                    <w:sz w:val="18"/>
                    <w:szCs w:val="18"/>
                  </w:rPr>
                </w:rPrChange>
              </w:rPr>
            </w:pPr>
            <w:ins w:id="2598" w:author="Brian William Stacy" w:date="2024-03-13T13:28:00Z">
              <w:r w:rsidRPr="00317CCB">
                <w:rPr>
                  <w:rFonts w:ascii="Times New Roman" w:eastAsia="Arial" w:hAnsi="Times New Roman" w:cs="Times New Roman"/>
                  <w:color w:val="000000"/>
                  <w:sz w:val="16"/>
                  <w:szCs w:val="16"/>
                </w:rPr>
                <w:t>95</w:t>
              </w:r>
            </w:ins>
            <w:del w:id="2599" w:author="Brian William Stacy" w:date="2024-03-13T13:28:00Z">
              <w:r w:rsidRPr="00317CCB" w:rsidDel="00933829">
                <w:rPr>
                  <w:rFonts w:ascii="Arial" w:eastAsia="Arial" w:hAnsi="Arial" w:cs="Arial"/>
                  <w:color w:val="000000"/>
                  <w:sz w:val="16"/>
                  <w:szCs w:val="16"/>
                </w:rPr>
                <w:delText>95</w:delText>
              </w:r>
            </w:del>
          </w:p>
        </w:tc>
      </w:tr>
      <w:tr w:rsidR="008535A7" w:rsidRPr="00F9620B" w14:paraId="633BDA91"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363FD6"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0A3CE71D" w14:textId="77777777" w:rsidR="008535A7" w:rsidRDefault="008535A7" w:rsidP="008535A7">
      <w:pPr>
        <w:pStyle w:val="Heading2"/>
        <w:rPr>
          <w:sz w:val="18"/>
          <w:szCs w:val="18"/>
        </w:rPr>
      </w:pPr>
      <w:bookmarkStart w:id="2600" w:name="Xad62217d86f42dc92999fe5304524abdaee5320"/>
      <w:bookmarkEnd w:id="2352"/>
      <w:r>
        <w:rPr>
          <w:sz w:val="18"/>
          <w:szCs w:val="18"/>
        </w:rPr>
        <w:br w:type="page"/>
      </w:r>
    </w:p>
    <w:p w14:paraId="5D7AEF5E" w14:textId="1A542CBF" w:rsidR="008535A7" w:rsidRPr="00270551" w:rsidRDefault="00EF59A2" w:rsidP="008535A7">
      <w:pPr>
        <w:pStyle w:val="Heading2"/>
      </w:pPr>
      <w:r w:rsidRPr="00982FEC">
        <w:t>Table S</w:t>
      </w:r>
      <w:r w:rsidR="008535A7" w:rsidRPr="00982FEC">
        <w:t>2</w:t>
      </w:r>
      <w:r w:rsidR="0093392A" w:rsidRPr="00982FEC">
        <w:t>0</w:t>
      </w:r>
      <w:r w:rsidR="008535A7" w:rsidRPr="00982FEC">
        <w:t>. Relationship between the WB Human Capital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69"/>
        <w:gridCol w:w="1069"/>
        <w:gridCol w:w="1056"/>
        <w:gridCol w:w="1056"/>
        <w:gridCol w:w="1056"/>
        <w:gridCol w:w="1056"/>
      </w:tblGrid>
      <w:tr w:rsidR="008535A7" w:rsidRPr="00D41306" w14:paraId="2E0566DE"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3DCCF4"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C846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9F71F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E45DA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E9EE1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EDBB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1FD7A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A09873"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317CCB" w:rsidRPr="00D41306" w14:paraId="3B6D370A"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82C7D"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F8916" w14:textId="3902B62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01" w:author="Brian William Stacy" w:date="2024-03-13T13:29:00Z">
              <w:r w:rsidRPr="000E4456">
                <w:rPr>
                  <w:rFonts w:ascii="Times New Roman" w:eastAsia="Arial" w:hAnsi="Times New Roman" w:cs="Times New Roman"/>
                  <w:color w:val="000000"/>
                  <w:sz w:val="16"/>
                  <w:szCs w:val="16"/>
                </w:rPr>
                <w:t>0.006***</w:t>
              </w:r>
            </w:ins>
            <w:del w:id="2602" w:author="Brian William Stacy" w:date="2024-03-13T13:29:00Z">
              <w:r w:rsidRPr="00657054" w:rsidDel="004A4A9D">
                <w:rPr>
                  <w:rFonts w:ascii="Arial" w:eastAsia="Arial" w:hAnsi="Arial" w:cs="Arial"/>
                  <w:color w:val="000000"/>
                  <w:sz w:val="16"/>
                  <w:szCs w:val="16"/>
                </w:rPr>
                <w:delText>0.006***</w:delText>
              </w:r>
            </w:del>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AC405" w14:textId="1FF41655"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03" w:author="Brian William Stacy" w:date="2024-03-13T13:29:00Z">
              <w:r w:rsidRPr="000E4456">
                <w:rPr>
                  <w:rFonts w:ascii="Times New Roman" w:eastAsia="Arial" w:hAnsi="Times New Roman" w:cs="Times New Roman"/>
                  <w:color w:val="000000"/>
                  <w:sz w:val="16"/>
                  <w:szCs w:val="16"/>
                </w:rPr>
                <w:t>0.000</w:t>
              </w:r>
            </w:ins>
            <w:del w:id="2604" w:author="Brian William Stacy" w:date="2024-03-13T13:29:00Z">
              <w:r w:rsidRPr="00657054" w:rsidDel="004A4A9D">
                <w:rPr>
                  <w:rFonts w:ascii="Arial" w:eastAsia="Arial" w:hAnsi="Arial" w:cs="Arial"/>
                  <w:color w:val="000000"/>
                  <w:sz w:val="16"/>
                  <w:szCs w:val="16"/>
                </w:rPr>
                <w:delText>0.000</w:delText>
              </w:r>
            </w:del>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EC20A" w14:textId="6F87E2F8"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05" w:author="Brian William Stacy" w:date="2024-03-13T13:29:00Z">
              <w:r w:rsidRPr="000E4456">
                <w:rPr>
                  <w:rFonts w:ascii="Times New Roman" w:eastAsia="Arial" w:hAnsi="Times New Roman" w:cs="Times New Roman"/>
                  <w:color w:val="000000"/>
                  <w:sz w:val="16"/>
                  <w:szCs w:val="16"/>
                </w:rPr>
                <w:t>0.000</w:t>
              </w:r>
            </w:ins>
            <w:del w:id="2606" w:author="Brian William Stacy" w:date="2024-03-13T13:29:00Z">
              <w:r w:rsidRPr="00657054" w:rsidDel="004A4A9D">
                <w:rPr>
                  <w:rFonts w:ascii="Arial" w:eastAsia="Arial" w:hAnsi="Arial" w:cs="Arial"/>
                  <w:color w:val="000000"/>
                  <w:sz w:val="16"/>
                  <w:szCs w:val="16"/>
                </w:rPr>
                <w:delText>0.000</w:delText>
              </w:r>
            </w:del>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6EBC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EF0B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5F07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666A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0A1F265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545B5"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0311B" w14:textId="6D7D075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07" w:author="Brian William Stacy" w:date="2024-03-13T13:29:00Z">
              <w:r w:rsidRPr="000E4456">
                <w:rPr>
                  <w:rFonts w:ascii="Times New Roman" w:eastAsia="Arial" w:hAnsi="Times New Roman" w:cs="Times New Roman"/>
                  <w:color w:val="000000"/>
                  <w:sz w:val="16"/>
                  <w:szCs w:val="16"/>
                </w:rPr>
                <w:t>(0.00)</w:t>
              </w:r>
            </w:ins>
            <w:del w:id="2608" w:author="Brian William Stacy" w:date="2024-03-13T13:29:00Z">
              <w:r w:rsidRPr="00657054" w:rsidDel="004A4A9D">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8B86B" w14:textId="66D2AC15"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09" w:author="Brian William Stacy" w:date="2024-03-13T13:29:00Z">
              <w:r w:rsidRPr="000E4456">
                <w:rPr>
                  <w:rFonts w:ascii="Times New Roman" w:eastAsia="Arial" w:hAnsi="Times New Roman" w:cs="Times New Roman"/>
                  <w:color w:val="000000"/>
                  <w:sz w:val="16"/>
                  <w:szCs w:val="16"/>
                </w:rPr>
                <w:t>(0.00)</w:t>
              </w:r>
            </w:ins>
            <w:del w:id="2610" w:author="Brian William Stacy" w:date="2024-03-13T13:29:00Z">
              <w:r w:rsidRPr="00657054" w:rsidDel="004A4A9D">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7B205" w14:textId="69EDE81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11" w:author="Brian William Stacy" w:date="2024-03-13T13:29:00Z">
              <w:r w:rsidRPr="000E4456">
                <w:rPr>
                  <w:rFonts w:ascii="Times New Roman" w:eastAsia="Arial" w:hAnsi="Times New Roman" w:cs="Times New Roman"/>
                  <w:color w:val="000000"/>
                  <w:sz w:val="16"/>
                  <w:szCs w:val="16"/>
                </w:rPr>
                <w:t>(0.00)</w:t>
              </w:r>
            </w:ins>
            <w:del w:id="2612"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8C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0887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FB9A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1607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87D2FD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F124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C0D0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B741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288C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6FB84" w14:textId="44AE4493"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13" w:author="Brian William Stacy" w:date="2024-03-13T13:29:00Z">
              <w:r w:rsidRPr="000E4456">
                <w:rPr>
                  <w:rFonts w:ascii="Times New Roman" w:eastAsia="Arial" w:hAnsi="Times New Roman" w:cs="Times New Roman"/>
                  <w:color w:val="000000"/>
                  <w:sz w:val="16"/>
                  <w:szCs w:val="16"/>
                </w:rPr>
                <w:t>0.005***</w:t>
              </w:r>
            </w:ins>
            <w:del w:id="2614" w:author="Brian William Stacy" w:date="2024-03-13T13:29:00Z">
              <w:r w:rsidRPr="00657054" w:rsidDel="004A4A9D">
                <w:rPr>
                  <w:rFonts w:ascii="Arial" w:eastAsia="Arial" w:hAnsi="Arial" w:cs="Arial"/>
                  <w:color w:val="000000"/>
                  <w:sz w:val="16"/>
                  <w:szCs w:val="16"/>
                </w:rPr>
                <w:delText>0.005***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B9EAA" w14:textId="76FB2880"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15" w:author="Brian William Stacy" w:date="2024-03-13T13:29:00Z">
              <w:r w:rsidRPr="000E4456">
                <w:rPr>
                  <w:rFonts w:ascii="Times New Roman" w:eastAsia="Arial" w:hAnsi="Times New Roman" w:cs="Times New Roman"/>
                  <w:color w:val="000000"/>
                  <w:sz w:val="16"/>
                  <w:szCs w:val="16"/>
                </w:rPr>
                <w:t>0.000</w:t>
              </w:r>
            </w:ins>
            <w:del w:id="2616" w:author="Brian William Stacy" w:date="2024-03-13T13:29:00Z">
              <w:r w:rsidRPr="00657054" w:rsidDel="004A4A9D">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2C3EF" w14:textId="6B47761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17" w:author="Brian William Stacy" w:date="2024-03-13T13:29:00Z">
              <w:r w:rsidRPr="000E4456">
                <w:rPr>
                  <w:rFonts w:ascii="Times New Roman" w:eastAsia="Arial" w:hAnsi="Times New Roman" w:cs="Times New Roman"/>
                  <w:color w:val="000000"/>
                  <w:sz w:val="16"/>
                  <w:szCs w:val="16"/>
                </w:rPr>
                <w:t>0.000</w:t>
              </w:r>
            </w:ins>
            <w:del w:id="2618" w:author="Brian William Stacy" w:date="2024-03-13T13:29:00Z">
              <w:r w:rsidRPr="00657054" w:rsidDel="004A4A9D">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3A27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4CDECB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1E955"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136A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95C4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727C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DD867" w14:textId="454182E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19" w:author="Brian William Stacy" w:date="2024-03-13T13:29:00Z">
              <w:r w:rsidRPr="000E4456">
                <w:rPr>
                  <w:rFonts w:ascii="Times New Roman" w:eastAsia="Arial" w:hAnsi="Times New Roman" w:cs="Times New Roman"/>
                  <w:color w:val="000000"/>
                  <w:sz w:val="16"/>
                  <w:szCs w:val="16"/>
                </w:rPr>
                <w:t>(0.00)</w:t>
              </w:r>
            </w:ins>
            <w:del w:id="2620"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3E2D4" w14:textId="210DD22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21" w:author="Brian William Stacy" w:date="2024-03-13T13:29:00Z">
              <w:r w:rsidRPr="000E4456">
                <w:rPr>
                  <w:rFonts w:ascii="Times New Roman" w:eastAsia="Arial" w:hAnsi="Times New Roman" w:cs="Times New Roman"/>
                  <w:color w:val="000000"/>
                  <w:sz w:val="16"/>
                  <w:szCs w:val="16"/>
                </w:rPr>
                <w:t>(0.00)</w:t>
              </w:r>
            </w:ins>
            <w:del w:id="2622"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98B7" w14:textId="0BEB78A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23" w:author="Brian William Stacy" w:date="2024-03-13T13:29:00Z">
              <w:r w:rsidRPr="000E4456">
                <w:rPr>
                  <w:rFonts w:ascii="Times New Roman" w:eastAsia="Arial" w:hAnsi="Times New Roman" w:cs="Times New Roman"/>
                  <w:color w:val="000000"/>
                  <w:sz w:val="16"/>
                  <w:szCs w:val="16"/>
                </w:rPr>
                <w:t>(0.00)</w:t>
              </w:r>
            </w:ins>
            <w:del w:id="2624"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52B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A9E96E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F88E4"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6D3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0CCE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1035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B245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EB6E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AF7A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BD606" w14:textId="293E4156"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25" w:author="Brian William Stacy" w:date="2024-03-13T13:29:00Z">
              <w:r w:rsidRPr="000E4456">
                <w:rPr>
                  <w:rFonts w:ascii="Times New Roman" w:eastAsia="Arial" w:hAnsi="Times New Roman" w:cs="Times New Roman"/>
                  <w:color w:val="000000"/>
                  <w:sz w:val="16"/>
                  <w:szCs w:val="16"/>
                </w:rPr>
                <w:t>0.006***</w:t>
              </w:r>
            </w:ins>
            <w:del w:id="2626" w:author="Brian William Stacy" w:date="2024-03-13T13:29:00Z">
              <w:r w:rsidRPr="00657054" w:rsidDel="004A4A9D">
                <w:rPr>
                  <w:rFonts w:ascii="Arial" w:eastAsia="Arial" w:hAnsi="Arial" w:cs="Arial"/>
                  <w:color w:val="000000"/>
                  <w:sz w:val="16"/>
                  <w:szCs w:val="16"/>
                </w:rPr>
                <w:delText>0.006***</w:delText>
              </w:r>
            </w:del>
          </w:p>
        </w:tc>
      </w:tr>
      <w:tr w:rsidR="00317CCB" w:rsidRPr="00D41306" w14:paraId="5119345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FAC8E"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B83A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5CC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1561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FB10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828A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B40F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912F6" w14:textId="1AC8FB26"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27" w:author="Brian William Stacy" w:date="2024-03-13T13:29:00Z">
              <w:r w:rsidRPr="000E4456">
                <w:rPr>
                  <w:rFonts w:ascii="Times New Roman" w:eastAsia="Arial" w:hAnsi="Times New Roman" w:cs="Times New Roman"/>
                  <w:color w:val="000000"/>
                  <w:sz w:val="16"/>
                  <w:szCs w:val="16"/>
                </w:rPr>
                <w:t>(0.00)</w:t>
              </w:r>
            </w:ins>
            <w:del w:id="2628" w:author="Brian William Stacy" w:date="2024-03-13T13:29:00Z">
              <w:r w:rsidRPr="00657054" w:rsidDel="004A4A9D">
                <w:rPr>
                  <w:rFonts w:ascii="Arial" w:eastAsia="Arial" w:hAnsi="Arial" w:cs="Arial"/>
                  <w:color w:val="000000"/>
                  <w:sz w:val="16"/>
                  <w:szCs w:val="16"/>
                </w:rPr>
                <w:delText>(0.00)</w:delText>
              </w:r>
            </w:del>
          </w:p>
        </w:tc>
      </w:tr>
      <w:tr w:rsidR="00317CCB" w:rsidRPr="00D41306" w14:paraId="308441D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F62B"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8BB4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606C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E2A80" w14:textId="5E8C2A0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29" w:author="Brian William Stacy" w:date="2024-03-13T13:29:00Z">
              <w:r w:rsidRPr="000E4456">
                <w:rPr>
                  <w:rFonts w:ascii="Times New Roman" w:eastAsia="Arial" w:hAnsi="Times New Roman" w:cs="Times New Roman"/>
                  <w:color w:val="000000"/>
                  <w:sz w:val="16"/>
                  <w:szCs w:val="16"/>
                </w:rPr>
                <w:t>0.000</w:t>
              </w:r>
            </w:ins>
            <w:del w:id="2630" w:author="Brian William Stacy" w:date="2024-03-13T13:29:00Z">
              <w:r w:rsidRPr="00657054" w:rsidDel="004A4A9D">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14B2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D5BD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9B2FA" w14:textId="0E15B55C"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31" w:author="Brian William Stacy" w:date="2024-03-13T13:29:00Z">
              <w:r w:rsidRPr="000E4456">
                <w:rPr>
                  <w:rFonts w:ascii="Times New Roman" w:eastAsia="Arial" w:hAnsi="Times New Roman" w:cs="Times New Roman"/>
                  <w:color w:val="000000"/>
                  <w:sz w:val="16"/>
                  <w:szCs w:val="16"/>
                </w:rPr>
                <w:t>0.000</w:t>
              </w:r>
            </w:ins>
            <w:del w:id="2632" w:author="Brian William Stacy" w:date="2024-03-13T13:29:00Z">
              <w:r w:rsidRPr="00657054" w:rsidDel="004A4A9D">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4198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DB9BC3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F6B76"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A8635"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B47C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DF47E" w14:textId="0571D4BF"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33" w:author="Brian William Stacy" w:date="2024-03-13T13:29:00Z">
              <w:r w:rsidRPr="000E4456">
                <w:rPr>
                  <w:rFonts w:ascii="Times New Roman" w:eastAsia="Arial" w:hAnsi="Times New Roman" w:cs="Times New Roman"/>
                  <w:color w:val="000000"/>
                  <w:sz w:val="16"/>
                  <w:szCs w:val="16"/>
                </w:rPr>
                <w:t>(0.00)</w:t>
              </w:r>
            </w:ins>
            <w:del w:id="2634"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943A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5ABF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23EED" w14:textId="14604F1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35" w:author="Brian William Stacy" w:date="2024-03-13T13:29:00Z">
              <w:r w:rsidRPr="000E4456">
                <w:rPr>
                  <w:rFonts w:ascii="Times New Roman" w:eastAsia="Arial" w:hAnsi="Times New Roman" w:cs="Times New Roman"/>
                  <w:color w:val="000000"/>
                  <w:sz w:val="16"/>
                  <w:szCs w:val="16"/>
                </w:rPr>
                <w:t>(0.00)</w:t>
              </w:r>
            </w:ins>
            <w:del w:id="2636"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4E60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5EDF6B7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74941"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1F4F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F83F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68B92" w14:textId="40CF21C0"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37" w:author="Brian William Stacy" w:date="2024-03-13T13:29:00Z">
              <w:r w:rsidRPr="000E4456">
                <w:rPr>
                  <w:rFonts w:ascii="Times New Roman" w:eastAsia="Arial" w:hAnsi="Times New Roman" w:cs="Times New Roman"/>
                  <w:color w:val="000000"/>
                  <w:sz w:val="16"/>
                  <w:szCs w:val="16"/>
                </w:rPr>
                <w:t>-0.001</w:t>
              </w:r>
            </w:ins>
            <w:del w:id="2638" w:author="Brian William Stacy" w:date="2024-03-13T13:29:00Z">
              <w:r w:rsidRPr="00657054" w:rsidDel="004A4A9D">
                <w:rPr>
                  <w:rFonts w:ascii="Arial" w:eastAsia="Arial" w:hAnsi="Arial" w:cs="Arial"/>
                  <w:color w:val="000000"/>
                  <w:sz w:val="16"/>
                  <w:szCs w:val="16"/>
                </w:rPr>
                <w:delText>-0.001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54F0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4D9F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9C0B4" w14:textId="136163F6"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39" w:author="Brian William Stacy" w:date="2024-03-13T13:29:00Z">
              <w:r w:rsidRPr="000E4456">
                <w:rPr>
                  <w:rFonts w:ascii="Times New Roman" w:eastAsia="Arial" w:hAnsi="Times New Roman" w:cs="Times New Roman"/>
                  <w:color w:val="000000"/>
                  <w:sz w:val="16"/>
                  <w:szCs w:val="16"/>
                </w:rPr>
                <w:t>-0.001</w:t>
              </w:r>
            </w:ins>
            <w:del w:id="2640" w:author="Brian William Stacy" w:date="2024-03-13T13:29:00Z">
              <w:r w:rsidRPr="00657054" w:rsidDel="004A4A9D">
                <w:rPr>
                  <w:rFonts w:ascii="Arial" w:eastAsia="Arial" w:hAnsi="Arial" w:cs="Arial"/>
                  <w:color w:val="000000"/>
                  <w:sz w:val="16"/>
                  <w:szCs w:val="16"/>
                </w:rPr>
                <w:delText>-0.001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27E2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28B1060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9F238"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E273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066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A6C32" w14:textId="54FC1A08"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41" w:author="Brian William Stacy" w:date="2024-03-13T13:29:00Z">
              <w:r w:rsidRPr="000E4456">
                <w:rPr>
                  <w:rFonts w:ascii="Times New Roman" w:eastAsia="Arial" w:hAnsi="Times New Roman" w:cs="Times New Roman"/>
                  <w:color w:val="000000"/>
                  <w:sz w:val="16"/>
                  <w:szCs w:val="16"/>
                </w:rPr>
                <w:t>(0.00)</w:t>
              </w:r>
            </w:ins>
            <w:del w:id="2642"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5A9E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3164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A46E2" w14:textId="46FCD6B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43" w:author="Brian William Stacy" w:date="2024-03-13T13:29:00Z">
              <w:r w:rsidRPr="000E4456">
                <w:rPr>
                  <w:rFonts w:ascii="Times New Roman" w:eastAsia="Arial" w:hAnsi="Times New Roman" w:cs="Times New Roman"/>
                  <w:color w:val="000000"/>
                  <w:sz w:val="16"/>
                  <w:szCs w:val="16"/>
                </w:rPr>
                <w:t>(0.00)</w:t>
              </w:r>
            </w:ins>
            <w:del w:id="2644"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E229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4C2DE3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1A718"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4080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5CDB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29E88" w14:textId="15A34006"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45" w:author="Brian William Stacy" w:date="2024-03-13T13:29:00Z">
              <w:r w:rsidRPr="000E4456">
                <w:rPr>
                  <w:rFonts w:ascii="Times New Roman" w:eastAsia="Arial" w:hAnsi="Times New Roman" w:cs="Times New Roman"/>
                  <w:color w:val="000000"/>
                  <w:sz w:val="16"/>
                  <w:szCs w:val="16"/>
                </w:rPr>
                <w:t>0.000</w:t>
              </w:r>
            </w:ins>
            <w:del w:id="2646" w:author="Brian William Stacy" w:date="2024-03-13T13:29:00Z">
              <w:r w:rsidRPr="00657054" w:rsidDel="004A4A9D">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89D3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3868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D543E" w14:textId="3B2DA62E"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47" w:author="Brian William Stacy" w:date="2024-03-13T13:29:00Z">
              <w:r w:rsidRPr="000E4456">
                <w:rPr>
                  <w:rFonts w:ascii="Times New Roman" w:eastAsia="Arial" w:hAnsi="Times New Roman" w:cs="Times New Roman"/>
                  <w:color w:val="000000"/>
                  <w:sz w:val="16"/>
                  <w:szCs w:val="16"/>
                </w:rPr>
                <w:t>0.001</w:t>
              </w:r>
            </w:ins>
            <w:del w:id="2648" w:author="Brian William Stacy" w:date="2024-03-13T13:29:00Z">
              <w:r w:rsidRPr="00657054" w:rsidDel="004A4A9D">
                <w:rPr>
                  <w:rFonts w:ascii="Arial" w:eastAsia="Arial" w:hAnsi="Arial" w:cs="Arial"/>
                  <w:color w:val="000000"/>
                  <w:sz w:val="16"/>
                  <w:szCs w:val="16"/>
                </w:rPr>
                <w:delText>0.001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5AEE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2C605B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6362"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86F0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95EB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3DC1C" w14:textId="64EA034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49" w:author="Brian William Stacy" w:date="2024-03-13T13:29:00Z">
              <w:r w:rsidRPr="000E4456">
                <w:rPr>
                  <w:rFonts w:ascii="Times New Roman" w:eastAsia="Arial" w:hAnsi="Times New Roman" w:cs="Times New Roman"/>
                  <w:color w:val="000000"/>
                  <w:sz w:val="16"/>
                  <w:szCs w:val="16"/>
                </w:rPr>
                <w:t>(0.00)</w:t>
              </w:r>
            </w:ins>
            <w:del w:id="2650"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0168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C484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D9778" w14:textId="0B87D49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51" w:author="Brian William Stacy" w:date="2024-03-13T13:29:00Z">
              <w:r w:rsidRPr="000E4456">
                <w:rPr>
                  <w:rFonts w:ascii="Times New Roman" w:eastAsia="Arial" w:hAnsi="Times New Roman" w:cs="Times New Roman"/>
                  <w:color w:val="000000"/>
                  <w:sz w:val="16"/>
                  <w:szCs w:val="16"/>
                </w:rPr>
                <w:t>(0.00)</w:t>
              </w:r>
            </w:ins>
            <w:del w:id="2652"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8C1F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0E6DE11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6D17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DB53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DDED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9B79D" w14:textId="4FB1B09F"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53" w:author="Brian William Stacy" w:date="2024-03-13T13:29:00Z">
              <w:r w:rsidRPr="000E4456">
                <w:rPr>
                  <w:rFonts w:ascii="Times New Roman" w:eastAsia="Arial" w:hAnsi="Times New Roman" w:cs="Times New Roman"/>
                  <w:color w:val="000000"/>
                  <w:sz w:val="16"/>
                  <w:szCs w:val="16"/>
                </w:rPr>
                <w:t>0.000</w:t>
              </w:r>
            </w:ins>
            <w:del w:id="2654" w:author="Brian William Stacy" w:date="2024-03-13T13:29:00Z">
              <w:r w:rsidRPr="00657054" w:rsidDel="004A4A9D">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5EB0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597E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21DAB" w14:textId="7A5E7133"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55" w:author="Brian William Stacy" w:date="2024-03-13T13:29:00Z">
              <w:r w:rsidRPr="000E4456">
                <w:rPr>
                  <w:rFonts w:ascii="Times New Roman" w:eastAsia="Arial" w:hAnsi="Times New Roman" w:cs="Times New Roman"/>
                  <w:color w:val="000000"/>
                  <w:sz w:val="16"/>
                  <w:szCs w:val="16"/>
                </w:rPr>
                <w:t>0.001</w:t>
              </w:r>
            </w:ins>
            <w:del w:id="2656" w:author="Brian William Stacy" w:date="2024-03-13T13:29:00Z">
              <w:r w:rsidRPr="00657054" w:rsidDel="004A4A9D">
                <w:rPr>
                  <w:rFonts w:ascii="Arial" w:eastAsia="Arial" w:hAnsi="Arial" w:cs="Arial"/>
                  <w:color w:val="000000"/>
                  <w:sz w:val="16"/>
                  <w:szCs w:val="16"/>
                </w:rPr>
                <w:delText>0.001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8CFE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1F0A248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1CE8F"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E003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A332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8AFAA" w14:textId="1F631B5F"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57" w:author="Brian William Stacy" w:date="2024-03-13T13:29:00Z">
              <w:r w:rsidRPr="000E4456">
                <w:rPr>
                  <w:rFonts w:ascii="Times New Roman" w:eastAsia="Arial" w:hAnsi="Times New Roman" w:cs="Times New Roman"/>
                  <w:color w:val="000000"/>
                  <w:sz w:val="16"/>
                  <w:szCs w:val="16"/>
                </w:rPr>
                <w:t>(0.00)</w:t>
              </w:r>
            </w:ins>
            <w:del w:id="2658"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7E07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A97D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A4F7" w14:textId="6AB5C4BD"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59" w:author="Brian William Stacy" w:date="2024-03-13T13:29:00Z">
              <w:r w:rsidRPr="000E4456">
                <w:rPr>
                  <w:rFonts w:ascii="Times New Roman" w:eastAsia="Arial" w:hAnsi="Times New Roman" w:cs="Times New Roman"/>
                  <w:color w:val="000000"/>
                  <w:sz w:val="16"/>
                  <w:szCs w:val="16"/>
                </w:rPr>
                <w:t>(0.00)</w:t>
              </w:r>
            </w:ins>
            <w:del w:id="2660"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593F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5D24A47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71E1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9244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28BA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F5F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CCC3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31865" w14:textId="51F87BC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61" w:author="Brian William Stacy" w:date="2024-03-13T13:29:00Z">
              <w:r w:rsidRPr="000E4456">
                <w:rPr>
                  <w:rFonts w:ascii="Times New Roman" w:eastAsia="Arial" w:hAnsi="Times New Roman" w:cs="Times New Roman"/>
                  <w:color w:val="000000"/>
                  <w:sz w:val="16"/>
                  <w:szCs w:val="16"/>
                </w:rPr>
                <w:t>0.001</w:t>
              </w:r>
            </w:ins>
            <w:del w:id="2662" w:author="Brian William Stacy" w:date="2024-03-13T13:29:00Z">
              <w:r w:rsidRPr="00657054" w:rsidDel="004A4A9D">
                <w:rPr>
                  <w:rFonts w:ascii="Arial" w:eastAsia="Arial" w:hAnsi="Arial" w:cs="Arial"/>
                  <w:color w:val="000000"/>
                  <w:sz w:val="16"/>
                  <w:szCs w:val="16"/>
                </w:rPr>
                <w:delText>0.001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C04B" w14:textId="4731D95D"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63" w:author="Brian William Stacy" w:date="2024-03-13T13:29:00Z">
              <w:r w:rsidRPr="000E4456">
                <w:rPr>
                  <w:rFonts w:ascii="Times New Roman" w:eastAsia="Arial" w:hAnsi="Times New Roman" w:cs="Times New Roman"/>
                  <w:color w:val="000000"/>
                  <w:sz w:val="16"/>
                  <w:szCs w:val="16"/>
                </w:rPr>
                <w:t>0.001**</w:t>
              </w:r>
            </w:ins>
            <w:del w:id="2664" w:author="Brian William Stacy" w:date="2024-03-13T13:29:00Z">
              <w:r w:rsidRPr="00657054" w:rsidDel="004A4A9D">
                <w:rPr>
                  <w:rFonts w:ascii="Arial" w:eastAsia="Arial" w:hAnsi="Arial" w:cs="Arial"/>
                  <w:color w:val="000000"/>
                  <w:sz w:val="16"/>
                  <w:szCs w:val="16"/>
                </w:rPr>
                <w:delText>0.001**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CE2C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2FA245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73217"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97EA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CFF3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801C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901A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0BBF5" w14:textId="08788D04"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65" w:author="Brian William Stacy" w:date="2024-03-13T13:29:00Z">
              <w:r w:rsidRPr="000E4456">
                <w:rPr>
                  <w:rFonts w:ascii="Times New Roman" w:eastAsia="Arial" w:hAnsi="Times New Roman" w:cs="Times New Roman"/>
                  <w:color w:val="000000"/>
                  <w:sz w:val="16"/>
                  <w:szCs w:val="16"/>
                </w:rPr>
                <w:t>(0.00)</w:t>
              </w:r>
            </w:ins>
            <w:del w:id="2666"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775A8" w14:textId="4220EC3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67" w:author="Brian William Stacy" w:date="2024-03-13T13:29:00Z">
              <w:r w:rsidRPr="000E4456">
                <w:rPr>
                  <w:rFonts w:ascii="Times New Roman" w:eastAsia="Arial" w:hAnsi="Times New Roman" w:cs="Times New Roman"/>
                  <w:color w:val="000000"/>
                  <w:sz w:val="16"/>
                  <w:szCs w:val="16"/>
                </w:rPr>
                <w:t>(0.00)</w:t>
              </w:r>
            </w:ins>
            <w:del w:id="2668"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64B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6BE3DE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0DF3E"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2BD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C64B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FEF5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D749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E56C4" w14:textId="73EFFAA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69" w:author="Brian William Stacy" w:date="2024-03-13T13:29:00Z">
              <w:r w:rsidRPr="000E4456">
                <w:rPr>
                  <w:rFonts w:ascii="Times New Roman" w:eastAsia="Arial" w:hAnsi="Times New Roman" w:cs="Times New Roman"/>
                  <w:color w:val="000000"/>
                  <w:sz w:val="16"/>
                  <w:szCs w:val="16"/>
                </w:rPr>
                <w:t>0.000</w:t>
              </w:r>
            </w:ins>
            <w:del w:id="2670" w:author="Brian William Stacy" w:date="2024-03-13T13:29:00Z">
              <w:r w:rsidRPr="00657054" w:rsidDel="004A4A9D">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3607D" w14:textId="67108ED5"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71" w:author="Brian William Stacy" w:date="2024-03-13T13:29:00Z">
              <w:r w:rsidRPr="000E4456">
                <w:rPr>
                  <w:rFonts w:ascii="Times New Roman" w:eastAsia="Arial" w:hAnsi="Times New Roman" w:cs="Times New Roman"/>
                  <w:color w:val="000000"/>
                  <w:sz w:val="16"/>
                  <w:szCs w:val="16"/>
                </w:rPr>
                <w:t>0.002**</w:t>
              </w:r>
            </w:ins>
            <w:del w:id="2672" w:author="Brian William Stacy" w:date="2024-03-13T13:29:00Z">
              <w:r w:rsidRPr="00657054" w:rsidDel="004A4A9D">
                <w:rPr>
                  <w:rFonts w:ascii="Arial" w:eastAsia="Arial" w:hAnsi="Arial" w:cs="Arial"/>
                  <w:color w:val="000000"/>
                  <w:sz w:val="16"/>
                  <w:szCs w:val="16"/>
                </w:rPr>
                <w:delText>0.002**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9851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1A12705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2A7E2"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F478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7788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8C51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EC81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F2367" w14:textId="3B882A2C"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73" w:author="Brian William Stacy" w:date="2024-03-13T13:29:00Z">
              <w:r w:rsidRPr="000E4456">
                <w:rPr>
                  <w:rFonts w:ascii="Times New Roman" w:eastAsia="Arial" w:hAnsi="Times New Roman" w:cs="Times New Roman"/>
                  <w:color w:val="000000"/>
                  <w:sz w:val="16"/>
                  <w:szCs w:val="16"/>
                </w:rPr>
                <w:t>(0.00)</w:t>
              </w:r>
            </w:ins>
            <w:del w:id="2674"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DE25D" w14:textId="6F915B6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75" w:author="Brian William Stacy" w:date="2024-03-13T13:29:00Z">
              <w:r w:rsidRPr="000E4456">
                <w:rPr>
                  <w:rFonts w:ascii="Times New Roman" w:eastAsia="Arial" w:hAnsi="Times New Roman" w:cs="Times New Roman"/>
                  <w:color w:val="000000"/>
                  <w:sz w:val="16"/>
                  <w:szCs w:val="16"/>
                </w:rPr>
                <w:t>(0.00)</w:t>
              </w:r>
            </w:ins>
            <w:del w:id="2676"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1C93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66A9A48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BCC22"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3261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9363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1D17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DBB3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4FA69" w14:textId="0A87BBA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77" w:author="Brian William Stacy" w:date="2024-03-13T13:29:00Z">
              <w:r w:rsidRPr="000E4456">
                <w:rPr>
                  <w:rFonts w:ascii="Times New Roman" w:eastAsia="Arial" w:hAnsi="Times New Roman" w:cs="Times New Roman"/>
                  <w:color w:val="000000"/>
                  <w:sz w:val="16"/>
                  <w:szCs w:val="16"/>
                </w:rPr>
                <w:t>0.000</w:t>
              </w:r>
            </w:ins>
            <w:del w:id="2678" w:author="Brian William Stacy" w:date="2024-03-13T13:29:00Z">
              <w:r w:rsidRPr="00657054" w:rsidDel="004A4A9D">
                <w:rPr>
                  <w:rFonts w:ascii="Arial" w:eastAsia="Arial" w:hAnsi="Arial" w:cs="Arial"/>
                  <w:color w:val="000000"/>
                  <w:sz w:val="16"/>
                  <w:szCs w:val="16"/>
                </w:rPr>
                <w:delText>0.000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773AC" w14:textId="6DF56A5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79" w:author="Brian William Stacy" w:date="2024-03-13T13:29:00Z">
              <w:r w:rsidRPr="000E4456">
                <w:rPr>
                  <w:rFonts w:ascii="Times New Roman" w:eastAsia="Arial" w:hAnsi="Times New Roman" w:cs="Times New Roman"/>
                  <w:color w:val="000000"/>
                  <w:sz w:val="16"/>
                  <w:szCs w:val="16"/>
                </w:rPr>
                <w:t>0.002*</w:t>
              </w:r>
            </w:ins>
            <w:del w:id="2680" w:author="Brian William Stacy" w:date="2024-03-13T13:29:00Z">
              <w:r w:rsidRPr="00657054" w:rsidDel="004A4A9D">
                <w:rPr>
                  <w:rFonts w:ascii="Arial" w:eastAsia="Arial" w:hAnsi="Arial" w:cs="Arial"/>
                  <w:color w:val="000000"/>
                  <w:sz w:val="16"/>
                  <w:szCs w:val="16"/>
                </w:rPr>
                <w:delText>0.002**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D6C1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693EFD8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A6D0C"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630A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5B24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5942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0884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84237" w14:textId="01C03A56"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81" w:author="Brian William Stacy" w:date="2024-03-13T13:29:00Z">
              <w:r w:rsidRPr="000E4456">
                <w:rPr>
                  <w:rFonts w:ascii="Times New Roman" w:eastAsia="Arial" w:hAnsi="Times New Roman" w:cs="Times New Roman"/>
                  <w:color w:val="000000"/>
                  <w:sz w:val="16"/>
                  <w:szCs w:val="16"/>
                </w:rPr>
                <w:t>(0.00)</w:t>
              </w:r>
            </w:ins>
            <w:del w:id="2682"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10395" w14:textId="50C7E8E5"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83" w:author="Brian William Stacy" w:date="2024-03-13T13:29:00Z">
              <w:r w:rsidRPr="000E4456">
                <w:rPr>
                  <w:rFonts w:ascii="Times New Roman" w:eastAsia="Arial" w:hAnsi="Times New Roman" w:cs="Times New Roman"/>
                  <w:color w:val="000000"/>
                  <w:sz w:val="16"/>
                  <w:szCs w:val="16"/>
                </w:rPr>
                <w:t>(0.00)</w:t>
              </w:r>
            </w:ins>
            <w:del w:id="2684"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34F8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15241B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1E2D"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F810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0433" w14:textId="1A25852C"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85" w:author="Brian William Stacy" w:date="2024-03-13T13:29:00Z">
              <w:r w:rsidRPr="000E4456">
                <w:rPr>
                  <w:rFonts w:ascii="Times New Roman" w:eastAsia="Arial" w:hAnsi="Times New Roman" w:cs="Times New Roman"/>
                  <w:color w:val="000000"/>
                  <w:sz w:val="16"/>
                  <w:szCs w:val="16"/>
                </w:rPr>
                <w:t>0.021***</w:t>
              </w:r>
            </w:ins>
            <w:del w:id="2686" w:author="Brian William Stacy" w:date="2024-03-13T13:29:00Z">
              <w:r w:rsidRPr="00657054" w:rsidDel="004A4A9D">
                <w:rPr>
                  <w:rFonts w:ascii="Arial" w:eastAsia="Arial" w:hAnsi="Arial" w:cs="Arial"/>
                  <w:color w:val="000000"/>
                  <w:sz w:val="16"/>
                  <w:szCs w:val="16"/>
                </w:rPr>
                <w:delText>0.021***</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BC867" w14:textId="4464C6F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87" w:author="Brian William Stacy" w:date="2024-03-13T13:29:00Z">
              <w:r w:rsidRPr="000E4456">
                <w:rPr>
                  <w:rFonts w:ascii="Times New Roman" w:eastAsia="Arial" w:hAnsi="Times New Roman" w:cs="Times New Roman"/>
                  <w:color w:val="000000"/>
                  <w:sz w:val="16"/>
                  <w:szCs w:val="16"/>
                </w:rPr>
                <w:t>0.021***</w:t>
              </w:r>
            </w:ins>
            <w:del w:id="2688" w:author="Brian William Stacy" w:date="2024-03-13T13:29:00Z">
              <w:r w:rsidRPr="00657054" w:rsidDel="004A4A9D">
                <w:rPr>
                  <w:rFonts w:ascii="Arial" w:eastAsia="Arial" w:hAnsi="Arial" w:cs="Arial"/>
                  <w:color w:val="000000"/>
                  <w:sz w:val="16"/>
                  <w:szCs w:val="16"/>
                </w:rPr>
                <w:delText>0.021***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41A3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FA773" w14:textId="49B9F2A0"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89" w:author="Brian William Stacy" w:date="2024-03-13T13:29:00Z">
              <w:r w:rsidRPr="000E4456">
                <w:rPr>
                  <w:rFonts w:ascii="Times New Roman" w:eastAsia="Arial" w:hAnsi="Times New Roman" w:cs="Times New Roman"/>
                  <w:color w:val="000000"/>
                  <w:sz w:val="16"/>
                  <w:szCs w:val="16"/>
                </w:rPr>
                <w:t>0.023***</w:t>
              </w:r>
            </w:ins>
            <w:del w:id="2690" w:author="Brian William Stacy" w:date="2024-03-13T13:29:00Z">
              <w:r w:rsidRPr="00657054" w:rsidDel="004A4A9D">
                <w:rPr>
                  <w:rFonts w:ascii="Arial" w:eastAsia="Arial" w:hAnsi="Arial" w:cs="Arial"/>
                  <w:color w:val="000000"/>
                  <w:sz w:val="16"/>
                  <w:szCs w:val="16"/>
                </w:rPr>
                <w:delText>0.022***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7A1F8" w14:textId="25BEB33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91" w:author="Brian William Stacy" w:date="2024-03-13T13:29:00Z">
              <w:r w:rsidRPr="000E4456">
                <w:rPr>
                  <w:rFonts w:ascii="Times New Roman" w:eastAsia="Arial" w:hAnsi="Times New Roman" w:cs="Times New Roman"/>
                  <w:color w:val="000000"/>
                  <w:sz w:val="16"/>
                  <w:szCs w:val="16"/>
                </w:rPr>
                <w:t>0.026***</w:t>
              </w:r>
            </w:ins>
            <w:del w:id="2692" w:author="Brian William Stacy" w:date="2024-03-13T13:29:00Z">
              <w:r w:rsidRPr="00657054" w:rsidDel="004A4A9D">
                <w:rPr>
                  <w:rFonts w:ascii="Arial" w:eastAsia="Arial" w:hAnsi="Arial" w:cs="Arial"/>
                  <w:color w:val="000000"/>
                  <w:sz w:val="16"/>
                  <w:szCs w:val="16"/>
                </w:rPr>
                <w:delText>0.026***</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D93F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49A778C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2BB2"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559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60496" w14:textId="1A4458A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93" w:author="Brian William Stacy" w:date="2024-03-13T13:29:00Z">
              <w:r w:rsidRPr="000E4456">
                <w:rPr>
                  <w:rFonts w:ascii="Times New Roman" w:eastAsia="Arial" w:hAnsi="Times New Roman" w:cs="Times New Roman"/>
                  <w:color w:val="000000"/>
                  <w:sz w:val="16"/>
                  <w:szCs w:val="16"/>
                </w:rPr>
                <w:t>(0.00)</w:t>
              </w:r>
            </w:ins>
            <w:del w:id="2694" w:author="Brian William Stacy" w:date="2024-03-13T13:29:00Z">
              <w:r w:rsidRPr="00657054" w:rsidDel="004A4A9D">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A9D6" w14:textId="4FC472F0"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95" w:author="Brian William Stacy" w:date="2024-03-13T13:29:00Z">
              <w:r w:rsidRPr="000E4456">
                <w:rPr>
                  <w:rFonts w:ascii="Times New Roman" w:eastAsia="Arial" w:hAnsi="Times New Roman" w:cs="Times New Roman"/>
                  <w:color w:val="000000"/>
                  <w:sz w:val="16"/>
                  <w:szCs w:val="16"/>
                </w:rPr>
                <w:t>(0.00)</w:t>
              </w:r>
            </w:ins>
            <w:del w:id="2696"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B3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3F1D" w14:textId="738A7DF4"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97" w:author="Brian William Stacy" w:date="2024-03-13T13:29:00Z">
              <w:r w:rsidRPr="000E4456">
                <w:rPr>
                  <w:rFonts w:ascii="Times New Roman" w:eastAsia="Arial" w:hAnsi="Times New Roman" w:cs="Times New Roman"/>
                  <w:color w:val="000000"/>
                  <w:sz w:val="16"/>
                  <w:szCs w:val="16"/>
                </w:rPr>
                <w:t>(0.01)</w:t>
              </w:r>
            </w:ins>
            <w:del w:id="2698" w:author="Brian William Stacy" w:date="2024-03-13T13:29:00Z">
              <w:r w:rsidRPr="00657054" w:rsidDel="004A4A9D">
                <w:rPr>
                  <w:rFonts w:ascii="Arial" w:eastAsia="Arial" w:hAnsi="Arial" w:cs="Arial"/>
                  <w:color w:val="000000"/>
                  <w:sz w:val="16"/>
                  <w:szCs w:val="16"/>
                </w:rPr>
                <w:delText>(0.01)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10ABC" w14:textId="0C9FD2BE"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699" w:author="Brian William Stacy" w:date="2024-03-13T13:29:00Z">
              <w:r w:rsidRPr="000E4456">
                <w:rPr>
                  <w:rFonts w:ascii="Times New Roman" w:eastAsia="Arial" w:hAnsi="Times New Roman" w:cs="Times New Roman"/>
                  <w:color w:val="000000"/>
                  <w:sz w:val="16"/>
                  <w:szCs w:val="16"/>
                </w:rPr>
                <w:t>(0.01)</w:t>
              </w:r>
            </w:ins>
            <w:del w:id="2700" w:author="Brian William Stacy" w:date="2024-03-13T13:29:00Z">
              <w:r w:rsidRPr="00657054" w:rsidDel="004A4A9D">
                <w:rPr>
                  <w:rFonts w:ascii="Arial" w:eastAsia="Arial" w:hAnsi="Arial" w:cs="Arial"/>
                  <w:color w:val="000000"/>
                  <w:sz w:val="16"/>
                  <w:szCs w:val="16"/>
                </w:rPr>
                <w:delText>(0.01)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5A7E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0DC6F2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129AF"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8EBA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6222A" w14:textId="2B08FF56"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01" w:author="Brian William Stacy" w:date="2024-03-13T13:29:00Z">
              <w:r w:rsidRPr="000E4456">
                <w:rPr>
                  <w:rFonts w:ascii="Times New Roman" w:eastAsia="Arial" w:hAnsi="Times New Roman" w:cs="Times New Roman"/>
                  <w:color w:val="000000"/>
                  <w:sz w:val="16"/>
                  <w:szCs w:val="16"/>
                </w:rPr>
                <w:t>0.021***</w:t>
              </w:r>
            </w:ins>
            <w:del w:id="2702" w:author="Brian William Stacy" w:date="2024-03-13T13:29:00Z">
              <w:r w:rsidRPr="00657054" w:rsidDel="004A4A9D">
                <w:rPr>
                  <w:rFonts w:ascii="Arial" w:eastAsia="Arial" w:hAnsi="Arial" w:cs="Arial"/>
                  <w:color w:val="000000"/>
                  <w:sz w:val="16"/>
                  <w:szCs w:val="16"/>
                </w:rPr>
                <w:delText>0.021***</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988B1" w14:textId="7488BA46"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03" w:author="Brian William Stacy" w:date="2024-03-13T13:29:00Z">
              <w:r w:rsidRPr="000E4456">
                <w:rPr>
                  <w:rFonts w:ascii="Times New Roman" w:eastAsia="Arial" w:hAnsi="Times New Roman" w:cs="Times New Roman"/>
                  <w:color w:val="000000"/>
                  <w:sz w:val="16"/>
                  <w:szCs w:val="16"/>
                </w:rPr>
                <w:t>0.022***</w:t>
              </w:r>
            </w:ins>
            <w:del w:id="2704" w:author="Brian William Stacy" w:date="2024-03-13T13:29:00Z">
              <w:r w:rsidRPr="00657054" w:rsidDel="004A4A9D">
                <w:rPr>
                  <w:rFonts w:ascii="Arial" w:eastAsia="Arial" w:hAnsi="Arial" w:cs="Arial"/>
                  <w:color w:val="000000"/>
                  <w:sz w:val="16"/>
                  <w:szCs w:val="16"/>
                </w:rPr>
                <w:delText>0.022***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DA33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ABE8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B590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3D05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0BA5167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1D575"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C7B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79125" w14:textId="22CB4F80"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05" w:author="Brian William Stacy" w:date="2024-03-13T13:29:00Z">
              <w:r w:rsidRPr="000E4456">
                <w:rPr>
                  <w:rFonts w:ascii="Times New Roman" w:eastAsia="Arial" w:hAnsi="Times New Roman" w:cs="Times New Roman"/>
                  <w:color w:val="000000"/>
                  <w:sz w:val="16"/>
                  <w:szCs w:val="16"/>
                </w:rPr>
                <w:t>(0.00)</w:t>
              </w:r>
            </w:ins>
            <w:del w:id="2706" w:author="Brian William Stacy" w:date="2024-03-13T13:29:00Z">
              <w:r w:rsidRPr="00657054" w:rsidDel="004A4A9D">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E2A1" w14:textId="0DBF256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07" w:author="Brian William Stacy" w:date="2024-03-13T13:29:00Z">
              <w:r w:rsidRPr="000E4456">
                <w:rPr>
                  <w:rFonts w:ascii="Times New Roman" w:eastAsia="Arial" w:hAnsi="Times New Roman" w:cs="Times New Roman"/>
                  <w:color w:val="000000"/>
                  <w:sz w:val="16"/>
                  <w:szCs w:val="16"/>
                </w:rPr>
                <w:t>(0.00)</w:t>
              </w:r>
            </w:ins>
            <w:del w:id="2708"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E0F1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5193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B14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F615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5BE85CA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1231"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5C88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ABE02" w14:textId="09928F8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09" w:author="Brian William Stacy" w:date="2024-03-13T13:29:00Z">
              <w:r w:rsidRPr="000E4456">
                <w:rPr>
                  <w:rFonts w:ascii="Times New Roman" w:eastAsia="Arial" w:hAnsi="Times New Roman" w:cs="Times New Roman"/>
                  <w:color w:val="000000"/>
                  <w:sz w:val="16"/>
                  <w:szCs w:val="16"/>
                </w:rPr>
                <w:t>0.022***</w:t>
              </w:r>
            </w:ins>
            <w:del w:id="2710" w:author="Brian William Stacy" w:date="2024-03-13T13:29:00Z">
              <w:r w:rsidRPr="00657054" w:rsidDel="004A4A9D">
                <w:rPr>
                  <w:rFonts w:ascii="Arial" w:eastAsia="Arial" w:hAnsi="Arial" w:cs="Arial"/>
                  <w:color w:val="000000"/>
                  <w:sz w:val="16"/>
                  <w:szCs w:val="16"/>
                </w:rPr>
                <w:delText>0.022***</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819D6" w14:textId="280F288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11" w:author="Brian William Stacy" w:date="2024-03-13T13:29:00Z">
              <w:r w:rsidRPr="000E4456">
                <w:rPr>
                  <w:rFonts w:ascii="Times New Roman" w:eastAsia="Arial" w:hAnsi="Times New Roman" w:cs="Times New Roman"/>
                  <w:color w:val="000000"/>
                  <w:sz w:val="16"/>
                  <w:szCs w:val="16"/>
                </w:rPr>
                <w:t>0.022***</w:t>
              </w:r>
            </w:ins>
            <w:del w:id="2712" w:author="Brian William Stacy" w:date="2024-03-13T13:29:00Z">
              <w:r w:rsidRPr="00657054" w:rsidDel="004A4A9D">
                <w:rPr>
                  <w:rFonts w:ascii="Arial" w:eastAsia="Arial" w:hAnsi="Arial" w:cs="Arial"/>
                  <w:color w:val="000000"/>
                  <w:sz w:val="16"/>
                  <w:szCs w:val="16"/>
                </w:rPr>
                <w:delText>0.022***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3E8A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22F0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0FB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CB5D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40B2A2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68BCA"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DB58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9BA4E" w14:textId="3D92F59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13" w:author="Brian William Stacy" w:date="2024-03-13T13:29:00Z">
              <w:r w:rsidRPr="000E4456">
                <w:rPr>
                  <w:rFonts w:ascii="Times New Roman" w:eastAsia="Arial" w:hAnsi="Times New Roman" w:cs="Times New Roman"/>
                  <w:color w:val="000000"/>
                  <w:sz w:val="16"/>
                  <w:szCs w:val="16"/>
                </w:rPr>
                <w:t>(0.00)</w:t>
              </w:r>
            </w:ins>
            <w:del w:id="2714" w:author="Brian William Stacy" w:date="2024-03-13T13:29:00Z">
              <w:r w:rsidRPr="00657054" w:rsidDel="004A4A9D">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D405D" w14:textId="5EC31DD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15" w:author="Brian William Stacy" w:date="2024-03-13T13:29:00Z">
              <w:r w:rsidRPr="000E4456">
                <w:rPr>
                  <w:rFonts w:ascii="Times New Roman" w:eastAsia="Arial" w:hAnsi="Times New Roman" w:cs="Times New Roman"/>
                  <w:color w:val="000000"/>
                  <w:sz w:val="16"/>
                  <w:szCs w:val="16"/>
                </w:rPr>
                <w:t>(0.00)</w:t>
              </w:r>
            </w:ins>
            <w:del w:id="2716"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B1D8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9AE7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7224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2B8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2739E92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7BA9D"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E4D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EC53B" w14:textId="1FC24E69"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17" w:author="Brian William Stacy" w:date="2024-03-13T13:29:00Z">
              <w:r w:rsidRPr="000E4456">
                <w:rPr>
                  <w:rFonts w:ascii="Times New Roman" w:eastAsia="Arial" w:hAnsi="Times New Roman" w:cs="Times New Roman"/>
                  <w:color w:val="000000"/>
                  <w:sz w:val="16"/>
                  <w:szCs w:val="16"/>
                </w:rPr>
                <w:t>0.017***</w:t>
              </w:r>
            </w:ins>
            <w:del w:id="2718" w:author="Brian William Stacy" w:date="2024-03-13T13:29:00Z">
              <w:r w:rsidRPr="00657054" w:rsidDel="004A4A9D">
                <w:rPr>
                  <w:rFonts w:ascii="Arial" w:eastAsia="Arial" w:hAnsi="Arial" w:cs="Arial"/>
                  <w:color w:val="000000"/>
                  <w:sz w:val="16"/>
                  <w:szCs w:val="16"/>
                </w:rPr>
                <w:delText>0.017***</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4533" w14:textId="45A48D9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19" w:author="Brian William Stacy" w:date="2024-03-13T13:29:00Z">
              <w:r w:rsidRPr="000E4456">
                <w:rPr>
                  <w:rFonts w:ascii="Times New Roman" w:eastAsia="Arial" w:hAnsi="Times New Roman" w:cs="Times New Roman"/>
                  <w:color w:val="000000"/>
                  <w:sz w:val="16"/>
                  <w:szCs w:val="16"/>
                </w:rPr>
                <w:t>0.017***</w:t>
              </w:r>
            </w:ins>
            <w:del w:id="2720" w:author="Brian William Stacy" w:date="2024-03-13T13:29:00Z">
              <w:r w:rsidRPr="00657054" w:rsidDel="004A4A9D">
                <w:rPr>
                  <w:rFonts w:ascii="Arial" w:eastAsia="Arial" w:hAnsi="Arial" w:cs="Arial"/>
                  <w:color w:val="000000"/>
                  <w:sz w:val="16"/>
                  <w:szCs w:val="16"/>
                </w:rPr>
                <w:delText>0.018***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8640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3659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C6EE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6633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B16F89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A71A"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18F2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D84A3" w14:textId="76390F85"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21" w:author="Brian William Stacy" w:date="2024-03-13T13:29:00Z">
              <w:r w:rsidRPr="000E4456">
                <w:rPr>
                  <w:rFonts w:ascii="Times New Roman" w:eastAsia="Arial" w:hAnsi="Times New Roman" w:cs="Times New Roman"/>
                  <w:color w:val="000000"/>
                  <w:sz w:val="16"/>
                  <w:szCs w:val="16"/>
                </w:rPr>
                <w:t>(0.00)</w:t>
              </w:r>
            </w:ins>
            <w:del w:id="2722" w:author="Brian William Stacy" w:date="2024-03-13T13:29:00Z">
              <w:r w:rsidRPr="00657054" w:rsidDel="004A4A9D">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64745" w14:textId="79E6E41E"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23" w:author="Brian William Stacy" w:date="2024-03-13T13:29:00Z">
              <w:r w:rsidRPr="000E4456">
                <w:rPr>
                  <w:rFonts w:ascii="Times New Roman" w:eastAsia="Arial" w:hAnsi="Times New Roman" w:cs="Times New Roman"/>
                  <w:color w:val="000000"/>
                  <w:sz w:val="16"/>
                  <w:szCs w:val="16"/>
                </w:rPr>
                <w:t>(0.00)</w:t>
              </w:r>
            </w:ins>
            <w:del w:id="2724"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4A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9AD0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06F6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F6D7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0FA6A37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AD593"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4ED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D0078" w14:textId="4FA6D7D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25" w:author="Brian William Stacy" w:date="2024-03-13T13:29:00Z">
              <w:r w:rsidRPr="000E4456">
                <w:rPr>
                  <w:rFonts w:ascii="Times New Roman" w:eastAsia="Arial" w:hAnsi="Times New Roman" w:cs="Times New Roman"/>
                  <w:color w:val="000000"/>
                  <w:sz w:val="16"/>
                  <w:szCs w:val="16"/>
                </w:rPr>
                <w:t>0.017***</w:t>
              </w:r>
            </w:ins>
            <w:del w:id="2726" w:author="Brian William Stacy" w:date="2024-03-13T13:29:00Z">
              <w:r w:rsidRPr="00657054" w:rsidDel="004A4A9D">
                <w:rPr>
                  <w:rFonts w:ascii="Arial" w:eastAsia="Arial" w:hAnsi="Arial" w:cs="Arial"/>
                  <w:color w:val="000000"/>
                  <w:sz w:val="16"/>
                  <w:szCs w:val="16"/>
                </w:rPr>
                <w:delText>0.017***</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7D330" w14:textId="5E28D2C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27" w:author="Brian William Stacy" w:date="2024-03-13T13:29:00Z">
              <w:r w:rsidRPr="000E4456">
                <w:rPr>
                  <w:rFonts w:ascii="Times New Roman" w:eastAsia="Arial" w:hAnsi="Times New Roman" w:cs="Times New Roman"/>
                  <w:color w:val="000000"/>
                  <w:sz w:val="16"/>
                  <w:szCs w:val="16"/>
                </w:rPr>
                <w:t>0.018***</w:t>
              </w:r>
            </w:ins>
            <w:del w:id="2728" w:author="Brian William Stacy" w:date="2024-03-13T13:29:00Z">
              <w:r w:rsidRPr="00657054" w:rsidDel="004A4A9D">
                <w:rPr>
                  <w:rFonts w:ascii="Arial" w:eastAsia="Arial" w:hAnsi="Arial" w:cs="Arial"/>
                  <w:color w:val="000000"/>
                  <w:sz w:val="16"/>
                  <w:szCs w:val="16"/>
                </w:rPr>
                <w:delText>0.018***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D98D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EAB4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EB8C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2DA1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17D165B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9DBA9"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C842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7FC35" w14:textId="70DFF9B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29" w:author="Brian William Stacy" w:date="2024-03-13T13:29:00Z">
              <w:r w:rsidRPr="000E4456">
                <w:rPr>
                  <w:rFonts w:ascii="Times New Roman" w:eastAsia="Arial" w:hAnsi="Times New Roman" w:cs="Times New Roman"/>
                  <w:color w:val="000000"/>
                  <w:sz w:val="16"/>
                  <w:szCs w:val="16"/>
                </w:rPr>
                <w:t>(0.00)</w:t>
              </w:r>
            </w:ins>
            <w:del w:id="2730" w:author="Brian William Stacy" w:date="2024-03-13T13:29:00Z">
              <w:r w:rsidRPr="00657054" w:rsidDel="004A4A9D">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33DEA" w14:textId="14FE98FE"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31" w:author="Brian William Stacy" w:date="2024-03-13T13:29:00Z">
              <w:r w:rsidRPr="000E4456">
                <w:rPr>
                  <w:rFonts w:ascii="Times New Roman" w:eastAsia="Arial" w:hAnsi="Times New Roman" w:cs="Times New Roman"/>
                  <w:color w:val="000000"/>
                  <w:sz w:val="16"/>
                  <w:szCs w:val="16"/>
                </w:rPr>
                <w:t>(0.00)</w:t>
              </w:r>
            </w:ins>
            <w:del w:id="2732"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B30D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DAB75"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76AF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E654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1268770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8B59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2E1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77EA6" w14:textId="638F398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33" w:author="Brian William Stacy" w:date="2024-03-13T13:29:00Z">
              <w:r w:rsidRPr="000E4456">
                <w:rPr>
                  <w:rFonts w:ascii="Times New Roman" w:eastAsia="Arial" w:hAnsi="Times New Roman" w:cs="Times New Roman"/>
                  <w:color w:val="000000"/>
                  <w:sz w:val="16"/>
                  <w:szCs w:val="16"/>
                </w:rPr>
                <w:t>0.017***</w:t>
              </w:r>
            </w:ins>
            <w:del w:id="2734" w:author="Brian William Stacy" w:date="2024-03-13T13:29:00Z">
              <w:r w:rsidRPr="00657054" w:rsidDel="004A4A9D">
                <w:rPr>
                  <w:rFonts w:ascii="Arial" w:eastAsia="Arial" w:hAnsi="Arial" w:cs="Arial"/>
                  <w:color w:val="000000"/>
                  <w:sz w:val="16"/>
                  <w:szCs w:val="16"/>
                </w:rPr>
                <w:delText>0.017***</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29307" w14:textId="69CBDCB5"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35" w:author="Brian William Stacy" w:date="2024-03-13T13:29:00Z">
              <w:r w:rsidRPr="000E4456">
                <w:rPr>
                  <w:rFonts w:ascii="Times New Roman" w:eastAsia="Arial" w:hAnsi="Times New Roman" w:cs="Times New Roman"/>
                  <w:color w:val="000000"/>
                  <w:sz w:val="16"/>
                  <w:szCs w:val="16"/>
                </w:rPr>
                <w:t>0.018***</w:t>
              </w:r>
            </w:ins>
            <w:del w:id="2736" w:author="Brian William Stacy" w:date="2024-03-13T13:29:00Z">
              <w:r w:rsidRPr="00657054" w:rsidDel="004A4A9D">
                <w:rPr>
                  <w:rFonts w:ascii="Arial" w:eastAsia="Arial" w:hAnsi="Arial" w:cs="Arial"/>
                  <w:color w:val="000000"/>
                  <w:sz w:val="16"/>
                  <w:szCs w:val="16"/>
                </w:rPr>
                <w:delText>0.018***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F3C9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4973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B015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E211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C9A950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C05B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3143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B75AC" w14:textId="2295B64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37" w:author="Brian William Stacy" w:date="2024-03-13T13:29:00Z">
              <w:r w:rsidRPr="000E4456">
                <w:rPr>
                  <w:rFonts w:ascii="Times New Roman" w:eastAsia="Arial" w:hAnsi="Times New Roman" w:cs="Times New Roman"/>
                  <w:color w:val="000000"/>
                  <w:sz w:val="16"/>
                  <w:szCs w:val="16"/>
                </w:rPr>
                <w:t>(0.00)</w:t>
              </w:r>
            </w:ins>
            <w:del w:id="2738" w:author="Brian William Stacy" w:date="2024-03-13T13:29:00Z">
              <w:r w:rsidRPr="00657054" w:rsidDel="004A4A9D">
                <w:rPr>
                  <w:rFonts w:ascii="Arial" w:eastAsia="Arial" w:hAnsi="Arial" w:cs="Arial"/>
                  <w:color w:val="000000"/>
                  <w:sz w:val="16"/>
                  <w:szCs w:val="16"/>
                </w:rPr>
                <w:delText>(0.00)</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E0C57" w14:textId="7A1F7878"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39" w:author="Brian William Stacy" w:date="2024-03-13T13:29:00Z">
              <w:r w:rsidRPr="000E4456">
                <w:rPr>
                  <w:rFonts w:ascii="Times New Roman" w:eastAsia="Arial" w:hAnsi="Times New Roman" w:cs="Times New Roman"/>
                  <w:color w:val="000000"/>
                  <w:sz w:val="16"/>
                  <w:szCs w:val="16"/>
                </w:rPr>
                <w:t>(0.00)</w:t>
              </w:r>
            </w:ins>
            <w:del w:id="2740" w:author="Brian William Stacy" w:date="2024-03-13T13:29:00Z">
              <w:r w:rsidRPr="00657054" w:rsidDel="004A4A9D">
                <w:rPr>
                  <w:rFonts w:ascii="Arial" w:eastAsia="Arial" w:hAnsi="Arial" w:cs="Arial"/>
                  <w:color w:val="000000"/>
                  <w:sz w:val="16"/>
                  <w:szCs w:val="16"/>
                </w:rPr>
                <w:delText>(0.00)</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C630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02CA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E017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A592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50B5BE7A" w14:textId="77777777" w:rsidTr="004A4172">
        <w:trPr>
          <w:trHeight w:val="80"/>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48E1A"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C63D2" w14:textId="35046A8B"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41" w:author="Brian William Stacy" w:date="2024-03-13T13:29:00Z">
              <w:r w:rsidRPr="000E4456">
                <w:rPr>
                  <w:rFonts w:ascii="Times New Roman" w:eastAsia="Arial" w:hAnsi="Times New Roman" w:cs="Times New Roman"/>
                  <w:color w:val="000000"/>
                  <w:sz w:val="16"/>
                  <w:szCs w:val="16"/>
                </w:rPr>
                <w:t>0.271***</w:t>
              </w:r>
            </w:ins>
            <w:del w:id="2742" w:author="Brian William Stacy" w:date="2024-03-13T13:29:00Z">
              <w:r w:rsidRPr="00657054" w:rsidDel="004A4A9D">
                <w:rPr>
                  <w:rFonts w:ascii="Arial" w:eastAsia="Arial" w:hAnsi="Arial" w:cs="Arial"/>
                  <w:color w:val="000000"/>
                  <w:sz w:val="16"/>
                  <w:szCs w:val="16"/>
                </w:rPr>
                <w:delText>0.273***</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E4A1B"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A6FA"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BB55D" w14:textId="6F0E42F9"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43" w:author="Brian William Stacy" w:date="2024-03-13T13:29:00Z">
              <w:r w:rsidRPr="000E4456">
                <w:rPr>
                  <w:rFonts w:ascii="Times New Roman" w:eastAsia="Arial" w:hAnsi="Times New Roman" w:cs="Times New Roman"/>
                  <w:color w:val="000000"/>
                  <w:sz w:val="16"/>
                  <w:szCs w:val="16"/>
                </w:rPr>
                <w:t>0.408***</w:t>
              </w:r>
            </w:ins>
            <w:del w:id="2744" w:author="Brian William Stacy" w:date="2024-03-13T13:29:00Z">
              <w:r w:rsidRPr="00657054" w:rsidDel="004A4A9D">
                <w:rPr>
                  <w:rFonts w:ascii="Arial" w:eastAsia="Arial" w:hAnsi="Arial" w:cs="Arial"/>
                  <w:color w:val="000000"/>
                  <w:sz w:val="16"/>
                  <w:szCs w:val="16"/>
                </w:rPr>
                <w:delText>0.413***</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983E1"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53971"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94A58" w14:textId="67A41052"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45" w:author="Brian William Stacy" w:date="2024-03-13T13:29:00Z">
              <w:r w:rsidRPr="000E4456">
                <w:rPr>
                  <w:rFonts w:ascii="Times New Roman" w:eastAsia="Arial" w:hAnsi="Times New Roman" w:cs="Times New Roman"/>
                  <w:color w:val="000000"/>
                  <w:sz w:val="16"/>
                  <w:szCs w:val="16"/>
                </w:rPr>
                <w:t>0.389***</w:t>
              </w:r>
            </w:ins>
            <w:del w:id="2746" w:author="Brian William Stacy" w:date="2024-03-13T13:29:00Z">
              <w:r w:rsidRPr="00657054" w:rsidDel="004A4A9D">
                <w:rPr>
                  <w:rFonts w:ascii="Arial" w:eastAsia="Arial" w:hAnsi="Arial" w:cs="Arial"/>
                  <w:color w:val="000000"/>
                  <w:sz w:val="16"/>
                  <w:szCs w:val="16"/>
                </w:rPr>
                <w:delText>0.389***</w:delText>
              </w:r>
            </w:del>
          </w:p>
        </w:tc>
      </w:tr>
      <w:tr w:rsidR="00317CCB" w:rsidRPr="00D41306" w14:paraId="7474848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41D"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B5C8D" w14:textId="1F91C839"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47" w:author="Brian William Stacy" w:date="2024-03-13T13:29:00Z">
              <w:r w:rsidRPr="000E4456">
                <w:rPr>
                  <w:rFonts w:ascii="Times New Roman" w:eastAsia="Arial" w:hAnsi="Times New Roman" w:cs="Times New Roman"/>
                  <w:color w:val="000000"/>
                  <w:sz w:val="16"/>
                  <w:szCs w:val="16"/>
                </w:rPr>
                <w:t>(0.02)</w:t>
              </w:r>
            </w:ins>
            <w:del w:id="2748" w:author="Brian William Stacy" w:date="2024-03-13T13:29:00Z">
              <w:r w:rsidRPr="00657054" w:rsidDel="004A4A9D">
                <w:rPr>
                  <w:rFonts w:ascii="Arial" w:eastAsia="Arial" w:hAnsi="Arial" w:cs="Arial"/>
                  <w:color w:val="000000"/>
                  <w:sz w:val="16"/>
                  <w:szCs w:val="16"/>
                </w:rPr>
                <w:delText>(0.02)</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A7C44"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E1DE3"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D577E" w14:textId="3AA1D04F"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49" w:author="Brian William Stacy" w:date="2024-03-13T13:29:00Z">
              <w:r w:rsidRPr="000E4456">
                <w:rPr>
                  <w:rFonts w:ascii="Times New Roman" w:eastAsia="Arial" w:hAnsi="Times New Roman" w:cs="Times New Roman"/>
                  <w:color w:val="000000"/>
                  <w:sz w:val="16"/>
                  <w:szCs w:val="16"/>
                </w:rPr>
                <w:t>(0.02)</w:t>
              </w:r>
            </w:ins>
            <w:del w:id="2750" w:author="Brian William Stacy" w:date="2024-03-13T13:29:00Z">
              <w:r w:rsidRPr="00657054" w:rsidDel="004A4A9D">
                <w:rPr>
                  <w:rFonts w:ascii="Arial" w:eastAsia="Arial" w:hAnsi="Arial" w:cs="Arial"/>
                  <w:color w:val="000000"/>
                  <w:sz w:val="16"/>
                  <w:szCs w:val="16"/>
                </w:rPr>
                <w:delText>(0.02)</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2684B"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7F830"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91557" w14:textId="4A93F9CD"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751" w:author="Brian William Stacy" w:date="2024-03-13T13:29:00Z">
              <w:r w:rsidRPr="000E4456">
                <w:rPr>
                  <w:rFonts w:ascii="Times New Roman" w:eastAsia="Arial" w:hAnsi="Times New Roman" w:cs="Times New Roman"/>
                  <w:color w:val="000000"/>
                  <w:sz w:val="16"/>
                  <w:szCs w:val="16"/>
                </w:rPr>
                <w:t>(0.02)</w:t>
              </w:r>
            </w:ins>
            <w:del w:id="2752" w:author="Brian William Stacy" w:date="2024-03-13T13:29:00Z">
              <w:r w:rsidRPr="00657054" w:rsidDel="004A4A9D">
                <w:rPr>
                  <w:rFonts w:ascii="Arial" w:eastAsia="Arial" w:hAnsi="Arial" w:cs="Arial"/>
                  <w:color w:val="000000"/>
                  <w:sz w:val="16"/>
                  <w:szCs w:val="16"/>
                </w:rPr>
                <w:delText>(0.02)</w:delText>
              </w:r>
            </w:del>
          </w:p>
        </w:tc>
      </w:tr>
      <w:tr w:rsidR="008535A7" w:rsidRPr="00F9620B" w14:paraId="2CBF9FB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CBAF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6D1E59"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53" w:author="Brian William Stacy" w:date="2024-03-13T13:29:00Z">
                  <w:rPr>
                    <w:rFonts w:ascii="Times New Roman" w:hAnsi="Times New Roman" w:cs="Times New Roman"/>
                    <w:sz w:val="18"/>
                    <w:szCs w:val="18"/>
                  </w:rPr>
                </w:rPrChange>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3211E7"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54"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755" w:author="Brian William Stacy" w:date="2024-03-13T13:29:00Z">
                  <w:rPr>
                    <w:rFonts w:ascii="Times New Roman" w:hAnsi="Times New Roman" w:cs="Times New Roman"/>
                    <w:sz w:val="18"/>
                    <w:szCs w:val="18"/>
                  </w:rPr>
                </w:rPrChange>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58F08"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56"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757" w:author="Brian William Stacy" w:date="2024-03-13T13:29:00Z">
                  <w:rPr>
                    <w:rFonts w:ascii="Times New Roman" w:hAnsi="Times New Roman" w:cs="Times New Roman"/>
                    <w:sz w:val="18"/>
                    <w:szCs w:val="18"/>
                  </w:rPr>
                </w:rPrChange>
              </w:rPr>
              <w:t>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ACDDA8"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58" w:author="Brian William Stacy" w:date="2024-03-13T13:29:00Z">
                  <w:rPr>
                    <w:rFonts w:ascii="Times New Roman" w:hAnsi="Times New Roman" w:cs="Times New Roman"/>
                    <w:sz w:val="18"/>
                    <w:szCs w:val="18"/>
                  </w:rPr>
                </w:rPrChange>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02EE7"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59"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760" w:author="Brian William Stacy" w:date="2024-03-13T13:29:00Z">
                  <w:rPr>
                    <w:rFonts w:ascii="Times New Roman" w:hAnsi="Times New Roman" w:cs="Times New Roman"/>
                    <w:sz w:val="18"/>
                    <w:szCs w:val="18"/>
                  </w:rPr>
                </w:rPrChange>
              </w:rPr>
              <w:t>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D43415"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61"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762" w:author="Brian William Stacy" w:date="2024-03-13T13:29:00Z">
                  <w:rPr>
                    <w:rFonts w:ascii="Times New Roman" w:hAnsi="Times New Roman" w:cs="Times New Roman"/>
                    <w:sz w:val="18"/>
                    <w:szCs w:val="18"/>
                  </w:rPr>
                </w:rPrChange>
              </w:rPr>
              <w:t>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F0B41"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63" w:author="Brian William Stacy" w:date="2024-03-13T13:29:00Z">
                  <w:rPr>
                    <w:rFonts w:ascii="Times New Roman" w:hAnsi="Times New Roman" w:cs="Times New Roman"/>
                    <w:sz w:val="18"/>
                    <w:szCs w:val="18"/>
                  </w:rPr>
                </w:rPrChange>
              </w:rPr>
            </w:pPr>
          </w:p>
        </w:tc>
      </w:tr>
      <w:tr w:rsidR="008535A7" w:rsidRPr="00F9620B" w14:paraId="50166D8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021C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C9C65"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64" w:author="Brian William Stacy" w:date="2024-03-13T13:29:00Z">
                  <w:rPr>
                    <w:rFonts w:ascii="Times New Roman" w:hAnsi="Times New Roman" w:cs="Times New Roman"/>
                    <w:sz w:val="18"/>
                    <w:szCs w:val="18"/>
                  </w:rPr>
                </w:rPrChange>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08A502"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65"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766" w:author="Brian William Stacy" w:date="2024-03-13T13:29:00Z">
                  <w:rPr>
                    <w:rFonts w:ascii="Times New Roman" w:hAnsi="Times New Roman" w:cs="Times New Roman"/>
                    <w:sz w:val="18"/>
                    <w:szCs w:val="18"/>
                  </w:rPr>
                </w:rPrChange>
              </w:rPr>
              <w:t>0.02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AF2128"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67"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768" w:author="Brian William Stacy" w:date="2024-03-13T13:29:00Z">
                  <w:rPr>
                    <w:rFonts w:ascii="Times New Roman" w:hAnsi="Times New Roman" w:cs="Times New Roman"/>
                    <w:sz w:val="18"/>
                    <w:szCs w:val="18"/>
                  </w:rPr>
                </w:rPrChange>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7D6DE"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69" w:author="Brian William Stacy" w:date="2024-03-13T13:29:00Z">
                  <w:rPr>
                    <w:rFonts w:ascii="Times New Roman" w:hAnsi="Times New Roman" w:cs="Times New Roman"/>
                    <w:sz w:val="18"/>
                    <w:szCs w:val="18"/>
                  </w:rPr>
                </w:rPrChange>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AEC98"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70"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771" w:author="Brian William Stacy" w:date="2024-03-13T13:29:00Z">
                  <w:rPr>
                    <w:rFonts w:ascii="Times New Roman" w:hAnsi="Times New Roman" w:cs="Times New Roman"/>
                    <w:sz w:val="18"/>
                    <w:szCs w:val="18"/>
                  </w:rPr>
                </w:rPrChange>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F37D47"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72"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773" w:author="Brian William Stacy" w:date="2024-03-13T13:29:00Z">
                  <w:rPr>
                    <w:rFonts w:ascii="Times New Roman" w:hAnsi="Times New Roman" w:cs="Times New Roman"/>
                    <w:sz w:val="18"/>
                    <w:szCs w:val="18"/>
                  </w:rPr>
                </w:rPrChange>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9E296"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74" w:author="Brian William Stacy" w:date="2024-03-13T13:29:00Z">
                  <w:rPr>
                    <w:rFonts w:ascii="Times New Roman" w:hAnsi="Times New Roman" w:cs="Times New Roman"/>
                    <w:sz w:val="18"/>
                    <w:szCs w:val="18"/>
                  </w:rPr>
                </w:rPrChange>
              </w:rPr>
            </w:pPr>
          </w:p>
        </w:tc>
      </w:tr>
      <w:tr w:rsidR="00696C93" w:rsidRPr="00D41306" w14:paraId="5719969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3E5FA" w14:textId="77777777" w:rsidR="00696C93" w:rsidRPr="005B0CB6"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A61D2" w14:textId="774043AC" w:rsidR="00696C93" w:rsidRPr="00317CC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75" w:author="Brian William Stacy" w:date="2024-03-13T13:29:00Z">
                  <w:rPr>
                    <w:rFonts w:ascii="Times New Roman" w:hAnsi="Times New Roman" w:cs="Times New Roman"/>
                    <w:sz w:val="18"/>
                    <w:szCs w:val="18"/>
                  </w:rPr>
                </w:rPrChange>
              </w:rPr>
            </w:pPr>
            <w:ins w:id="2776" w:author="Brian William Stacy" w:date="2024-03-13T13:29:00Z">
              <w:r w:rsidRPr="000E4456">
                <w:rPr>
                  <w:rFonts w:ascii="Times New Roman" w:eastAsia="Arial" w:hAnsi="Times New Roman" w:cs="Times New Roman"/>
                  <w:color w:val="000000"/>
                  <w:sz w:val="16"/>
                  <w:szCs w:val="16"/>
                </w:rPr>
                <w:t>0.532</w:t>
              </w:r>
            </w:ins>
            <w:del w:id="2777" w:author="Brian William Stacy" w:date="2024-03-13T13:29:00Z">
              <w:r w:rsidRPr="00317CCB" w:rsidDel="005C4079">
                <w:rPr>
                  <w:rFonts w:ascii="Arial" w:eastAsia="Arial" w:hAnsi="Arial" w:cs="Arial"/>
                  <w:color w:val="000000"/>
                  <w:sz w:val="16"/>
                  <w:szCs w:val="16"/>
                </w:rPr>
                <w:delText>0.529</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75908" w14:textId="46C6BA8E" w:rsidR="00696C93" w:rsidRPr="00317CC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78" w:author="Brian William Stacy" w:date="2024-03-13T13:29:00Z">
                  <w:rPr>
                    <w:rFonts w:ascii="Times New Roman" w:hAnsi="Times New Roman" w:cs="Times New Roman"/>
                    <w:sz w:val="18"/>
                    <w:szCs w:val="18"/>
                  </w:rPr>
                </w:rPrChange>
              </w:rPr>
            </w:pPr>
            <w:ins w:id="2779" w:author="Brian William Stacy" w:date="2024-03-13T13:29:00Z">
              <w:r w:rsidRPr="000E4456">
                <w:rPr>
                  <w:rFonts w:ascii="Times New Roman" w:eastAsia="Arial" w:hAnsi="Times New Roman" w:cs="Times New Roman"/>
                  <w:color w:val="000000"/>
                  <w:sz w:val="16"/>
                  <w:szCs w:val="16"/>
                </w:rPr>
                <w:t>0.991</w:t>
              </w:r>
            </w:ins>
            <w:del w:id="2780" w:author="Brian William Stacy" w:date="2024-03-13T13:29:00Z">
              <w:r w:rsidRPr="00317CCB" w:rsidDel="005C4079">
                <w:rPr>
                  <w:rFonts w:ascii="Arial" w:eastAsia="Arial" w:hAnsi="Arial" w:cs="Arial"/>
                  <w:color w:val="000000"/>
                  <w:sz w:val="16"/>
                  <w:szCs w:val="16"/>
                </w:rPr>
                <w:delText>0.991</w:delText>
              </w:r>
            </w:del>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F5409" w14:textId="1405CDD4" w:rsidR="00696C93" w:rsidRPr="00317CC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81" w:author="Brian William Stacy" w:date="2024-03-13T13:29:00Z">
                  <w:rPr>
                    <w:rFonts w:ascii="Times New Roman" w:hAnsi="Times New Roman" w:cs="Times New Roman"/>
                    <w:sz w:val="18"/>
                    <w:szCs w:val="18"/>
                  </w:rPr>
                </w:rPrChange>
              </w:rPr>
            </w:pPr>
            <w:ins w:id="2782" w:author="Brian William Stacy" w:date="2024-03-13T13:29:00Z">
              <w:r w:rsidRPr="000E4456">
                <w:rPr>
                  <w:rFonts w:ascii="Times New Roman" w:eastAsia="Arial" w:hAnsi="Times New Roman" w:cs="Times New Roman"/>
                  <w:color w:val="000000"/>
                  <w:sz w:val="16"/>
                  <w:szCs w:val="16"/>
                </w:rPr>
                <w:t>0.991</w:t>
              </w:r>
            </w:ins>
            <w:del w:id="2783" w:author="Brian William Stacy" w:date="2024-03-13T13:29:00Z">
              <w:r w:rsidRPr="00317CCB" w:rsidDel="005C4079">
                <w:rPr>
                  <w:rFonts w:ascii="Arial" w:eastAsia="Arial" w:hAnsi="Arial" w:cs="Arial"/>
                  <w:color w:val="000000"/>
                  <w:sz w:val="16"/>
                  <w:szCs w:val="16"/>
                </w:rPr>
                <w:delText>0.991</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7A5B9" w14:textId="09237342" w:rsidR="00696C93" w:rsidRPr="00317CC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84" w:author="Brian William Stacy" w:date="2024-03-13T13:29:00Z">
                  <w:rPr>
                    <w:rFonts w:ascii="Times New Roman" w:hAnsi="Times New Roman" w:cs="Times New Roman"/>
                    <w:sz w:val="18"/>
                    <w:szCs w:val="18"/>
                  </w:rPr>
                </w:rPrChange>
              </w:rPr>
            </w:pPr>
            <w:ins w:id="2785" w:author="Brian William Stacy" w:date="2024-03-13T13:29:00Z">
              <w:r w:rsidRPr="000E4456">
                <w:rPr>
                  <w:rFonts w:ascii="Times New Roman" w:eastAsia="Arial" w:hAnsi="Times New Roman" w:cs="Times New Roman"/>
                  <w:color w:val="000000"/>
                  <w:sz w:val="16"/>
                  <w:szCs w:val="16"/>
                </w:rPr>
                <w:t>0.595</w:t>
              </w:r>
            </w:ins>
            <w:del w:id="2786" w:author="Brian William Stacy" w:date="2024-03-13T13:29:00Z">
              <w:r w:rsidRPr="00317CCB" w:rsidDel="005C4079">
                <w:rPr>
                  <w:rFonts w:ascii="Arial" w:eastAsia="Arial" w:hAnsi="Arial" w:cs="Arial"/>
                  <w:color w:val="000000"/>
                  <w:sz w:val="16"/>
                  <w:szCs w:val="16"/>
                </w:rPr>
                <w:delText>0.585</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D9CD8" w14:textId="72A757BE" w:rsidR="00696C93" w:rsidRPr="00317CC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87" w:author="Brian William Stacy" w:date="2024-03-13T13:29:00Z">
                  <w:rPr>
                    <w:rFonts w:ascii="Times New Roman" w:hAnsi="Times New Roman" w:cs="Times New Roman"/>
                    <w:sz w:val="18"/>
                    <w:szCs w:val="18"/>
                  </w:rPr>
                </w:rPrChange>
              </w:rPr>
            </w:pPr>
            <w:ins w:id="2788" w:author="Brian William Stacy" w:date="2024-03-13T13:29:00Z">
              <w:r w:rsidRPr="000E4456">
                <w:rPr>
                  <w:rFonts w:ascii="Times New Roman" w:eastAsia="Arial" w:hAnsi="Times New Roman" w:cs="Times New Roman"/>
                  <w:color w:val="000000"/>
                  <w:sz w:val="16"/>
                  <w:szCs w:val="16"/>
                </w:rPr>
                <w:t>0.998</w:t>
              </w:r>
            </w:ins>
            <w:del w:id="2789" w:author="Brian William Stacy" w:date="2024-03-13T13:29:00Z">
              <w:r w:rsidRPr="00317CCB" w:rsidDel="005C4079">
                <w:rPr>
                  <w:rFonts w:ascii="Arial" w:eastAsia="Arial" w:hAnsi="Arial" w:cs="Arial"/>
                  <w:color w:val="000000"/>
                  <w:sz w:val="16"/>
                  <w:szCs w:val="16"/>
                </w:rPr>
                <w:delText>0.998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7075F" w14:textId="1687B730" w:rsidR="00696C93" w:rsidRPr="00317CC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90" w:author="Brian William Stacy" w:date="2024-03-13T13:29:00Z">
                  <w:rPr>
                    <w:rFonts w:ascii="Times New Roman" w:hAnsi="Times New Roman" w:cs="Times New Roman"/>
                    <w:sz w:val="18"/>
                    <w:szCs w:val="18"/>
                  </w:rPr>
                </w:rPrChange>
              </w:rPr>
            </w:pPr>
            <w:ins w:id="2791" w:author="Brian William Stacy" w:date="2024-03-13T13:29:00Z">
              <w:r w:rsidRPr="000E4456">
                <w:rPr>
                  <w:rFonts w:ascii="Times New Roman" w:eastAsia="Arial" w:hAnsi="Times New Roman" w:cs="Times New Roman"/>
                  <w:color w:val="000000"/>
                  <w:sz w:val="16"/>
                  <w:szCs w:val="16"/>
                </w:rPr>
                <w:t>0.998</w:t>
              </w:r>
            </w:ins>
            <w:del w:id="2792" w:author="Brian William Stacy" w:date="2024-03-13T13:29:00Z">
              <w:r w:rsidRPr="00317CCB" w:rsidDel="005C4079">
                <w:rPr>
                  <w:rFonts w:ascii="Arial" w:eastAsia="Arial" w:hAnsi="Arial" w:cs="Arial"/>
                  <w:color w:val="000000"/>
                  <w:sz w:val="16"/>
                  <w:szCs w:val="16"/>
                </w:rPr>
                <w:delText>0.998</w:delText>
              </w:r>
            </w:del>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2BFEC" w14:textId="52E82ECA" w:rsidR="00696C93" w:rsidRPr="00317CC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93" w:author="Brian William Stacy" w:date="2024-03-13T13:29:00Z">
                  <w:rPr>
                    <w:rFonts w:ascii="Times New Roman" w:hAnsi="Times New Roman" w:cs="Times New Roman"/>
                    <w:sz w:val="18"/>
                    <w:szCs w:val="18"/>
                  </w:rPr>
                </w:rPrChange>
              </w:rPr>
            </w:pPr>
            <w:ins w:id="2794" w:author="Brian William Stacy" w:date="2024-03-13T13:29:00Z">
              <w:r w:rsidRPr="000E4456">
                <w:rPr>
                  <w:rFonts w:ascii="Times New Roman" w:eastAsia="Arial" w:hAnsi="Times New Roman" w:cs="Times New Roman"/>
                  <w:color w:val="000000"/>
                  <w:sz w:val="16"/>
                  <w:szCs w:val="16"/>
                </w:rPr>
                <w:t>0.531</w:t>
              </w:r>
            </w:ins>
            <w:del w:id="2795" w:author="Brian William Stacy" w:date="2024-03-13T13:29:00Z">
              <w:r w:rsidRPr="00317CCB" w:rsidDel="005C4079">
                <w:rPr>
                  <w:rFonts w:ascii="Arial" w:eastAsia="Arial" w:hAnsi="Arial" w:cs="Arial"/>
                  <w:color w:val="000000"/>
                  <w:sz w:val="16"/>
                  <w:szCs w:val="16"/>
                </w:rPr>
                <w:delText>0.531</w:delText>
              </w:r>
            </w:del>
          </w:p>
        </w:tc>
      </w:tr>
      <w:tr w:rsidR="008535A7" w:rsidRPr="00D41306" w14:paraId="12DC042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371E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68515"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96"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797" w:author="Brian William Stacy" w:date="2024-03-13T13:29:00Z">
                  <w:rPr>
                    <w:rFonts w:ascii="Times New Roman" w:hAnsi="Times New Roman" w:cs="Times New Roman"/>
                    <w:sz w:val="18"/>
                    <w:szCs w:val="18"/>
                  </w:rPr>
                </w:rPrChange>
              </w:rPr>
              <w:t>No</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C7DBA"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798" w:author="Brian William Stacy" w:date="2024-03-13T13:29:00Z">
                  <w:rPr>
                    <w:rFonts w:ascii="Times New Roman" w:hAnsi="Times New Roman" w:cs="Times New Roman"/>
                    <w:sz w:val="18"/>
                    <w:szCs w:val="18"/>
                  </w:rPr>
                </w:rPrChange>
              </w:rPr>
            </w:pPr>
            <w:r w:rsidRPr="00317CCB">
              <w:rPr>
                <w:rFonts w:ascii="Times New Roman" w:eastAsia="Arial" w:hAnsi="Times New Roman" w:cs="Times New Roman"/>
                <w:color w:val="000000"/>
                <w:sz w:val="16"/>
                <w:szCs w:val="16"/>
                <w:rPrChange w:id="2799" w:author="Brian William Stacy" w:date="2024-03-13T13:29:00Z">
                  <w:rPr>
                    <w:rFonts w:ascii="Times New Roman" w:eastAsia="Arial" w:hAnsi="Times New Roman" w:cs="Times New Roman"/>
                    <w:color w:val="000000"/>
                    <w:sz w:val="18"/>
                    <w:szCs w:val="18"/>
                  </w:rPr>
                </w:rPrChange>
              </w:rPr>
              <w:t>Yes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00F3B"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00" w:author="Brian William Stacy" w:date="2024-03-13T13:29:00Z">
                  <w:rPr>
                    <w:rFonts w:ascii="Times New Roman" w:hAnsi="Times New Roman" w:cs="Times New Roman"/>
                    <w:sz w:val="18"/>
                    <w:szCs w:val="18"/>
                  </w:rPr>
                </w:rPrChange>
              </w:rPr>
            </w:pPr>
            <w:r w:rsidRPr="00317CCB">
              <w:rPr>
                <w:rFonts w:ascii="Times New Roman" w:eastAsia="Arial" w:hAnsi="Times New Roman" w:cs="Times New Roman"/>
                <w:color w:val="000000"/>
                <w:sz w:val="16"/>
                <w:szCs w:val="16"/>
                <w:rPrChange w:id="2801" w:author="Brian William Stacy" w:date="2024-03-13T13:29:00Z">
                  <w:rPr>
                    <w:rFonts w:ascii="Times New Roman" w:eastAsia="Arial" w:hAnsi="Times New Roman" w:cs="Times New Roman"/>
                    <w:color w:val="000000"/>
                    <w:sz w:val="18"/>
                    <w:szCs w:val="18"/>
                  </w:rPr>
                </w:rPrChange>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508ED"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02"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803" w:author="Brian William Stacy" w:date="2024-03-13T13:29:00Z">
                  <w:rPr>
                    <w:rFonts w:ascii="Times New Roman" w:hAnsi="Times New Roman" w:cs="Times New Roman"/>
                    <w:sz w:val="18"/>
                    <w:szCs w:val="18"/>
                  </w:rPr>
                </w:rPrChange>
              </w:rPr>
              <w:t>No</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4324E"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04" w:author="Brian William Stacy" w:date="2024-03-13T13:29:00Z">
                  <w:rPr>
                    <w:rFonts w:ascii="Times New Roman" w:hAnsi="Times New Roman" w:cs="Times New Roman"/>
                    <w:sz w:val="18"/>
                    <w:szCs w:val="18"/>
                  </w:rPr>
                </w:rPrChange>
              </w:rPr>
            </w:pPr>
            <w:r w:rsidRPr="00317CCB">
              <w:rPr>
                <w:rFonts w:ascii="Times New Roman" w:eastAsia="Arial" w:hAnsi="Times New Roman" w:cs="Times New Roman"/>
                <w:color w:val="000000"/>
                <w:sz w:val="16"/>
                <w:szCs w:val="16"/>
                <w:rPrChange w:id="2805" w:author="Brian William Stacy" w:date="2024-03-13T13:29:00Z">
                  <w:rPr>
                    <w:rFonts w:ascii="Times New Roman" w:eastAsia="Arial" w:hAnsi="Times New Roman" w:cs="Times New Roman"/>
                    <w:color w:val="000000"/>
                    <w:sz w:val="18"/>
                    <w:szCs w:val="18"/>
                  </w:rPr>
                </w:rPrChange>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BBBE"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06" w:author="Brian William Stacy" w:date="2024-03-13T13:29:00Z">
                  <w:rPr>
                    <w:rFonts w:ascii="Times New Roman" w:hAnsi="Times New Roman" w:cs="Times New Roman"/>
                    <w:sz w:val="18"/>
                    <w:szCs w:val="18"/>
                  </w:rPr>
                </w:rPrChange>
              </w:rPr>
            </w:pPr>
            <w:r w:rsidRPr="00317CCB">
              <w:rPr>
                <w:rFonts w:ascii="Times New Roman" w:eastAsia="Arial" w:hAnsi="Times New Roman" w:cs="Times New Roman"/>
                <w:color w:val="000000"/>
                <w:sz w:val="16"/>
                <w:szCs w:val="16"/>
                <w:rPrChange w:id="2807" w:author="Brian William Stacy" w:date="2024-03-13T13:29:00Z">
                  <w:rPr>
                    <w:rFonts w:ascii="Times New Roman" w:eastAsia="Arial" w:hAnsi="Times New Roman" w:cs="Times New Roman"/>
                    <w:color w:val="000000"/>
                    <w:sz w:val="18"/>
                    <w:szCs w:val="18"/>
                  </w:rPr>
                </w:rPrChange>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46F5" w14:textId="77777777"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08" w:author="Brian William Stacy" w:date="2024-03-13T13:29:00Z">
                  <w:rPr>
                    <w:rFonts w:ascii="Times New Roman" w:hAnsi="Times New Roman" w:cs="Times New Roman"/>
                    <w:sz w:val="18"/>
                    <w:szCs w:val="18"/>
                  </w:rPr>
                </w:rPrChange>
              </w:rPr>
            </w:pPr>
            <w:r w:rsidRPr="00317CCB">
              <w:rPr>
                <w:rFonts w:ascii="Times New Roman" w:hAnsi="Times New Roman" w:cs="Times New Roman"/>
                <w:sz w:val="16"/>
                <w:szCs w:val="16"/>
                <w:rPrChange w:id="2809" w:author="Brian William Stacy" w:date="2024-03-13T13:29:00Z">
                  <w:rPr>
                    <w:rFonts w:ascii="Times New Roman" w:hAnsi="Times New Roman" w:cs="Times New Roman"/>
                    <w:sz w:val="18"/>
                    <w:szCs w:val="18"/>
                  </w:rPr>
                </w:rPrChange>
              </w:rPr>
              <w:t>No</w:t>
            </w:r>
          </w:p>
        </w:tc>
      </w:tr>
      <w:tr w:rsidR="008535A7" w:rsidRPr="00D41306" w14:paraId="1ABC209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88CF6"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47AB5" w14:textId="1B35BDAF"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810" w:author="Brian William Stacy" w:date="2024-03-13T13:29:00Z">
                  <w:rPr>
                    <w:rFonts w:ascii="Times New Roman" w:eastAsia="Arial" w:hAnsi="Times New Roman" w:cs="Times New Roman"/>
                    <w:color w:val="000000"/>
                    <w:sz w:val="18"/>
                    <w:szCs w:val="18"/>
                  </w:rPr>
                </w:rPrChange>
              </w:rPr>
            </w:pPr>
            <w:r w:rsidRPr="00317CCB">
              <w:rPr>
                <w:rFonts w:ascii="Times New Roman" w:eastAsia="Arial" w:hAnsi="Times New Roman" w:cs="Times New Roman"/>
                <w:color w:val="000000"/>
                <w:sz w:val="16"/>
                <w:szCs w:val="16"/>
                <w:rPrChange w:id="2811" w:author="Brian William Stacy" w:date="2024-03-13T13:29:00Z">
                  <w:rPr>
                    <w:rFonts w:ascii="Times New Roman" w:eastAsia="Arial" w:hAnsi="Times New Roman" w:cs="Times New Roman"/>
                    <w:color w:val="000000"/>
                    <w:sz w:val="18"/>
                    <w:szCs w:val="18"/>
                  </w:rPr>
                </w:rPrChange>
              </w:rPr>
              <w:t>1</w:t>
            </w:r>
            <w:r w:rsidR="007428DA" w:rsidRPr="00317CCB">
              <w:rPr>
                <w:rFonts w:ascii="Times New Roman" w:eastAsia="Arial" w:hAnsi="Times New Roman" w:cs="Times New Roman"/>
                <w:color w:val="000000"/>
                <w:sz w:val="16"/>
                <w:szCs w:val="16"/>
                <w:rPrChange w:id="2812" w:author="Brian William Stacy" w:date="2024-03-13T13:29:00Z">
                  <w:rPr>
                    <w:rFonts w:ascii="Times New Roman" w:eastAsia="Arial" w:hAnsi="Times New Roman" w:cs="Times New Roman"/>
                    <w:color w:val="000000"/>
                    <w:sz w:val="18"/>
                    <w:szCs w:val="18"/>
                  </w:rPr>
                </w:rPrChange>
              </w:rPr>
              <w:t>49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43438" w14:textId="77BAB358" w:rsidR="008535A7" w:rsidRPr="00317CC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813" w:author="Brian William Stacy" w:date="2024-03-13T13:29:00Z">
                  <w:rPr>
                    <w:rFonts w:ascii="Times New Roman" w:eastAsia="Arial" w:hAnsi="Times New Roman" w:cs="Times New Roman"/>
                    <w:color w:val="000000"/>
                    <w:sz w:val="18"/>
                    <w:szCs w:val="18"/>
                  </w:rPr>
                </w:rPrChange>
              </w:rPr>
            </w:pPr>
            <w:r w:rsidRPr="00317CCB">
              <w:rPr>
                <w:rFonts w:ascii="Times New Roman" w:eastAsia="Arial" w:hAnsi="Times New Roman" w:cs="Times New Roman"/>
                <w:color w:val="000000"/>
                <w:sz w:val="16"/>
                <w:szCs w:val="16"/>
                <w:rPrChange w:id="2814" w:author="Brian William Stacy" w:date="2024-03-13T13:29:00Z">
                  <w:rPr>
                    <w:rFonts w:ascii="Times New Roman" w:eastAsia="Arial" w:hAnsi="Times New Roman" w:cs="Times New Roman"/>
                    <w:color w:val="000000"/>
                    <w:sz w:val="18"/>
                    <w:szCs w:val="18"/>
                  </w:rPr>
                </w:rPrChange>
              </w:rPr>
              <w:t>149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4003D" w14:textId="507F2FD4" w:rsidR="008535A7" w:rsidRPr="00317CC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815" w:author="Brian William Stacy" w:date="2024-03-13T13:29:00Z">
                  <w:rPr>
                    <w:rFonts w:ascii="Times New Roman" w:eastAsia="Arial" w:hAnsi="Times New Roman" w:cs="Times New Roman"/>
                    <w:color w:val="000000"/>
                    <w:sz w:val="18"/>
                    <w:szCs w:val="18"/>
                  </w:rPr>
                </w:rPrChange>
              </w:rPr>
            </w:pPr>
            <w:r w:rsidRPr="00317CCB">
              <w:rPr>
                <w:rFonts w:ascii="Times New Roman" w:eastAsia="Arial" w:hAnsi="Times New Roman" w:cs="Times New Roman"/>
                <w:color w:val="000000"/>
                <w:sz w:val="16"/>
                <w:szCs w:val="16"/>
                <w:rPrChange w:id="2816" w:author="Brian William Stacy" w:date="2024-03-13T13:29:00Z">
                  <w:rPr>
                    <w:rFonts w:ascii="Times New Roman" w:eastAsia="Arial" w:hAnsi="Times New Roman" w:cs="Times New Roman"/>
                    <w:color w:val="000000"/>
                    <w:sz w:val="18"/>
                    <w:szCs w:val="18"/>
                  </w:rPr>
                </w:rPrChange>
              </w:rPr>
              <w:t>149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A1FB9" w14:textId="4454B102" w:rsidR="008535A7" w:rsidRPr="00317CC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817" w:author="Brian William Stacy" w:date="2024-03-13T13:29:00Z">
                  <w:rPr>
                    <w:rFonts w:ascii="Times New Roman" w:eastAsia="Arial" w:hAnsi="Times New Roman" w:cs="Times New Roman"/>
                    <w:color w:val="000000"/>
                    <w:sz w:val="18"/>
                    <w:szCs w:val="18"/>
                  </w:rPr>
                </w:rPrChange>
              </w:rPr>
            </w:pPr>
            <w:r w:rsidRPr="00317CCB">
              <w:rPr>
                <w:rFonts w:ascii="Times New Roman" w:eastAsia="Arial" w:hAnsi="Times New Roman" w:cs="Times New Roman"/>
                <w:color w:val="000000"/>
                <w:sz w:val="16"/>
                <w:szCs w:val="16"/>
                <w:rPrChange w:id="2818" w:author="Brian William Stacy" w:date="2024-03-13T13:29:00Z">
                  <w:rPr>
                    <w:rFonts w:ascii="Times New Roman" w:eastAsia="Arial" w:hAnsi="Times New Roman" w:cs="Times New Roman"/>
                    <w:color w:val="000000"/>
                    <w:sz w:val="18"/>
                    <w:szCs w:val="18"/>
                  </w:rPr>
                </w:rPrChange>
              </w:rPr>
              <w:t>100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F9D79" w14:textId="1C9CEBAA" w:rsidR="008535A7" w:rsidRPr="00317CC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819" w:author="Brian William Stacy" w:date="2024-03-13T13:29:00Z">
                  <w:rPr>
                    <w:rFonts w:ascii="Times New Roman" w:eastAsia="Arial" w:hAnsi="Times New Roman" w:cs="Times New Roman"/>
                    <w:color w:val="000000"/>
                    <w:sz w:val="18"/>
                    <w:szCs w:val="18"/>
                  </w:rPr>
                </w:rPrChange>
              </w:rPr>
            </w:pPr>
            <w:r w:rsidRPr="00317CCB">
              <w:rPr>
                <w:rFonts w:ascii="Times New Roman" w:eastAsia="Arial" w:hAnsi="Times New Roman" w:cs="Times New Roman"/>
                <w:color w:val="000000"/>
                <w:sz w:val="16"/>
                <w:szCs w:val="16"/>
                <w:rPrChange w:id="2820" w:author="Brian William Stacy" w:date="2024-03-13T13:29:00Z">
                  <w:rPr>
                    <w:rFonts w:ascii="Times New Roman" w:eastAsia="Arial" w:hAnsi="Times New Roman" w:cs="Times New Roman"/>
                    <w:color w:val="000000"/>
                    <w:sz w:val="18"/>
                    <w:szCs w:val="18"/>
                  </w:rPr>
                </w:rPrChange>
              </w:rPr>
              <w:t>100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91DAC" w14:textId="4963ECF3" w:rsidR="008535A7" w:rsidRPr="00317CC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821" w:author="Brian William Stacy" w:date="2024-03-13T13:29:00Z">
                  <w:rPr>
                    <w:rFonts w:ascii="Times New Roman" w:eastAsia="Arial" w:hAnsi="Times New Roman" w:cs="Times New Roman"/>
                    <w:color w:val="000000"/>
                    <w:sz w:val="18"/>
                    <w:szCs w:val="18"/>
                  </w:rPr>
                </w:rPrChange>
              </w:rPr>
            </w:pPr>
            <w:r w:rsidRPr="00317CCB">
              <w:rPr>
                <w:rFonts w:ascii="Times New Roman" w:eastAsia="Arial" w:hAnsi="Times New Roman" w:cs="Times New Roman"/>
                <w:color w:val="000000"/>
                <w:sz w:val="16"/>
                <w:szCs w:val="16"/>
                <w:rPrChange w:id="2822" w:author="Brian William Stacy" w:date="2024-03-13T13:29:00Z">
                  <w:rPr>
                    <w:rFonts w:ascii="Times New Roman" w:eastAsia="Arial" w:hAnsi="Times New Roman" w:cs="Times New Roman"/>
                    <w:color w:val="000000"/>
                    <w:sz w:val="18"/>
                    <w:szCs w:val="18"/>
                  </w:rPr>
                </w:rPrChange>
              </w:rPr>
              <w:t>100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42CEB" w14:textId="1985FE2C" w:rsidR="008535A7" w:rsidRPr="00317CC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2823" w:author="Brian William Stacy" w:date="2024-03-13T13:29:00Z">
                  <w:rPr>
                    <w:rFonts w:ascii="Times New Roman" w:eastAsia="Arial" w:hAnsi="Times New Roman" w:cs="Times New Roman"/>
                    <w:color w:val="000000"/>
                    <w:sz w:val="18"/>
                    <w:szCs w:val="18"/>
                  </w:rPr>
                </w:rPrChange>
              </w:rPr>
            </w:pPr>
            <w:r w:rsidRPr="00317CCB">
              <w:rPr>
                <w:rFonts w:ascii="Times New Roman" w:eastAsia="Arial" w:hAnsi="Times New Roman" w:cs="Times New Roman"/>
                <w:color w:val="000000"/>
                <w:sz w:val="16"/>
                <w:szCs w:val="16"/>
                <w:rPrChange w:id="2824" w:author="Brian William Stacy" w:date="2024-03-13T13:29:00Z">
                  <w:rPr>
                    <w:rFonts w:ascii="Times New Roman" w:eastAsia="Arial" w:hAnsi="Times New Roman" w:cs="Times New Roman"/>
                    <w:color w:val="000000"/>
                    <w:sz w:val="18"/>
                    <w:szCs w:val="18"/>
                  </w:rPr>
                </w:rPrChange>
              </w:rPr>
              <w:t>9</w:t>
            </w:r>
            <w:r w:rsidR="00F9241D" w:rsidRPr="00317CCB">
              <w:rPr>
                <w:rFonts w:ascii="Times New Roman" w:eastAsia="Arial" w:hAnsi="Times New Roman" w:cs="Times New Roman"/>
                <w:color w:val="000000"/>
                <w:sz w:val="16"/>
                <w:szCs w:val="16"/>
                <w:rPrChange w:id="2825" w:author="Brian William Stacy" w:date="2024-03-13T13:29:00Z">
                  <w:rPr>
                    <w:rFonts w:ascii="Times New Roman" w:eastAsia="Arial" w:hAnsi="Times New Roman" w:cs="Times New Roman"/>
                    <w:color w:val="000000"/>
                    <w:sz w:val="18"/>
                    <w:szCs w:val="18"/>
                  </w:rPr>
                </w:rPrChange>
              </w:rPr>
              <w:t>2</w:t>
            </w:r>
          </w:p>
        </w:tc>
      </w:tr>
      <w:tr w:rsidR="00397671" w:rsidRPr="00D41306" w14:paraId="2AFD970C"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3C20CB" w14:textId="77777777" w:rsidR="00397671" w:rsidRPr="005B0CB6"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2EBF5" w14:textId="25062DBA" w:rsidR="00397671" w:rsidRPr="00317CC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26" w:author="Brian William Stacy" w:date="2024-03-13T13:29:00Z">
                  <w:rPr>
                    <w:rFonts w:ascii="Times New Roman" w:hAnsi="Times New Roman" w:cs="Times New Roman"/>
                    <w:sz w:val="18"/>
                    <w:szCs w:val="18"/>
                  </w:rPr>
                </w:rPrChange>
              </w:rPr>
            </w:pPr>
            <w:ins w:id="2827" w:author="Brian William Stacy" w:date="2024-03-13T13:29:00Z">
              <w:r w:rsidRPr="000E4456">
                <w:rPr>
                  <w:rFonts w:ascii="Times New Roman" w:eastAsia="Arial" w:hAnsi="Times New Roman" w:cs="Times New Roman"/>
                  <w:color w:val="000000"/>
                  <w:sz w:val="16"/>
                  <w:szCs w:val="16"/>
                </w:rPr>
                <w:t>1020</w:t>
              </w:r>
            </w:ins>
            <w:del w:id="2828" w:author="Brian William Stacy" w:date="2024-03-13T13:29:00Z">
              <w:r w:rsidRPr="00317CCB" w:rsidDel="00844770">
                <w:rPr>
                  <w:rFonts w:ascii="Arial" w:eastAsia="Arial" w:hAnsi="Arial" w:cs="Arial"/>
                  <w:color w:val="000000"/>
                  <w:sz w:val="16"/>
                  <w:szCs w:val="16"/>
                </w:rPr>
                <w:delText>1035</w:delText>
              </w:r>
            </w:del>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E2D22D" w14:textId="32E6F793" w:rsidR="00397671" w:rsidRPr="00317CC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29" w:author="Brian William Stacy" w:date="2024-03-13T13:29:00Z">
                  <w:rPr>
                    <w:rFonts w:ascii="Times New Roman" w:hAnsi="Times New Roman" w:cs="Times New Roman"/>
                    <w:sz w:val="18"/>
                    <w:szCs w:val="18"/>
                  </w:rPr>
                </w:rPrChange>
              </w:rPr>
            </w:pPr>
            <w:ins w:id="2830" w:author="Brian William Stacy" w:date="2024-03-13T13:29:00Z">
              <w:r w:rsidRPr="000E4456">
                <w:rPr>
                  <w:rFonts w:ascii="Times New Roman" w:eastAsia="Arial" w:hAnsi="Times New Roman" w:cs="Times New Roman"/>
                  <w:color w:val="000000"/>
                  <w:sz w:val="16"/>
                  <w:szCs w:val="16"/>
                </w:rPr>
                <w:t>1020</w:t>
              </w:r>
            </w:ins>
            <w:del w:id="2831" w:author="Brian William Stacy" w:date="2024-03-13T13:29:00Z">
              <w:r w:rsidRPr="00317CCB" w:rsidDel="00844770">
                <w:rPr>
                  <w:rFonts w:ascii="Arial" w:eastAsia="Arial" w:hAnsi="Arial" w:cs="Arial"/>
                  <w:color w:val="000000"/>
                  <w:sz w:val="16"/>
                  <w:szCs w:val="16"/>
                </w:rPr>
                <w:delText>1035</w:delText>
              </w:r>
            </w:del>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5B65B" w14:textId="68900B8E" w:rsidR="00397671" w:rsidRPr="00317CC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32" w:author="Brian William Stacy" w:date="2024-03-13T13:29:00Z">
                  <w:rPr>
                    <w:rFonts w:ascii="Times New Roman" w:hAnsi="Times New Roman" w:cs="Times New Roman"/>
                    <w:sz w:val="18"/>
                    <w:szCs w:val="18"/>
                  </w:rPr>
                </w:rPrChange>
              </w:rPr>
            </w:pPr>
            <w:ins w:id="2833" w:author="Brian William Stacy" w:date="2024-03-13T13:29:00Z">
              <w:r w:rsidRPr="000E4456">
                <w:rPr>
                  <w:rFonts w:ascii="Times New Roman" w:eastAsia="Arial" w:hAnsi="Times New Roman" w:cs="Times New Roman"/>
                  <w:color w:val="000000"/>
                  <w:sz w:val="16"/>
                  <w:szCs w:val="16"/>
                </w:rPr>
                <w:t>1020</w:t>
              </w:r>
            </w:ins>
            <w:del w:id="2834" w:author="Brian William Stacy" w:date="2024-03-13T13:29:00Z">
              <w:r w:rsidRPr="00317CCB" w:rsidDel="00844770">
                <w:rPr>
                  <w:rFonts w:ascii="Arial" w:eastAsia="Arial" w:hAnsi="Arial" w:cs="Arial"/>
                  <w:color w:val="000000"/>
                  <w:sz w:val="16"/>
                  <w:szCs w:val="16"/>
                </w:rPr>
                <w:delText>1035</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5188C4" w14:textId="321E938A" w:rsidR="00397671" w:rsidRPr="00317CC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35" w:author="Brian William Stacy" w:date="2024-03-13T13:29:00Z">
                  <w:rPr>
                    <w:rFonts w:ascii="Times New Roman" w:hAnsi="Times New Roman" w:cs="Times New Roman"/>
                    <w:sz w:val="18"/>
                    <w:szCs w:val="18"/>
                  </w:rPr>
                </w:rPrChange>
              </w:rPr>
            </w:pPr>
            <w:ins w:id="2836" w:author="Brian William Stacy" w:date="2024-03-13T13:29:00Z">
              <w:r w:rsidRPr="000E4456">
                <w:rPr>
                  <w:rFonts w:ascii="Times New Roman" w:eastAsia="Arial" w:hAnsi="Times New Roman" w:cs="Times New Roman"/>
                  <w:color w:val="000000"/>
                  <w:sz w:val="16"/>
                  <w:szCs w:val="16"/>
                </w:rPr>
                <w:t>361</w:t>
              </w:r>
            </w:ins>
            <w:del w:id="2837" w:author="Brian William Stacy" w:date="2024-03-13T13:29:00Z">
              <w:r w:rsidRPr="00317CCB" w:rsidDel="00844770">
                <w:rPr>
                  <w:rFonts w:ascii="Arial" w:eastAsia="Arial" w:hAnsi="Arial" w:cs="Arial"/>
                  <w:color w:val="000000"/>
                  <w:sz w:val="16"/>
                  <w:szCs w:val="16"/>
                </w:rPr>
                <w:delText>373</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89A85" w14:textId="0A151695" w:rsidR="00397671" w:rsidRPr="00317CC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38" w:author="Brian William Stacy" w:date="2024-03-13T13:29:00Z">
                  <w:rPr>
                    <w:rFonts w:ascii="Times New Roman" w:hAnsi="Times New Roman" w:cs="Times New Roman"/>
                    <w:sz w:val="18"/>
                    <w:szCs w:val="18"/>
                  </w:rPr>
                </w:rPrChange>
              </w:rPr>
            </w:pPr>
            <w:ins w:id="2839" w:author="Brian William Stacy" w:date="2024-03-13T13:29:00Z">
              <w:r w:rsidRPr="000E4456">
                <w:rPr>
                  <w:rFonts w:ascii="Times New Roman" w:eastAsia="Arial" w:hAnsi="Times New Roman" w:cs="Times New Roman"/>
                  <w:color w:val="000000"/>
                  <w:sz w:val="16"/>
                  <w:szCs w:val="16"/>
                </w:rPr>
                <w:t>361</w:t>
              </w:r>
            </w:ins>
            <w:del w:id="2840" w:author="Brian William Stacy" w:date="2024-03-13T13:29:00Z">
              <w:r w:rsidRPr="00317CCB" w:rsidDel="00844770">
                <w:rPr>
                  <w:rFonts w:ascii="Arial" w:eastAsia="Arial" w:hAnsi="Arial" w:cs="Arial"/>
                  <w:color w:val="000000"/>
                  <w:sz w:val="16"/>
                  <w:szCs w:val="16"/>
                </w:rPr>
                <w:delText>373</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4CDFEB" w14:textId="0DF930E6" w:rsidR="00397671" w:rsidRPr="00317CC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41" w:author="Brian William Stacy" w:date="2024-03-13T13:29:00Z">
                  <w:rPr>
                    <w:rFonts w:ascii="Times New Roman" w:hAnsi="Times New Roman" w:cs="Times New Roman"/>
                    <w:sz w:val="18"/>
                    <w:szCs w:val="18"/>
                  </w:rPr>
                </w:rPrChange>
              </w:rPr>
            </w:pPr>
            <w:ins w:id="2842" w:author="Brian William Stacy" w:date="2024-03-13T13:29:00Z">
              <w:r w:rsidRPr="000E4456">
                <w:rPr>
                  <w:rFonts w:ascii="Times New Roman" w:eastAsia="Arial" w:hAnsi="Times New Roman" w:cs="Times New Roman"/>
                  <w:color w:val="000000"/>
                  <w:sz w:val="16"/>
                  <w:szCs w:val="16"/>
                </w:rPr>
                <w:t>361</w:t>
              </w:r>
            </w:ins>
            <w:del w:id="2843" w:author="Brian William Stacy" w:date="2024-03-13T13:29:00Z">
              <w:r w:rsidRPr="00317CCB" w:rsidDel="00844770">
                <w:rPr>
                  <w:rFonts w:ascii="Arial" w:eastAsia="Arial" w:hAnsi="Arial" w:cs="Arial"/>
                  <w:color w:val="000000"/>
                  <w:sz w:val="16"/>
                  <w:szCs w:val="16"/>
                </w:rPr>
                <w:delText>373</w:delText>
              </w:r>
            </w:del>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72119" w14:textId="3FB73067" w:rsidR="00397671" w:rsidRPr="00317CC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2844" w:author="Brian William Stacy" w:date="2024-03-13T13:29:00Z">
                  <w:rPr>
                    <w:rFonts w:ascii="Times New Roman" w:hAnsi="Times New Roman" w:cs="Times New Roman"/>
                    <w:sz w:val="18"/>
                    <w:szCs w:val="18"/>
                  </w:rPr>
                </w:rPrChange>
              </w:rPr>
            </w:pPr>
            <w:ins w:id="2845" w:author="Brian William Stacy" w:date="2024-03-13T13:29:00Z">
              <w:r w:rsidRPr="000E4456">
                <w:rPr>
                  <w:rFonts w:ascii="Times New Roman" w:eastAsia="Arial" w:hAnsi="Times New Roman" w:cs="Times New Roman"/>
                  <w:color w:val="000000"/>
                  <w:sz w:val="16"/>
                  <w:szCs w:val="16"/>
                </w:rPr>
                <w:t>92</w:t>
              </w:r>
            </w:ins>
            <w:del w:id="2846" w:author="Brian William Stacy" w:date="2024-03-13T13:29:00Z">
              <w:r w:rsidRPr="00317CCB" w:rsidDel="00844770">
                <w:rPr>
                  <w:rFonts w:ascii="Arial" w:eastAsia="Arial" w:hAnsi="Arial" w:cs="Arial"/>
                  <w:color w:val="000000"/>
                  <w:sz w:val="16"/>
                  <w:szCs w:val="16"/>
                </w:rPr>
                <w:delText>92</w:delText>
              </w:r>
            </w:del>
          </w:p>
        </w:tc>
      </w:tr>
      <w:tr w:rsidR="008535A7" w:rsidRPr="00F9620B" w14:paraId="3BD2B388"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D986E77"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1D3E3C41" w14:textId="77777777" w:rsidR="008535A7" w:rsidRDefault="008535A7" w:rsidP="008535A7">
      <w:pPr>
        <w:pStyle w:val="Heading2"/>
        <w:rPr>
          <w:sz w:val="18"/>
          <w:szCs w:val="18"/>
        </w:rPr>
      </w:pPr>
      <w:bookmarkStart w:id="2847" w:name="Xd458fe80697a74da0e4f08683b5d277cb36c983"/>
      <w:bookmarkEnd w:id="2600"/>
      <w:r>
        <w:rPr>
          <w:sz w:val="18"/>
          <w:szCs w:val="18"/>
        </w:rPr>
        <w:br w:type="page"/>
      </w:r>
    </w:p>
    <w:p w14:paraId="779A46E7" w14:textId="4205EDE7" w:rsidR="008535A7" w:rsidRPr="00270551" w:rsidRDefault="00EF59A2" w:rsidP="008535A7">
      <w:pPr>
        <w:pStyle w:val="Heading2"/>
      </w:pPr>
      <w:r w:rsidRPr="00982FEC">
        <w:t>Table S</w:t>
      </w:r>
      <w:r w:rsidR="008535A7" w:rsidRPr="00982FEC">
        <w:t>2</w:t>
      </w:r>
      <w:r w:rsidR="0093392A" w:rsidRPr="00982FEC">
        <w:t>1</w:t>
      </w:r>
      <w:r w:rsidR="008535A7" w:rsidRPr="00982FEC">
        <w:t>. Relationship between the World Press Freedom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98"/>
        <w:gridCol w:w="1098"/>
        <w:gridCol w:w="1172"/>
        <w:gridCol w:w="911"/>
        <w:gridCol w:w="911"/>
        <w:gridCol w:w="1172"/>
      </w:tblGrid>
      <w:tr w:rsidR="008535A7" w:rsidRPr="00D41306" w14:paraId="5BDB3077"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9EFC1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39AEB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F4F8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CBEE9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1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8C5E23"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42B5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00C05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1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09C5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7670C3" w:rsidRPr="00D41306" w14:paraId="4525C546"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F242B"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B3E6B" w14:textId="1C828819"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48" w:author="Brian William Stacy" w:date="2024-03-13T13:32:00Z">
              <w:r w:rsidRPr="000E4456">
                <w:rPr>
                  <w:rFonts w:ascii="Times New Roman" w:eastAsia="Arial" w:hAnsi="Times New Roman" w:cs="Times New Roman"/>
                  <w:color w:val="000000"/>
                  <w:sz w:val="16"/>
                  <w:szCs w:val="16"/>
                </w:rPr>
                <w:t>0.308***</w:t>
              </w:r>
            </w:ins>
            <w:del w:id="2849" w:author="Brian William Stacy" w:date="2024-03-13T13:30:00Z">
              <w:r w:rsidRPr="00657054" w:rsidDel="00D22CF7">
                <w:rPr>
                  <w:rFonts w:ascii="Arial" w:eastAsia="Arial" w:hAnsi="Arial" w:cs="Arial"/>
                  <w:color w:val="000000"/>
                  <w:sz w:val="16"/>
                  <w:szCs w:val="16"/>
                </w:rPr>
                <w:delText>0.315***</w:delText>
              </w:r>
            </w:del>
          </w:p>
        </w:tc>
        <w:tc>
          <w:tcPr>
            <w:tcW w:w="10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65C93" w14:textId="1B2E6324"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50" w:author="Brian William Stacy" w:date="2024-03-13T13:32:00Z">
              <w:r w:rsidRPr="000E4456">
                <w:rPr>
                  <w:rFonts w:ascii="Times New Roman" w:eastAsia="Arial" w:hAnsi="Times New Roman" w:cs="Times New Roman"/>
                  <w:color w:val="000000"/>
                  <w:sz w:val="16"/>
                  <w:szCs w:val="16"/>
                </w:rPr>
                <w:t>-0.030</w:t>
              </w:r>
            </w:ins>
            <w:del w:id="2851" w:author="Brian William Stacy" w:date="2024-03-13T13:32:00Z">
              <w:r w:rsidRPr="00657054" w:rsidDel="00FC2EF3">
                <w:rPr>
                  <w:rFonts w:ascii="Arial" w:eastAsia="Arial" w:hAnsi="Arial" w:cs="Arial"/>
                  <w:color w:val="000000"/>
                  <w:sz w:val="16"/>
                  <w:szCs w:val="16"/>
                </w:rPr>
                <w:delText>-0.029</w:delText>
              </w:r>
            </w:del>
          </w:p>
        </w:tc>
        <w:tc>
          <w:tcPr>
            <w:tcW w:w="10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A4BBF" w14:textId="13884F1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52" w:author="Brian William Stacy" w:date="2024-03-13T13:32:00Z">
              <w:r w:rsidRPr="000E4456">
                <w:rPr>
                  <w:rFonts w:ascii="Times New Roman" w:eastAsia="Arial" w:hAnsi="Times New Roman" w:cs="Times New Roman"/>
                  <w:color w:val="000000"/>
                  <w:sz w:val="16"/>
                  <w:szCs w:val="16"/>
                </w:rPr>
                <w:t>-0.027</w:t>
              </w:r>
            </w:ins>
            <w:del w:id="2853" w:author="Brian William Stacy" w:date="2024-03-13T13:32:00Z">
              <w:r w:rsidRPr="00657054" w:rsidDel="00FC2EF3">
                <w:rPr>
                  <w:rFonts w:ascii="Arial" w:eastAsia="Arial" w:hAnsi="Arial" w:cs="Arial"/>
                  <w:color w:val="000000"/>
                  <w:sz w:val="16"/>
                  <w:szCs w:val="16"/>
                </w:rPr>
                <w:delText>-0.026</w:delText>
              </w:r>
            </w:del>
          </w:p>
        </w:tc>
        <w:tc>
          <w:tcPr>
            <w:tcW w:w="11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97C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B2B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CE9C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07CE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938366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DF036"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52308" w14:textId="57E594E9"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54" w:author="Brian William Stacy" w:date="2024-03-13T13:32:00Z">
              <w:r w:rsidRPr="000E4456">
                <w:rPr>
                  <w:rFonts w:ascii="Times New Roman" w:eastAsia="Arial" w:hAnsi="Times New Roman" w:cs="Times New Roman"/>
                  <w:color w:val="000000"/>
                  <w:sz w:val="16"/>
                  <w:szCs w:val="16"/>
                </w:rPr>
                <w:t>(0.06)</w:t>
              </w:r>
            </w:ins>
            <w:del w:id="2855" w:author="Brian William Stacy" w:date="2024-03-13T13:32:00Z">
              <w:r w:rsidRPr="00657054" w:rsidDel="00FC2EF3">
                <w:rPr>
                  <w:rFonts w:ascii="Arial" w:eastAsia="Arial" w:hAnsi="Arial" w:cs="Arial"/>
                  <w:color w:val="000000"/>
                  <w:sz w:val="16"/>
                  <w:szCs w:val="16"/>
                </w:rPr>
                <w:delText>(0.06)</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DB476" w14:textId="03DCA345"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56" w:author="Brian William Stacy" w:date="2024-03-13T13:32:00Z">
              <w:r w:rsidRPr="000E4456">
                <w:rPr>
                  <w:rFonts w:ascii="Times New Roman" w:eastAsia="Arial" w:hAnsi="Times New Roman" w:cs="Times New Roman"/>
                  <w:color w:val="000000"/>
                  <w:sz w:val="16"/>
                  <w:szCs w:val="16"/>
                </w:rPr>
                <w:t>(0.03)</w:t>
              </w:r>
            </w:ins>
            <w:del w:id="2857" w:author="Brian William Stacy" w:date="2024-03-13T13:32:00Z">
              <w:r w:rsidRPr="00657054" w:rsidDel="00FC2EF3">
                <w:rPr>
                  <w:rFonts w:ascii="Arial" w:eastAsia="Arial" w:hAnsi="Arial" w:cs="Arial"/>
                  <w:color w:val="000000"/>
                  <w:sz w:val="16"/>
                  <w:szCs w:val="16"/>
                </w:rPr>
                <w:delText>(0.03)</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0E270" w14:textId="66F40A2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58" w:author="Brian William Stacy" w:date="2024-03-13T13:32:00Z">
              <w:r w:rsidRPr="000E4456">
                <w:rPr>
                  <w:rFonts w:ascii="Times New Roman" w:eastAsia="Arial" w:hAnsi="Times New Roman" w:cs="Times New Roman"/>
                  <w:color w:val="000000"/>
                  <w:sz w:val="16"/>
                  <w:szCs w:val="16"/>
                </w:rPr>
                <w:t>(0.03)</w:t>
              </w:r>
            </w:ins>
            <w:del w:id="2859" w:author="Brian William Stacy" w:date="2024-03-13T13:32:00Z">
              <w:r w:rsidRPr="00657054" w:rsidDel="00FC2EF3">
                <w:rPr>
                  <w:rFonts w:ascii="Arial" w:eastAsia="Arial" w:hAnsi="Arial" w:cs="Arial"/>
                  <w:color w:val="000000"/>
                  <w:sz w:val="16"/>
                  <w:szCs w:val="16"/>
                </w:rPr>
                <w:delText>(0.03)</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BDF2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5CF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7575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F1FE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DB99DD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B60C2"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BE8C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E5FF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3F3E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18E3C" w14:textId="2D0B305E"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60" w:author="Brian William Stacy" w:date="2024-03-13T13:32:00Z">
              <w:r w:rsidRPr="000E4456">
                <w:rPr>
                  <w:rFonts w:ascii="Times New Roman" w:eastAsia="Arial" w:hAnsi="Times New Roman" w:cs="Times New Roman"/>
                  <w:color w:val="000000"/>
                  <w:sz w:val="16"/>
                  <w:szCs w:val="16"/>
                </w:rPr>
                <w:t>0.336***</w:t>
              </w:r>
            </w:ins>
            <w:del w:id="2861" w:author="Brian William Stacy" w:date="2024-03-13T13:32:00Z">
              <w:r w:rsidRPr="00657054" w:rsidDel="00FC2EF3">
                <w:rPr>
                  <w:rFonts w:ascii="Arial" w:eastAsia="Arial" w:hAnsi="Arial" w:cs="Arial"/>
                  <w:color w:val="000000"/>
                  <w:sz w:val="16"/>
                  <w:szCs w:val="16"/>
                </w:rPr>
                <w:delText>0.353***</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A640C" w14:textId="615299BD"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62" w:author="Brian William Stacy" w:date="2024-03-13T13:32:00Z">
              <w:r w:rsidRPr="000E4456">
                <w:rPr>
                  <w:rFonts w:ascii="Times New Roman" w:eastAsia="Arial" w:hAnsi="Times New Roman" w:cs="Times New Roman"/>
                  <w:color w:val="000000"/>
                  <w:sz w:val="16"/>
                  <w:szCs w:val="16"/>
                </w:rPr>
                <w:t>0.000</w:t>
              </w:r>
            </w:ins>
            <w:del w:id="2863" w:author="Brian William Stacy" w:date="2024-03-13T13:32:00Z">
              <w:r w:rsidRPr="00657054" w:rsidDel="00FC2EF3">
                <w:rPr>
                  <w:rFonts w:ascii="Arial" w:eastAsia="Arial" w:hAnsi="Arial" w:cs="Arial"/>
                  <w:color w:val="000000"/>
                  <w:sz w:val="16"/>
                  <w:szCs w:val="16"/>
                </w:rPr>
                <w:delText>0.000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CE871" w14:textId="2490F8F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64" w:author="Brian William Stacy" w:date="2024-03-13T13:32:00Z">
              <w:r w:rsidRPr="000E4456">
                <w:rPr>
                  <w:rFonts w:ascii="Times New Roman" w:eastAsia="Arial" w:hAnsi="Times New Roman" w:cs="Times New Roman"/>
                  <w:color w:val="000000"/>
                  <w:sz w:val="16"/>
                  <w:szCs w:val="16"/>
                </w:rPr>
                <w:t>0.000</w:t>
              </w:r>
            </w:ins>
            <w:del w:id="2865" w:author="Brian William Stacy" w:date="2024-03-13T13:32:00Z">
              <w:r w:rsidRPr="00657054" w:rsidDel="00FC2EF3">
                <w:rPr>
                  <w:rFonts w:ascii="Arial" w:eastAsia="Arial" w:hAnsi="Arial" w:cs="Arial"/>
                  <w:color w:val="000000"/>
                  <w:sz w:val="16"/>
                  <w:szCs w:val="16"/>
                </w:rPr>
                <w:delText>0.000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E06D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73AD444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8B68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CBE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D91B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AFF0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78823" w14:textId="21B4BBE0"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66" w:author="Brian William Stacy" w:date="2024-03-13T13:32:00Z">
              <w:r w:rsidRPr="000E4456">
                <w:rPr>
                  <w:rFonts w:ascii="Times New Roman" w:eastAsia="Arial" w:hAnsi="Times New Roman" w:cs="Times New Roman"/>
                  <w:color w:val="000000"/>
                  <w:sz w:val="16"/>
                  <w:szCs w:val="16"/>
                </w:rPr>
                <w:t>(0.05)</w:t>
              </w:r>
            </w:ins>
            <w:del w:id="2867" w:author="Brian William Stacy" w:date="2024-03-13T13:32:00Z">
              <w:r w:rsidRPr="00657054" w:rsidDel="00FC2EF3">
                <w:rPr>
                  <w:rFonts w:ascii="Arial" w:eastAsia="Arial" w:hAnsi="Arial" w:cs="Arial"/>
                  <w:color w:val="000000"/>
                  <w:sz w:val="16"/>
                  <w:szCs w:val="16"/>
                </w:rPr>
                <w:delText>(0.06)</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E8E91" w14:textId="4862464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68" w:author="Brian William Stacy" w:date="2024-03-13T13:32:00Z">
              <w:r w:rsidRPr="000E4456">
                <w:rPr>
                  <w:rFonts w:ascii="Times New Roman" w:eastAsia="Arial" w:hAnsi="Times New Roman" w:cs="Times New Roman"/>
                  <w:color w:val="000000"/>
                  <w:sz w:val="16"/>
                  <w:szCs w:val="16"/>
                </w:rPr>
                <w:t>(0.00)</w:t>
              </w:r>
            </w:ins>
            <w:del w:id="2869" w:author="Brian William Stacy" w:date="2024-03-13T13:32:00Z">
              <w:r w:rsidRPr="00657054" w:rsidDel="00FC2EF3">
                <w:rPr>
                  <w:rFonts w:ascii="Arial" w:eastAsia="Arial" w:hAnsi="Arial" w:cs="Arial"/>
                  <w:color w:val="000000"/>
                  <w:sz w:val="16"/>
                  <w:szCs w:val="16"/>
                </w:rPr>
                <w:delText>(0.00)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02112" w14:textId="393BAF60"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70" w:author="Brian William Stacy" w:date="2024-03-13T13:32:00Z">
              <w:r w:rsidRPr="000E4456">
                <w:rPr>
                  <w:rFonts w:ascii="Times New Roman" w:eastAsia="Arial" w:hAnsi="Times New Roman" w:cs="Times New Roman"/>
                  <w:color w:val="000000"/>
                  <w:sz w:val="16"/>
                  <w:szCs w:val="16"/>
                </w:rPr>
                <w:t>(0.00)</w:t>
              </w:r>
            </w:ins>
            <w:del w:id="2871" w:author="Brian William Stacy" w:date="2024-03-13T13:32:00Z">
              <w:r w:rsidRPr="00657054" w:rsidDel="00FC2EF3">
                <w:rPr>
                  <w:rFonts w:ascii="Arial" w:eastAsia="Arial" w:hAnsi="Arial" w:cs="Arial"/>
                  <w:color w:val="000000"/>
                  <w:sz w:val="16"/>
                  <w:szCs w:val="16"/>
                </w:rPr>
                <w:delText>(0.00)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1ABE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2BBA80E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1B6B4"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AFFE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89CC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295E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E313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3B4F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276C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33E3" w14:textId="0FA8754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72" w:author="Brian William Stacy" w:date="2024-03-13T13:32:00Z">
              <w:r w:rsidRPr="000E4456">
                <w:rPr>
                  <w:rFonts w:ascii="Times New Roman" w:eastAsia="Arial" w:hAnsi="Times New Roman" w:cs="Times New Roman"/>
                  <w:color w:val="000000"/>
                  <w:sz w:val="16"/>
                  <w:szCs w:val="16"/>
                </w:rPr>
                <w:t>0.393***</w:t>
              </w:r>
            </w:ins>
            <w:del w:id="2873" w:author="Brian William Stacy" w:date="2024-03-13T13:32:00Z">
              <w:r w:rsidRPr="00657054" w:rsidDel="00FC2EF3">
                <w:rPr>
                  <w:rFonts w:ascii="Arial" w:eastAsia="Arial" w:hAnsi="Arial" w:cs="Arial"/>
                  <w:color w:val="000000"/>
                  <w:sz w:val="16"/>
                  <w:szCs w:val="16"/>
                </w:rPr>
                <w:delText>0.393***</w:delText>
              </w:r>
            </w:del>
          </w:p>
        </w:tc>
      </w:tr>
      <w:tr w:rsidR="007670C3" w:rsidRPr="00D41306" w14:paraId="7D07AAC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F037E"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5C4C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9DAA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54D5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0B2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6C8A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DC29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F96C4" w14:textId="77923BA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74" w:author="Brian William Stacy" w:date="2024-03-13T13:32:00Z">
              <w:r w:rsidRPr="000E4456">
                <w:rPr>
                  <w:rFonts w:ascii="Times New Roman" w:eastAsia="Arial" w:hAnsi="Times New Roman" w:cs="Times New Roman"/>
                  <w:color w:val="000000"/>
                  <w:sz w:val="16"/>
                  <w:szCs w:val="16"/>
                </w:rPr>
                <w:t>(0.07)</w:t>
              </w:r>
            </w:ins>
            <w:del w:id="2875" w:author="Brian William Stacy" w:date="2024-03-13T13:32:00Z">
              <w:r w:rsidRPr="00657054" w:rsidDel="00FC2EF3">
                <w:rPr>
                  <w:rFonts w:ascii="Arial" w:eastAsia="Arial" w:hAnsi="Arial" w:cs="Arial"/>
                  <w:color w:val="000000"/>
                  <w:sz w:val="16"/>
                  <w:szCs w:val="16"/>
                </w:rPr>
                <w:delText>(0.07)</w:delText>
              </w:r>
            </w:del>
          </w:p>
        </w:tc>
      </w:tr>
      <w:tr w:rsidR="007670C3" w:rsidRPr="00D41306" w14:paraId="059A98E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E87E1"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F8D9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7C54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906F1" w14:textId="24C7487E"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76" w:author="Brian William Stacy" w:date="2024-03-13T13:32:00Z">
              <w:r w:rsidRPr="000E4456">
                <w:rPr>
                  <w:rFonts w:ascii="Times New Roman" w:eastAsia="Arial" w:hAnsi="Times New Roman" w:cs="Times New Roman"/>
                  <w:color w:val="000000"/>
                  <w:sz w:val="16"/>
                  <w:szCs w:val="16"/>
                </w:rPr>
                <w:t>0.041*</w:t>
              </w:r>
            </w:ins>
            <w:del w:id="2877" w:author="Brian William Stacy" w:date="2024-03-13T13:32:00Z">
              <w:r w:rsidRPr="00657054" w:rsidDel="00FC2EF3">
                <w:rPr>
                  <w:rFonts w:ascii="Arial" w:eastAsia="Arial" w:hAnsi="Arial" w:cs="Arial"/>
                  <w:color w:val="000000"/>
                  <w:sz w:val="16"/>
                  <w:szCs w:val="16"/>
                </w:rPr>
                <w:delText>0.042**</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C41F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A6DB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054BB" w14:textId="62EA7CC4"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78" w:author="Brian William Stacy" w:date="2024-03-13T13:32:00Z">
              <w:r w:rsidRPr="000E4456">
                <w:rPr>
                  <w:rFonts w:ascii="Times New Roman" w:eastAsia="Arial" w:hAnsi="Times New Roman" w:cs="Times New Roman"/>
                  <w:color w:val="000000"/>
                  <w:sz w:val="16"/>
                  <w:szCs w:val="16"/>
                </w:rPr>
                <w:t>0.000</w:t>
              </w:r>
            </w:ins>
            <w:del w:id="2879" w:author="Brian William Stacy" w:date="2024-03-13T13:32:00Z">
              <w:r w:rsidRPr="00657054" w:rsidDel="00FC2EF3">
                <w:rPr>
                  <w:rFonts w:ascii="Arial" w:eastAsia="Arial" w:hAnsi="Arial" w:cs="Arial"/>
                  <w:color w:val="000000"/>
                  <w:sz w:val="16"/>
                  <w:szCs w:val="16"/>
                </w:rPr>
                <w:delText>0.000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F73C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1DE7703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995F1"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9E9D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D764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0A94A" w14:textId="0E53B131"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80" w:author="Brian William Stacy" w:date="2024-03-13T13:32:00Z">
              <w:r w:rsidRPr="000E4456">
                <w:rPr>
                  <w:rFonts w:ascii="Times New Roman" w:eastAsia="Arial" w:hAnsi="Times New Roman" w:cs="Times New Roman"/>
                  <w:color w:val="000000"/>
                  <w:sz w:val="16"/>
                  <w:szCs w:val="16"/>
                </w:rPr>
                <w:t>(0.02)</w:t>
              </w:r>
            </w:ins>
            <w:del w:id="2881" w:author="Brian William Stacy" w:date="2024-03-13T13:32:00Z">
              <w:r w:rsidRPr="00657054" w:rsidDel="00FC2EF3">
                <w:rPr>
                  <w:rFonts w:ascii="Arial" w:eastAsia="Arial" w:hAnsi="Arial" w:cs="Arial"/>
                  <w:color w:val="000000"/>
                  <w:sz w:val="16"/>
                  <w:szCs w:val="16"/>
                </w:rPr>
                <w:delText>(0.02)</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B47A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8043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5ACAF" w14:textId="02D793CE"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82" w:author="Brian William Stacy" w:date="2024-03-13T13:32:00Z">
              <w:r w:rsidRPr="000E4456">
                <w:rPr>
                  <w:rFonts w:ascii="Times New Roman" w:eastAsia="Arial" w:hAnsi="Times New Roman" w:cs="Times New Roman"/>
                  <w:color w:val="000000"/>
                  <w:sz w:val="16"/>
                  <w:szCs w:val="16"/>
                </w:rPr>
                <w:t>(0.00)</w:t>
              </w:r>
            </w:ins>
            <w:del w:id="2883" w:author="Brian William Stacy" w:date="2024-03-13T13:32:00Z">
              <w:r w:rsidRPr="00657054" w:rsidDel="00FC2EF3">
                <w:rPr>
                  <w:rFonts w:ascii="Arial" w:eastAsia="Arial" w:hAnsi="Arial" w:cs="Arial"/>
                  <w:color w:val="000000"/>
                  <w:sz w:val="16"/>
                  <w:szCs w:val="16"/>
                </w:rPr>
                <w:delText>(0.00)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E8A2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727364E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974C1"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0EA7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0266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E46B1" w14:textId="02D5130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84" w:author="Brian William Stacy" w:date="2024-03-13T13:32:00Z">
              <w:r w:rsidRPr="000E4456">
                <w:rPr>
                  <w:rFonts w:ascii="Times New Roman" w:eastAsia="Arial" w:hAnsi="Times New Roman" w:cs="Times New Roman"/>
                  <w:color w:val="000000"/>
                  <w:sz w:val="16"/>
                  <w:szCs w:val="16"/>
                </w:rPr>
                <w:t>-0.108</w:t>
              </w:r>
            </w:ins>
            <w:del w:id="2885" w:author="Brian William Stacy" w:date="2024-03-13T13:32:00Z">
              <w:r w:rsidRPr="00657054" w:rsidDel="00FC2EF3">
                <w:rPr>
                  <w:rFonts w:ascii="Arial" w:eastAsia="Arial" w:hAnsi="Arial" w:cs="Arial"/>
                  <w:color w:val="000000"/>
                  <w:sz w:val="16"/>
                  <w:szCs w:val="16"/>
                </w:rPr>
                <w:delText>-0.107</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9EC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A5E7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7903E" w14:textId="5B507C9E"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86" w:author="Brian William Stacy" w:date="2024-03-13T13:32:00Z">
              <w:r w:rsidRPr="000E4456">
                <w:rPr>
                  <w:rFonts w:ascii="Times New Roman" w:eastAsia="Arial" w:hAnsi="Times New Roman" w:cs="Times New Roman"/>
                  <w:color w:val="000000"/>
                  <w:sz w:val="16"/>
                  <w:szCs w:val="16"/>
                </w:rPr>
                <w:t>0.000</w:t>
              </w:r>
            </w:ins>
            <w:del w:id="2887" w:author="Brian William Stacy" w:date="2024-03-13T13:32:00Z">
              <w:r w:rsidRPr="00657054" w:rsidDel="00FC2EF3">
                <w:rPr>
                  <w:rFonts w:ascii="Arial" w:eastAsia="Arial" w:hAnsi="Arial" w:cs="Arial"/>
                  <w:color w:val="000000"/>
                  <w:sz w:val="16"/>
                  <w:szCs w:val="16"/>
                </w:rPr>
                <w:delText>0.000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5622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44E295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20F76"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8084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30AB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E4C9F" w14:textId="0780E18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88" w:author="Brian William Stacy" w:date="2024-03-13T13:32:00Z">
              <w:r w:rsidRPr="000E4456">
                <w:rPr>
                  <w:rFonts w:ascii="Times New Roman" w:eastAsia="Arial" w:hAnsi="Times New Roman" w:cs="Times New Roman"/>
                  <w:color w:val="000000"/>
                  <w:sz w:val="16"/>
                  <w:szCs w:val="16"/>
                </w:rPr>
                <w:t>(0.15)</w:t>
              </w:r>
            </w:ins>
            <w:del w:id="2889" w:author="Brian William Stacy" w:date="2024-03-13T13:32:00Z">
              <w:r w:rsidRPr="00657054" w:rsidDel="00FC2EF3">
                <w:rPr>
                  <w:rFonts w:ascii="Arial" w:eastAsia="Arial" w:hAnsi="Arial" w:cs="Arial"/>
                  <w:color w:val="000000"/>
                  <w:sz w:val="16"/>
                  <w:szCs w:val="16"/>
                </w:rPr>
                <w:delText>(0.15)</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303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BF67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ACFDB" w14:textId="6151DE9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90" w:author="Brian William Stacy" w:date="2024-03-13T13:32:00Z">
              <w:r w:rsidRPr="000E4456">
                <w:rPr>
                  <w:rFonts w:ascii="Times New Roman" w:eastAsia="Arial" w:hAnsi="Times New Roman" w:cs="Times New Roman"/>
                  <w:color w:val="000000"/>
                  <w:sz w:val="16"/>
                  <w:szCs w:val="16"/>
                </w:rPr>
                <w:t>(0.00)</w:t>
              </w:r>
            </w:ins>
            <w:del w:id="2891" w:author="Brian William Stacy" w:date="2024-03-13T13:32:00Z">
              <w:r w:rsidRPr="00657054" w:rsidDel="00FC2EF3">
                <w:rPr>
                  <w:rFonts w:ascii="Arial" w:eastAsia="Arial" w:hAnsi="Arial" w:cs="Arial"/>
                  <w:color w:val="000000"/>
                  <w:sz w:val="16"/>
                  <w:szCs w:val="16"/>
                </w:rPr>
                <w:delText>(0.00)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4C6D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95228B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4974A"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CE3E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0C01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6B0D0" w14:textId="21DC159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92" w:author="Brian William Stacy" w:date="2024-03-13T13:32:00Z">
              <w:r w:rsidRPr="000E4456">
                <w:rPr>
                  <w:rFonts w:ascii="Times New Roman" w:eastAsia="Arial" w:hAnsi="Times New Roman" w:cs="Times New Roman"/>
                  <w:color w:val="000000"/>
                  <w:sz w:val="16"/>
                  <w:szCs w:val="16"/>
                </w:rPr>
                <w:t>-0.185</w:t>
              </w:r>
            </w:ins>
            <w:del w:id="2893" w:author="Brian William Stacy" w:date="2024-03-13T13:32:00Z">
              <w:r w:rsidRPr="00657054" w:rsidDel="00FC2EF3">
                <w:rPr>
                  <w:rFonts w:ascii="Arial" w:eastAsia="Arial" w:hAnsi="Arial" w:cs="Arial"/>
                  <w:color w:val="000000"/>
                  <w:sz w:val="16"/>
                  <w:szCs w:val="16"/>
                </w:rPr>
                <w:delText>-0.183</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9EFB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DCBE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4D60F" w14:textId="10A0EB64"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94" w:author="Brian William Stacy" w:date="2024-03-13T13:32:00Z">
              <w:r w:rsidRPr="000E4456">
                <w:rPr>
                  <w:rFonts w:ascii="Times New Roman" w:eastAsia="Arial" w:hAnsi="Times New Roman" w:cs="Times New Roman"/>
                  <w:color w:val="000000"/>
                  <w:sz w:val="16"/>
                  <w:szCs w:val="16"/>
                </w:rPr>
                <w:t>0.000</w:t>
              </w:r>
            </w:ins>
            <w:del w:id="2895" w:author="Brian William Stacy" w:date="2024-03-13T13:32:00Z">
              <w:r w:rsidRPr="00657054" w:rsidDel="00FC2EF3">
                <w:rPr>
                  <w:rFonts w:ascii="Arial" w:eastAsia="Arial" w:hAnsi="Arial" w:cs="Arial"/>
                  <w:color w:val="000000"/>
                  <w:sz w:val="16"/>
                  <w:szCs w:val="16"/>
                </w:rPr>
                <w:delText>0.000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4AF3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4AF512E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1FAEF"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46A9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A969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040B3" w14:textId="41E63CAE"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96" w:author="Brian William Stacy" w:date="2024-03-13T13:32:00Z">
              <w:r w:rsidRPr="000E4456">
                <w:rPr>
                  <w:rFonts w:ascii="Times New Roman" w:eastAsia="Arial" w:hAnsi="Times New Roman" w:cs="Times New Roman"/>
                  <w:color w:val="000000"/>
                  <w:sz w:val="16"/>
                  <w:szCs w:val="16"/>
                </w:rPr>
                <w:t>(0.13)</w:t>
              </w:r>
            </w:ins>
            <w:del w:id="2897" w:author="Brian William Stacy" w:date="2024-03-13T13:32:00Z">
              <w:r w:rsidRPr="00657054" w:rsidDel="00FC2EF3">
                <w:rPr>
                  <w:rFonts w:ascii="Arial" w:eastAsia="Arial" w:hAnsi="Arial" w:cs="Arial"/>
                  <w:color w:val="000000"/>
                  <w:sz w:val="16"/>
                  <w:szCs w:val="16"/>
                </w:rPr>
                <w:delText>(0.13)</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EFA0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BBB9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739F0" w14:textId="3A6F4509"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898" w:author="Brian William Stacy" w:date="2024-03-13T13:32:00Z">
              <w:r w:rsidRPr="000E4456">
                <w:rPr>
                  <w:rFonts w:ascii="Times New Roman" w:eastAsia="Arial" w:hAnsi="Times New Roman" w:cs="Times New Roman"/>
                  <w:color w:val="000000"/>
                  <w:sz w:val="16"/>
                  <w:szCs w:val="16"/>
                </w:rPr>
                <w:t>(0.00)</w:t>
              </w:r>
            </w:ins>
            <w:del w:id="2899" w:author="Brian William Stacy" w:date="2024-03-13T13:32:00Z">
              <w:r w:rsidRPr="00657054" w:rsidDel="00FC2EF3">
                <w:rPr>
                  <w:rFonts w:ascii="Arial" w:eastAsia="Arial" w:hAnsi="Arial" w:cs="Arial"/>
                  <w:color w:val="000000"/>
                  <w:sz w:val="16"/>
                  <w:szCs w:val="16"/>
                </w:rPr>
                <w:delText>(0.00)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6FA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1B7F3D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24610"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6A51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9001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50877" w14:textId="0B1FCE9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00" w:author="Brian William Stacy" w:date="2024-03-13T13:32:00Z">
              <w:r w:rsidRPr="000E4456">
                <w:rPr>
                  <w:rFonts w:ascii="Times New Roman" w:eastAsia="Arial" w:hAnsi="Times New Roman" w:cs="Times New Roman"/>
                  <w:color w:val="000000"/>
                  <w:sz w:val="16"/>
                  <w:szCs w:val="16"/>
                </w:rPr>
                <w:t>0.060</w:t>
              </w:r>
            </w:ins>
            <w:del w:id="2901" w:author="Brian William Stacy" w:date="2024-03-13T13:32:00Z">
              <w:r w:rsidRPr="00657054" w:rsidDel="00FC2EF3">
                <w:rPr>
                  <w:rFonts w:ascii="Arial" w:eastAsia="Arial" w:hAnsi="Arial" w:cs="Arial"/>
                  <w:color w:val="000000"/>
                  <w:sz w:val="16"/>
                  <w:szCs w:val="16"/>
                </w:rPr>
                <w:delText>0.059</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60B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65CF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99147" w14:textId="3A994C7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02" w:author="Brian William Stacy" w:date="2024-03-13T13:32:00Z">
              <w:r w:rsidRPr="000E4456">
                <w:rPr>
                  <w:rFonts w:ascii="Times New Roman" w:eastAsia="Arial" w:hAnsi="Times New Roman" w:cs="Times New Roman"/>
                  <w:color w:val="000000"/>
                  <w:sz w:val="16"/>
                  <w:szCs w:val="16"/>
                </w:rPr>
                <w:t>0.000</w:t>
              </w:r>
            </w:ins>
            <w:del w:id="2903" w:author="Brian William Stacy" w:date="2024-03-13T13:32:00Z">
              <w:r w:rsidRPr="00657054" w:rsidDel="00FC2EF3">
                <w:rPr>
                  <w:rFonts w:ascii="Arial" w:eastAsia="Arial" w:hAnsi="Arial" w:cs="Arial"/>
                  <w:color w:val="000000"/>
                  <w:sz w:val="16"/>
                  <w:szCs w:val="16"/>
                </w:rPr>
                <w:delText>0.000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71BF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7681AAF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8D7F"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8390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066A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E2B65" w14:textId="5FB19364"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04" w:author="Brian William Stacy" w:date="2024-03-13T13:32:00Z">
              <w:r w:rsidRPr="000E4456">
                <w:rPr>
                  <w:rFonts w:ascii="Times New Roman" w:eastAsia="Arial" w:hAnsi="Times New Roman" w:cs="Times New Roman"/>
                  <w:color w:val="000000"/>
                  <w:sz w:val="16"/>
                  <w:szCs w:val="16"/>
                </w:rPr>
                <w:t>(0.04)</w:t>
              </w:r>
            </w:ins>
            <w:del w:id="2905" w:author="Brian William Stacy" w:date="2024-03-13T13:32:00Z">
              <w:r w:rsidRPr="00657054" w:rsidDel="00FC2EF3">
                <w:rPr>
                  <w:rFonts w:ascii="Arial" w:eastAsia="Arial" w:hAnsi="Arial" w:cs="Arial"/>
                  <w:color w:val="000000"/>
                  <w:sz w:val="16"/>
                  <w:szCs w:val="16"/>
                </w:rPr>
                <w:delText>(0.04)</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393A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4AFA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3A422" w14:textId="024B853E"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06" w:author="Brian William Stacy" w:date="2024-03-13T13:32:00Z">
              <w:r w:rsidRPr="000E4456">
                <w:rPr>
                  <w:rFonts w:ascii="Times New Roman" w:eastAsia="Arial" w:hAnsi="Times New Roman" w:cs="Times New Roman"/>
                  <w:color w:val="000000"/>
                  <w:sz w:val="16"/>
                  <w:szCs w:val="16"/>
                </w:rPr>
                <w:t>(0.00)</w:t>
              </w:r>
            </w:ins>
            <w:del w:id="2907" w:author="Brian William Stacy" w:date="2024-03-13T13:32:00Z">
              <w:r w:rsidRPr="00657054" w:rsidDel="00FC2EF3">
                <w:rPr>
                  <w:rFonts w:ascii="Arial" w:eastAsia="Arial" w:hAnsi="Arial" w:cs="Arial"/>
                  <w:color w:val="000000"/>
                  <w:sz w:val="16"/>
                  <w:szCs w:val="16"/>
                </w:rPr>
                <w:delText>(0.00)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C9FF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1BEE1EF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60B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0E86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FDA8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E7E1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7785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18358" w14:textId="7C9FA2AD"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08" w:author="Brian William Stacy" w:date="2024-03-13T13:32:00Z">
              <w:r w:rsidRPr="000E4456">
                <w:rPr>
                  <w:rFonts w:ascii="Times New Roman" w:eastAsia="Arial" w:hAnsi="Times New Roman" w:cs="Times New Roman"/>
                  <w:color w:val="000000"/>
                  <w:sz w:val="16"/>
                  <w:szCs w:val="16"/>
                </w:rPr>
                <w:t>0.000</w:t>
              </w:r>
            </w:ins>
            <w:del w:id="2909" w:author="Brian William Stacy" w:date="2024-03-13T13:32:00Z">
              <w:r w:rsidRPr="00657054" w:rsidDel="00FC2EF3">
                <w:rPr>
                  <w:rFonts w:ascii="Arial" w:eastAsia="Arial" w:hAnsi="Arial" w:cs="Arial"/>
                  <w:color w:val="000000"/>
                  <w:sz w:val="16"/>
                  <w:szCs w:val="16"/>
                </w:rPr>
                <w:delText>0.000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88E9A" w14:textId="4E7F8FD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10" w:author="Brian William Stacy" w:date="2024-03-13T13:32:00Z">
              <w:r w:rsidRPr="000E4456">
                <w:rPr>
                  <w:rFonts w:ascii="Times New Roman" w:eastAsia="Arial" w:hAnsi="Times New Roman" w:cs="Times New Roman"/>
                  <w:color w:val="000000"/>
                  <w:sz w:val="16"/>
                  <w:szCs w:val="16"/>
                </w:rPr>
                <w:t>0.000</w:t>
              </w:r>
            </w:ins>
            <w:del w:id="2911" w:author="Brian William Stacy" w:date="2024-03-13T13:32:00Z">
              <w:r w:rsidRPr="00657054" w:rsidDel="00FC2EF3">
                <w:rPr>
                  <w:rFonts w:ascii="Arial" w:eastAsia="Arial" w:hAnsi="Arial" w:cs="Arial"/>
                  <w:color w:val="000000"/>
                  <w:sz w:val="16"/>
                  <w:szCs w:val="16"/>
                </w:rPr>
                <w:delText>0.000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3764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26398E2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6F660"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6720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1566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B86E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1B1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F6DBC" w14:textId="4187A3F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12" w:author="Brian William Stacy" w:date="2024-03-13T13:32:00Z">
              <w:r w:rsidRPr="000E4456">
                <w:rPr>
                  <w:rFonts w:ascii="Times New Roman" w:eastAsia="Arial" w:hAnsi="Times New Roman" w:cs="Times New Roman"/>
                  <w:color w:val="000000"/>
                  <w:sz w:val="16"/>
                  <w:szCs w:val="16"/>
                </w:rPr>
                <w:t>(0.00)</w:t>
              </w:r>
            </w:ins>
            <w:del w:id="2913" w:author="Brian William Stacy" w:date="2024-03-13T13:32:00Z">
              <w:r w:rsidRPr="00657054" w:rsidDel="00FC2EF3">
                <w:rPr>
                  <w:rFonts w:ascii="Arial" w:eastAsia="Arial" w:hAnsi="Arial" w:cs="Arial"/>
                  <w:color w:val="000000"/>
                  <w:sz w:val="16"/>
                  <w:szCs w:val="16"/>
                </w:rPr>
                <w:delText>(0.00)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1AA3B" w14:textId="0F442E8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14" w:author="Brian William Stacy" w:date="2024-03-13T13:32:00Z">
              <w:r w:rsidRPr="000E4456">
                <w:rPr>
                  <w:rFonts w:ascii="Times New Roman" w:eastAsia="Arial" w:hAnsi="Times New Roman" w:cs="Times New Roman"/>
                  <w:color w:val="000000"/>
                  <w:sz w:val="16"/>
                  <w:szCs w:val="16"/>
                </w:rPr>
                <w:t>(0.00)</w:t>
              </w:r>
            </w:ins>
            <w:del w:id="2915" w:author="Brian William Stacy" w:date="2024-03-13T13:32:00Z">
              <w:r w:rsidRPr="00657054" w:rsidDel="00FC2EF3">
                <w:rPr>
                  <w:rFonts w:ascii="Arial" w:eastAsia="Arial" w:hAnsi="Arial" w:cs="Arial"/>
                  <w:color w:val="000000"/>
                  <w:sz w:val="16"/>
                  <w:szCs w:val="16"/>
                </w:rPr>
                <w:delText>(0.00)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C403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F923F5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0D4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AD1E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2AA9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6198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E00E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53B85" w14:textId="7D7EF8C5"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16" w:author="Brian William Stacy" w:date="2024-03-13T13:32:00Z">
              <w:r w:rsidRPr="000E4456">
                <w:rPr>
                  <w:rFonts w:ascii="Times New Roman" w:eastAsia="Arial" w:hAnsi="Times New Roman" w:cs="Times New Roman"/>
                  <w:color w:val="000000"/>
                  <w:sz w:val="16"/>
                  <w:szCs w:val="16"/>
                </w:rPr>
                <w:t>0.000</w:t>
              </w:r>
            </w:ins>
            <w:del w:id="2917" w:author="Brian William Stacy" w:date="2024-03-13T13:32:00Z">
              <w:r w:rsidRPr="00657054" w:rsidDel="00FC2EF3">
                <w:rPr>
                  <w:rFonts w:ascii="Arial" w:eastAsia="Arial" w:hAnsi="Arial" w:cs="Arial"/>
                  <w:color w:val="000000"/>
                  <w:sz w:val="16"/>
                  <w:szCs w:val="16"/>
                </w:rPr>
                <w:delText>0.000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0720" w14:textId="16ECC2B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18" w:author="Brian William Stacy" w:date="2024-03-13T13:32:00Z">
              <w:r w:rsidRPr="000E4456">
                <w:rPr>
                  <w:rFonts w:ascii="Times New Roman" w:eastAsia="Arial" w:hAnsi="Times New Roman" w:cs="Times New Roman"/>
                  <w:color w:val="000000"/>
                  <w:sz w:val="16"/>
                  <w:szCs w:val="16"/>
                </w:rPr>
                <w:t>0.000</w:t>
              </w:r>
            </w:ins>
            <w:del w:id="2919" w:author="Brian William Stacy" w:date="2024-03-13T13:32:00Z">
              <w:r w:rsidRPr="00657054" w:rsidDel="00FC2EF3">
                <w:rPr>
                  <w:rFonts w:ascii="Arial" w:eastAsia="Arial" w:hAnsi="Arial" w:cs="Arial"/>
                  <w:color w:val="000000"/>
                  <w:sz w:val="16"/>
                  <w:szCs w:val="16"/>
                </w:rPr>
                <w:delText>0.000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33E1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21C661F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5BD69"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02AD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7DE0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CC83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9EFE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619EE" w14:textId="5FA94498"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20" w:author="Brian William Stacy" w:date="2024-03-13T13:32:00Z">
              <w:r w:rsidRPr="000E4456">
                <w:rPr>
                  <w:rFonts w:ascii="Times New Roman" w:eastAsia="Arial" w:hAnsi="Times New Roman" w:cs="Times New Roman"/>
                  <w:color w:val="000000"/>
                  <w:sz w:val="16"/>
                  <w:szCs w:val="16"/>
                </w:rPr>
                <w:t>(0.00)</w:t>
              </w:r>
            </w:ins>
            <w:del w:id="2921" w:author="Brian William Stacy" w:date="2024-03-13T13:32:00Z">
              <w:r w:rsidRPr="00657054" w:rsidDel="00FC2EF3">
                <w:rPr>
                  <w:rFonts w:ascii="Arial" w:eastAsia="Arial" w:hAnsi="Arial" w:cs="Arial"/>
                  <w:color w:val="000000"/>
                  <w:sz w:val="16"/>
                  <w:szCs w:val="16"/>
                </w:rPr>
                <w:delText>(0.00)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DC08F" w14:textId="122BB92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22" w:author="Brian William Stacy" w:date="2024-03-13T13:32:00Z">
              <w:r w:rsidRPr="000E4456">
                <w:rPr>
                  <w:rFonts w:ascii="Times New Roman" w:eastAsia="Arial" w:hAnsi="Times New Roman" w:cs="Times New Roman"/>
                  <w:color w:val="000000"/>
                  <w:sz w:val="16"/>
                  <w:szCs w:val="16"/>
                </w:rPr>
                <w:t>(0.00)</w:t>
              </w:r>
            </w:ins>
            <w:del w:id="2923" w:author="Brian William Stacy" w:date="2024-03-13T13:32:00Z">
              <w:r w:rsidRPr="00657054" w:rsidDel="00FC2EF3">
                <w:rPr>
                  <w:rFonts w:ascii="Arial" w:eastAsia="Arial" w:hAnsi="Arial" w:cs="Arial"/>
                  <w:color w:val="000000"/>
                  <w:sz w:val="16"/>
                  <w:szCs w:val="16"/>
                </w:rPr>
                <w:delText>(0.00)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12CF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E7D519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9D61D"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8010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87D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6FBF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D7A9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3D0DD" w14:textId="5727F3E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24" w:author="Brian William Stacy" w:date="2024-03-13T13:32:00Z">
              <w:r w:rsidRPr="000E4456">
                <w:rPr>
                  <w:rFonts w:ascii="Times New Roman" w:eastAsia="Arial" w:hAnsi="Times New Roman" w:cs="Times New Roman"/>
                  <w:color w:val="000000"/>
                  <w:sz w:val="16"/>
                  <w:szCs w:val="16"/>
                </w:rPr>
                <w:t>0.000</w:t>
              </w:r>
            </w:ins>
            <w:del w:id="2925" w:author="Brian William Stacy" w:date="2024-03-13T13:32:00Z">
              <w:r w:rsidRPr="00657054" w:rsidDel="00FC2EF3">
                <w:rPr>
                  <w:rFonts w:ascii="Arial" w:eastAsia="Arial" w:hAnsi="Arial" w:cs="Arial"/>
                  <w:color w:val="000000"/>
                  <w:sz w:val="16"/>
                  <w:szCs w:val="16"/>
                </w:rPr>
                <w:delText>0.000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06D01" w14:textId="39FD790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26" w:author="Brian William Stacy" w:date="2024-03-13T13:32:00Z">
              <w:r w:rsidRPr="000E4456">
                <w:rPr>
                  <w:rFonts w:ascii="Times New Roman" w:eastAsia="Arial" w:hAnsi="Times New Roman" w:cs="Times New Roman"/>
                  <w:color w:val="000000"/>
                  <w:sz w:val="16"/>
                  <w:szCs w:val="16"/>
                </w:rPr>
                <w:t>0.000</w:t>
              </w:r>
            </w:ins>
            <w:del w:id="2927" w:author="Brian William Stacy" w:date="2024-03-13T13:32:00Z">
              <w:r w:rsidRPr="00657054" w:rsidDel="00FC2EF3">
                <w:rPr>
                  <w:rFonts w:ascii="Arial" w:eastAsia="Arial" w:hAnsi="Arial" w:cs="Arial"/>
                  <w:color w:val="000000"/>
                  <w:sz w:val="16"/>
                  <w:szCs w:val="16"/>
                </w:rPr>
                <w:delText>0.000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2741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03C7633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F7AD2"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7C53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6DE7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29B7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2B1D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E6DBC" w14:textId="7F1B69B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28" w:author="Brian William Stacy" w:date="2024-03-13T13:32:00Z">
              <w:r w:rsidRPr="000E4456">
                <w:rPr>
                  <w:rFonts w:ascii="Times New Roman" w:eastAsia="Arial" w:hAnsi="Times New Roman" w:cs="Times New Roman"/>
                  <w:color w:val="000000"/>
                  <w:sz w:val="16"/>
                  <w:szCs w:val="16"/>
                </w:rPr>
                <w:t>(0.00)</w:t>
              </w:r>
            </w:ins>
            <w:del w:id="2929" w:author="Brian William Stacy" w:date="2024-03-13T13:32:00Z">
              <w:r w:rsidRPr="00657054" w:rsidDel="00FC2EF3">
                <w:rPr>
                  <w:rFonts w:ascii="Arial" w:eastAsia="Arial" w:hAnsi="Arial" w:cs="Arial"/>
                  <w:color w:val="000000"/>
                  <w:sz w:val="16"/>
                  <w:szCs w:val="16"/>
                </w:rPr>
                <w:delText>(0.00)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4A833" w14:textId="3FC799C1"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30" w:author="Brian William Stacy" w:date="2024-03-13T13:32:00Z">
              <w:r w:rsidRPr="000E4456">
                <w:rPr>
                  <w:rFonts w:ascii="Times New Roman" w:eastAsia="Arial" w:hAnsi="Times New Roman" w:cs="Times New Roman"/>
                  <w:color w:val="000000"/>
                  <w:sz w:val="16"/>
                  <w:szCs w:val="16"/>
                </w:rPr>
                <w:t>(0.00)</w:t>
              </w:r>
            </w:ins>
            <w:del w:id="2931" w:author="Brian William Stacy" w:date="2024-03-13T13:32:00Z">
              <w:r w:rsidRPr="00657054" w:rsidDel="00FC2EF3">
                <w:rPr>
                  <w:rFonts w:ascii="Arial" w:eastAsia="Arial" w:hAnsi="Arial" w:cs="Arial"/>
                  <w:color w:val="000000"/>
                  <w:sz w:val="16"/>
                  <w:szCs w:val="16"/>
                </w:rPr>
                <w:delText>(0.00)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5A3B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409EB84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577B1"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D84D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CEC4B" w14:textId="40DE101E"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32" w:author="Brian William Stacy" w:date="2024-03-13T13:32:00Z">
              <w:r w:rsidRPr="000E4456">
                <w:rPr>
                  <w:rFonts w:ascii="Times New Roman" w:eastAsia="Arial" w:hAnsi="Times New Roman" w:cs="Times New Roman"/>
                  <w:color w:val="000000"/>
                  <w:sz w:val="16"/>
                  <w:szCs w:val="16"/>
                </w:rPr>
                <w:t>-0.004</w:t>
              </w:r>
            </w:ins>
            <w:del w:id="2933" w:author="Brian William Stacy" w:date="2024-03-13T13:32:00Z">
              <w:r w:rsidRPr="00657054" w:rsidDel="00FC2EF3">
                <w:rPr>
                  <w:rFonts w:ascii="Arial" w:eastAsia="Arial" w:hAnsi="Arial" w:cs="Arial"/>
                  <w:color w:val="000000"/>
                  <w:sz w:val="16"/>
                  <w:szCs w:val="16"/>
                </w:rPr>
                <w:delText>-0.005</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1ACBA" w14:textId="542C46C5"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34" w:author="Brian William Stacy" w:date="2024-03-13T13:32:00Z">
              <w:r w:rsidRPr="000E4456">
                <w:rPr>
                  <w:rFonts w:ascii="Times New Roman" w:eastAsia="Arial" w:hAnsi="Times New Roman" w:cs="Times New Roman"/>
                  <w:color w:val="000000"/>
                  <w:sz w:val="16"/>
                  <w:szCs w:val="16"/>
                </w:rPr>
                <w:t>-0.225**</w:t>
              </w:r>
            </w:ins>
            <w:del w:id="2935" w:author="Brian William Stacy" w:date="2024-03-13T13:32:00Z">
              <w:r w:rsidRPr="00657054" w:rsidDel="00FC2EF3">
                <w:rPr>
                  <w:rFonts w:ascii="Arial" w:eastAsia="Arial" w:hAnsi="Arial" w:cs="Arial"/>
                  <w:color w:val="000000"/>
                  <w:sz w:val="16"/>
                  <w:szCs w:val="16"/>
                </w:rPr>
                <w:delText>-0.227**</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C06E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0BF21" w14:textId="462B280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36" w:author="Brian William Stacy" w:date="2024-03-13T13:32:00Z">
              <w:r w:rsidRPr="000E4456">
                <w:rPr>
                  <w:rFonts w:ascii="Times New Roman" w:eastAsia="Arial" w:hAnsi="Times New Roman" w:cs="Times New Roman"/>
                  <w:color w:val="000000"/>
                  <w:sz w:val="16"/>
                  <w:szCs w:val="16"/>
                </w:rPr>
                <w:t>0.000</w:t>
              </w:r>
            </w:ins>
            <w:del w:id="2937" w:author="Brian William Stacy" w:date="2024-03-13T13:32:00Z">
              <w:r w:rsidRPr="00657054" w:rsidDel="00FC2EF3">
                <w:rPr>
                  <w:rFonts w:ascii="Arial" w:eastAsia="Arial" w:hAnsi="Arial" w:cs="Arial"/>
                  <w:color w:val="000000"/>
                  <w:sz w:val="16"/>
                  <w:szCs w:val="16"/>
                </w:rPr>
                <w:delText>0.000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12337" w14:textId="32E8B4F5"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38" w:author="Brian William Stacy" w:date="2024-03-13T13:32:00Z">
              <w:r w:rsidRPr="000E4456">
                <w:rPr>
                  <w:rFonts w:ascii="Times New Roman" w:eastAsia="Arial" w:hAnsi="Times New Roman" w:cs="Times New Roman"/>
                  <w:color w:val="000000"/>
                  <w:sz w:val="16"/>
                  <w:szCs w:val="16"/>
                </w:rPr>
                <w:t>0.000</w:t>
              </w:r>
            </w:ins>
            <w:del w:id="2939" w:author="Brian William Stacy" w:date="2024-03-13T13:32:00Z">
              <w:r w:rsidRPr="00657054" w:rsidDel="00FC2EF3">
                <w:rPr>
                  <w:rFonts w:ascii="Arial" w:eastAsia="Arial" w:hAnsi="Arial" w:cs="Arial"/>
                  <w:color w:val="000000"/>
                  <w:sz w:val="16"/>
                  <w:szCs w:val="16"/>
                </w:rPr>
                <w:delText>0.000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0C0B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003417D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03650"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6F9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57CC6" w14:textId="6508EF1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40" w:author="Brian William Stacy" w:date="2024-03-13T13:32:00Z">
              <w:r w:rsidRPr="000E4456">
                <w:rPr>
                  <w:rFonts w:ascii="Times New Roman" w:eastAsia="Arial" w:hAnsi="Times New Roman" w:cs="Times New Roman"/>
                  <w:color w:val="000000"/>
                  <w:sz w:val="16"/>
                  <w:szCs w:val="16"/>
                </w:rPr>
                <w:t>(0.05)</w:t>
              </w:r>
            </w:ins>
            <w:del w:id="2941" w:author="Brian William Stacy" w:date="2024-03-13T13:32:00Z">
              <w:r w:rsidRPr="00657054" w:rsidDel="00FC2EF3">
                <w:rPr>
                  <w:rFonts w:ascii="Arial" w:eastAsia="Arial" w:hAnsi="Arial" w:cs="Arial"/>
                  <w:color w:val="000000"/>
                  <w:sz w:val="16"/>
                  <w:szCs w:val="16"/>
                </w:rPr>
                <w:delText>(0.05)</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08303" w14:textId="2E8E479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42" w:author="Brian William Stacy" w:date="2024-03-13T13:32:00Z">
              <w:r w:rsidRPr="000E4456">
                <w:rPr>
                  <w:rFonts w:ascii="Times New Roman" w:eastAsia="Arial" w:hAnsi="Times New Roman" w:cs="Times New Roman"/>
                  <w:color w:val="000000"/>
                  <w:sz w:val="16"/>
                  <w:szCs w:val="16"/>
                </w:rPr>
                <w:t>(0.11)</w:t>
              </w:r>
            </w:ins>
            <w:del w:id="2943" w:author="Brian William Stacy" w:date="2024-03-13T13:32:00Z">
              <w:r w:rsidRPr="00657054" w:rsidDel="00FC2EF3">
                <w:rPr>
                  <w:rFonts w:ascii="Arial" w:eastAsia="Arial" w:hAnsi="Arial" w:cs="Arial"/>
                  <w:color w:val="000000"/>
                  <w:sz w:val="16"/>
                  <w:szCs w:val="16"/>
                </w:rPr>
                <w:delText>(0.10)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EBDB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0F516" w14:textId="421B4481"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44" w:author="Brian William Stacy" w:date="2024-03-13T13:32:00Z">
              <w:r w:rsidRPr="000E4456">
                <w:rPr>
                  <w:rFonts w:ascii="Times New Roman" w:eastAsia="Arial" w:hAnsi="Times New Roman" w:cs="Times New Roman"/>
                  <w:color w:val="000000"/>
                  <w:sz w:val="16"/>
                  <w:szCs w:val="16"/>
                </w:rPr>
                <w:t>(0.00)</w:t>
              </w:r>
            </w:ins>
            <w:del w:id="2945" w:author="Brian William Stacy" w:date="2024-03-13T13:32:00Z">
              <w:r w:rsidRPr="00657054" w:rsidDel="00FC2EF3">
                <w:rPr>
                  <w:rFonts w:ascii="Arial" w:eastAsia="Arial" w:hAnsi="Arial" w:cs="Arial"/>
                  <w:color w:val="000000"/>
                  <w:sz w:val="16"/>
                  <w:szCs w:val="16"/>
                </w:rPr>
                <w:delText>(0.00)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74481" w14:textId="0314D060"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46" w:author="Brian William Stacy" w:date="2024-03-13T13:32:00Z">
              <w:r w:rsidRPr="000E4456">
                <w:rPr>
                  <w:rFonts w:ascii="Times New Roman" w:eastAsia="Arial" w:hAnsi="Times New Roman" w:cs="Times New Roman"/>
                  <w:color w:val="000000"/>
                  <w:sz w:val="16"/>
                  <w:szCs w:val="16"/>
                </w:rPr>
                <w:t>(0.00)</w:t>
              </w:r>
            </w:ins>
            <w:del w:id="2947" w:author="Brian William Stacy" w:date="2024-03-13T13:32:00Z">
              <w:r w:rsidRPr="00657054" w:rsidDel="00FC2EF3">
                <w:rPr>
                  <w:rFonts w:ascii="Arial" w:eastAsia="Arial" w:hAnsi="Arial" w:cs="Arial"/>
                  <w:color w:val="000000"/>
                  <w:sz w:val="16"/>
                  <w:szCs w:val="16"/>
                </w:rPr>
                <w:delText>(0.00)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BD7D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179ED68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2760E"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7DBB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4E188" w14:textId="70F7698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48" w:author="Brian William Stacy" w:date="2024-03-13T13:32:00Z">
              <w:r w:rsidRPr="000E4456">
                <w:rPr>
                  <w:rFonts w:ascii="Times New Roman" w:eastAsia="Arial" w:hAnsi="Times New Roman" w:cs="Times New Roman"/>
                  <w:color w:val="000000"/>
                  <w:sz w:val="16"/>
                  <w:szCs w:val="16"/>
                </w:rPr>
                <w:t>0.139</w:t>
              </w:r>
            </w:ins>
            <w:del w:id="2949" w:author="Brian William Stacy" w:date="2024-03-13T13:32:00Z">
              <w:r w:rsidRPr="00657054" w:rsidDel="00FC2EF3">
                <w:rPr>
                  <w:rFonts w:ascii="Arial" w:eastAsia="Arial" w:hAnsi="Arial" w:cs="Arial"/>
                  <w:color w:val="000000"/>
                  <w:sz w:val="16"/>
                  <w:szCs w:val="16"/>
                </w:rPr>
                <w:delText>0.133</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D0761" w14:textId="42114F1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50" w:author="Brian William Stacy" w:date="2024-03-13T13:32:00Z">
              <w:r w:rsidRPr="000E4456">
                <w:rPr>
                  <w:rFonts w:ascii="Times New Roman" w:eastAsia="Arial" w:hAnsi="Times New Roman" w:cs="Times New Roman"/>
                  <w:color w:val="000000"/>
                  <w:sz w:val="16"/>
                  <w:szCs w:val="16"/>
                </w:rPr>
                <w:t>-0.290</w:t>
              </w:r>
            </w:ins>
            <w:del w:id="2951" w:author="Brian William Stacy" w:date="2024-03-13T13:32:00Z">
              <w:r w:rsidRPr="00657054" w:rsidDel="00FC2EF3">
                <w:rPr>
                  <w:rFonts w:ascii="Arial" w:eastAsia="Arial" w:hAnsi="Arial" w:cs="Arial"/>
                  <w:color w:val="000000"/>
                  <w:sz w:val="16"/>
                  <w:szCs w:val="16"/>
                </w:rPr>
                <w:delText>-0.300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1006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A874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395C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643A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71B74DA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7F58B"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3B7C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F194E" w14:textId="236067E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52" w:author="Brian William Stacy" w:date="2024-03-13T13:32:00Z">
              <w:r w:rsidRPr="000E4456">
                <w:rPr>
                  <w:rFonts w:ascii="Times New Roman" w:eastAsia="Arial" w:hAnsi="Times New Roman" w:cs="Times New Roman"/>
                  <w:color w:val="000000"/>
                  <w:sz w:val="16"/>
                  <w:szCs w:val="16"/>
                </w:rPr>
                <w:t>(0.20)</w:t>
              </w:r>
            </w:ins>
            <w:del w:id="2953" w:author="Brian William Stacy" w:date="2024-03-13T13:32:00Z">
              <w:r w:rsidRPr="00657054" w:rsidDel="00FC2EF3">
                <w:rPr>
                  <w:rFonts w:ascii="Arial" w:eastAsia="Arial" w:hAnsi="Arial" w:cs="Arial"/>
                  <w:color w:val="000000"/>
                  <w:sz w:val="16"/>
                  <w:szCs w:val="16"/>
                </w:rPr>
                <w:delText>(0.19)</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A730A" w14:textId="4D4A9DA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54" w:author="Brian William Stacy" w:date="2024-03-13T13:32:00Z">
              <w:r w:rsidRPr="000E4456">
                <w:rPr>
                  <w:rFonts w:ascii="Times New Roman" w:eastAsia="Arial" w:hAnsi="Times New Roman" w:cs="Times New Roman"/>
                  <w:color w:val="000000"/>
                  <w:sz w:val="16"/>
                  <w:szCs w:val="16"/>
                </w:rPr>
                <w:t>(0.28)</w:t>
              </w:r>
            </w:ins>
            <w:del w:id="2955" w:author="Brian William Stacy" w:date="2024-03-13T13:32:00Z">
              <w:r w:rsidRPr="00657054" w:rsidDel="00FC2EF3">
                <w:rPr>
                  <w:rFonts w:ascii="Arial" w:eastAsia="Arial" w:hAnsi="Arial" w:cs="Arial"/>
                  <w:color w:val="000000"/>
                  <w:sz w:val="16"/>
                  <w:szCs w:val="16"/>
                </w:rPr>
                <w:delText>(0.28)</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C3F3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1E9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FF80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BD92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52B8DE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A728F"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993A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2D80C" w14:textId="785765D4"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56" w:author="Brian William Stacy" w:date="2024-03-13T13:32:00Z">
              <w:r w:rsidRPr="000E4456">
                <w:rPr>
                  <w:rFonts w:ascii="Times New Roman" w:eastAsia="Arial" w:hAnsi="Times New Roman" w:cs="Times New Roman"/>
                  <w:color w:val="000000"/>
                  <w:sz w:val="16"/>
                  <w:szCs w:val="16"/>
                </w:rPr>
                <w:t>-0.151</w:t>
              </w:r>
            </w:ins>
            <w:del w:id="2957" w:author="Brian William Stacy" w:date="2024-03-13T13:32:00Z">
              <w:r w:rsidRPr="00657054" w:rsidDel="00FC2EF3">
                <w:rPr>
                  <w:rFonts w:ascii="Arial" w:eastAsia="Arial" w:hAnsi="Arial" w:cs="Arial"/>
                  <w:color w:val="000000"/>
                  <w:sz w:val="16"/>
                  <w:szCs w:val="16"/>
                </w:rPr>
                <w:delText>-0.167</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FE6F" w14:textId="7B14078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58" w:author="Brian William Stacy" w:date="2024-03-13T13:32:00Z">
              <w:r w:rsidRPr="000E4456">
                <w:rPr>
                  <w:rFonts w:ascii="Times New Roman" w:eastAsia="Arial" w:hAnsi="Times New Roman" w:cs="Times New Roman"/>
                  <w:color w:val="000000"/>
                  <w:sz w:val="16"/>
                  <w:szCs w:val="16"/>
                </w:rPr>
                <w:t>-0.669*</w:t>
              </w:r>
            </w:ins>
            <w:del w:id="2959" w:author="Brian William Stacy" w:date="2024-03-13T13:32:00Z">
              <w:r w:rsidRPr="00657054" w:rsidDel="00FC2EF3">
                <w:rPr>
                  <w:rFonts w:ascii="Arial" w:eastAsia="Arial" w:hAnsi="Arial" w:cs="Arial"/>
                  <w:color w:val="000000"/>
                  <w:sz w:val="16"/>
                  <w:szCs w:val="16"/>
                </w:rPr>
                <w:delText>-0.693**</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B930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4884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CD49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5C6E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7750EB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F29B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FD3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E3038" w14:textId="1C41FC3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60" w:author="Brian William Stacy" w:date="2024-03-13T13:32:00Z">
              <w:r w:rsidRPr="000E4456">
                <w:rPr>
                  <w:rFonts w:ascii="Times New Roman" w:eastAsia="Arial" w:hAnsi="Times New Roman" w:cs="Times New Roman"/>
                  <w:color w:val="000000"/>
                  <w:sz w:val="16"/>
                  <w:szCs w:val="16"/>
                </w:rPr>
                <w:t>(0.27)</w:t>
              </w:r>
            </w:ins>
            <w:del w:id="2961" w:author="Brian William Stacy" w:date="2024-03-13T13:32:00Z">
              <w:r w:rsidRPr="00657054" w:rsidDel="00FC2EF3">
                <w:rPr>
                  <w:rFonts w:ascii="Arial" w:eastAsia="Arial" w:hAnsi="Arial" w:cs="Arial"/>
                  <w:color w:val="000000"/>
                  <w:sz w:val="16"/>
                  <w:szCs w:val="16"/>
                </w:rPr>
                <w:delText>(0.27)</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CB202" w14:textId="0E87E3C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62" w:author="Brian William Stacy" w:date="2024-03-13T13:32:00Z">
              <w:r w:rsidRPr="000E4456">
                <w:rPr>
                  <w:rFonts w:ascii="Times New Roman" w:eastAsia="Arial" w:hAnsi="Times New Roman" w:cs="Times New Roman"/>
                  <w:color w:val="000000"/>
                  <w:sz w:val="16"/>
                  <w:szCs w:val="16"/>
                </w:rPr>
                <w:t>(0.35)</w:t>
              </w:r>
            </w:ins>
            <w:del w:id="2963" w:author="Brian William Stacy" w:date="2024-03-13T13:32:00Z">
              <w:r w:rsidRPr="00657054" w:rsidDel="00FC2EF3">
                <w:rPr>
                  <w:rFonts w:ascii="Arial" w:eastAsia="Arial" w:hAnsi="Arial" w:cs="Arial"/>
                  <w:color w:val="000000"/>
                  <w:sz w:val="16"/>
                  <w:szCs w:val="16"/>
                </w:rPr>
                <w:delText>(0.35)</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5AC2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A1B3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254D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E53E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1670DFA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382B7"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6B5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4BFAD" w14:textId="49A9D759"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64" w:author="Brian William Stacy" w:date="2024-03-13T13:32:00Z">
              <w:r w:rsidRPr="000E4456">
                <w:rPr>
                  <w:rFonts w:ascii="Times New Roman" w:eastAsia="Arial" w:hAnsi="Times New Roman" w:cs="Times New Roman"/>
                  <w:color w:val="000000"/>
                  <w:sz w:val="16"/>
                  <w:szCs w:val="16"/>
                </w:rPr>
                <w:t>0.015</w:t>
              </w:r>
            </w:ins>
            <w:del w:id="2965" w:author="Brian William Stacy" w:date="2024-03-13T13:32:00Z">
              <w:r w:rsidRPr="00657054" w:rsidDel="00FC2EF3">
                <w:rPr>
                  <w:rFonts w:ascii="Arial" w:eastAsia="Arial" w:hAnsi="Arial" w:cs="Arial"/>
                  <w:color w:val="000000"/>
                  <w:sz w:val="16"/>
                  <w:szCs w:val="16"/>
                </w:rPr>
                <w:delText>0.026</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05DE" w14:textId="7BB7328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66" w:author="Brian William Stacy" w:date="2024-03-13T13:32:00Z">
              <w:r w:rsidRPr="000E4456">
                <w:rPr>
                  <w:rFonts w:ascii="Times New Roman" w:eastAsia="Arial" w:hAnsi="Times New Roman" w:cs="Times New Roman"/>
                  <w:color w:val="000000"/>
                  <w:sz w:val="16"/>
                  <w:szCs w:val="16"/>
                </w:rPr>
                <w:t>0.095</w:t>
              </w:r>
            </w:ins>
            <w:del w:id="2967" w:author="Brian William Stacy" w:date="2024-03-13T13:32:00Z">
              <w:r w:rsidRPr="00657054" w:rsidDel="00FC2EF3">
                <w:rPr>
                  <w:rFonts w:ascii="Arial" w:eastAsia="Arial" w:hAnsi="Arial" w:cs="Arial"/>
                  <w:color w:val="000000"/>
                  <w:sz w:val="16"/>
                  <w:szCs w:val="16"/>
                </w:rPr>
                <w:delText>0.085</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0146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C805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CB1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4050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67DDC98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1509B"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E079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68C1" w14:textId="24B9A622"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68" w:author="Brian William Stacy" w:date="2024-03-13T13:32:00Z">
              <w:r w:rsidRPr="000E4456">
                <w:rPr>
                  <w:rFonts w:ascii="Times New Roman" w:eastAsia="Arial" w:hAnsi="Times New Roman" w:cs="Times New Roman"/>
                  <w:color w:val="000000"/>
                  <w:sz w:val="16"/>
                  <w:szCs w:val="16"/>
                </w:rPr>
                <w:t>(0.44)</w:t>
              </w:r>
            </w:ins>
            <w:del w:id="2969" w:author="Brian William Stacy" w:date="2024-03-13T13:32:00Z">
              <w:r w:rsidRPr="00657054" w:rsidDel="00FC2EF3">
                <w:rPr>
                  <w:rFonts w:ascii="Arial" w:eastAsia="Arial" w:hAnsi="Arial" w:cs="Arial"/>
                  <w:color w:val="000000"/>
                  <w:sz w:val="16"/>
                  <w:szCs w:val="16"/>
                </w:rPr>
                <w:delText>(0.43)</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D7B5E" w14:textId="59778DBD"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70" w:author="Brian William Stacy" w:date="2024-03-13T13:32:00Z">
              <w:r w:rsidRPr="000E4456">
                <w:rPr>
                  <w:rFonts w:ascii="Times New Roman" w:eastAsia="Arial" w:hAnsi="Times New Roman" w:cs="Times New Roman"/>
                  <w:color w:val="000000"/>
                  <w:sz w:val="16"/>
                  <w:szCs w:val="16"/>
                </w:rPr>
                <w:t>(0.42)</w:t>
              </w:r>
            </w:ins>
            <w:del w:id="2971" w:author="Brian William Stacy" w:date="2024-03-13T13:32:00Z">
              <w:r w:rsidRPr="00657054" w:rsidDel="00FC2EF3">
                <w:rPr>
                  <w:rFonts w:ascii="Arial" w:eastAsia="Arial" w:hAnsi="Arial" w:cs="Arial"/>
                  <w:color w:val="000000"/>
                  <w:sz w:val="16"/>
                  <w:szCs w:val="16"/>
                </w:rPr>
                <w:delText>(0.42)</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2BB6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B90B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BAEE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16F0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2A35320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9BD87"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8AA5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B1A87" w14:textId="4DA47954"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72" w:author="Brian William Stacy" w:date="2024-03-13T13:32:00Z">
              <w:r w:rsidRPr="000E4456">
                <w:rPr>
                  <w:rFonts w:ascii="Times New Roman" w:eastAsia="Arial" w:hAnsi="Times New Roman" w:cs="Times New Roman"/>
                  <w:color w:val="000000"/>
                  <w:sz w:val="16"/>
                  <w:szCs w:val="16"/>
                </w:rPr>
                <w:t>-0.314</w:t>
              </w:r>
            </w:ins>
            <w:del w:id="2973" w:author="Brian William Stacy" w:date="2024-03-13T13:32:00Z">
              <w:r w:rsidRPr="00657054" w:rsidDel="00FC2EF3">
                <w:rPr>
                  <w:rFonts w:ascii="Arial" w:eastAsia="Arial" w:hAnsi="Arial" w:cs="Arial"/>
                  <w:color w:val="000000"/>
                  <w:sz w:val="16"/>
                  <w:szCs w:val="16"/>
                </w:rPr>
                <w:delText>-0.309</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587DB" w14:textId="670B07B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74" w:author="Brian William Stacy" w:date="2024-03-13T13:32:00Z">
              <w:r w:rsidRPr="000E4456">
                <w:rPr>
                  <w:rFonts w:ascii="Times New Roman" w:eastAsia="Arial" w:hAnsi="Times New Roman" w:cs="Times New Roman"/>
                  <w:color w:val="000000"/>
                  <w:sz w:val="16"/>
                  <w:szCs w:val="16"/>
                </w:rPr>
                <w:t>-0.739</w:t>
              </w:r>
            </w:ins>
            <w:del w:id="2975" w:author="Brian William Stacy" w:date="2024-03-13T13:32:00Z">
              <w:r w:rsidRPr="00657054" w:rsidDel="00FC2EF3">
                <w:rPr>
                  <w:rFonts w:ascii="Arial" w:eastAsia="Arial" w:hAnsi="Arial" w:cs="Arial"/>
                  <w:color w:val="000000"/>
                  <w:sz w:val="16"/>
                  <w:szCs w:val="16"/>
                </w:rPr>
                <w:delText>-0.746</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9BC1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1AEE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F80A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4B0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610AE74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C9653"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FC3F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CF3EF" w14:textId="4992FD6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76" w:author="Brian William Stacy" w:date="2024-03-13T13:32:00Z">
              <w:r w:rsidRPr="000E4456">
                <w:rPr>
                  <w:rFonts w:ascii="Times New Roman" w:eastAsia="Arial" w:hAnsi="Times New Roman" w:cs="Times New Roman"/>
                  <w:color w:val="000000"/>
                  <w:sz w:val="16"/>
                  <w:szCs w:val="16"/>
                </w:rPr>
                <w:t>(0.45)</w:t>
              </w:r>
            </w:ins>
            <w:del w:id="2977" w:author="Brian William Stacy" w:date="2024-03-13T13:32:00Z">
              <w:r w:rsidRPr="00657054" w:rsidDel="00FC2EF3">
                <w:rPr>
                  <w:rFonts w:ascii="Arial" w:eastAsia="Arial" w:hAnsi="Arial" w:cs="Arial"/>
                  <w:color w:val="000000"/>
                  <w:sz w:val="16"/>
                  <w:szCs w:val="16"/>
                </w:rPr>
                <w:delText>(0.45)</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6C335" w14:textId="4C52408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78" w:author="Brian William Stacy" w:date="2024-03-13T13:32:00Z">
              <w:r w:rsidRPr="000E4456">
                <w:rPr>
                  <w:rFonts w:ascii="Times New Roman" w:eastAsia="Arial" w:hAnsi="Times New Roman" w:cs="Times New Roman"/>
                  <w:color w:val="000000"/>
                  <w:sz w:val="16"/>
                  <w:szCs w:val="16"/>
                </w:rPr>
                <w:t>(0.49)</w:t>
              </w:r>
            </w:ins>
            <w:del w:id="2979" w:author="Brian William Stacy" w:date="2024-03-13T13:32:00Z">
              <w:r w:rsidRPr="00657054" w:rsidDel="00FC2EF3">
                <w:rPr>
                  <w:rFonts w:ascii="Arial" w:eastAsia="Arial" w:hAnsi="Arial" w:cs="Arial"/>
                  <w:color w:val="000000"/>
                  <w:sz w:val="16"/>
                  <w:szCs w:val="16"/>
                </w:rPr>
                <w:delText>(0.49)</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BA89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0592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8864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479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8DB0B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B25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614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A52A3" w14:textId="5EEF490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80" w:author="Brian William Stacy" w:date="2024-03-13T13:32:00Z">
              <w:r w:rsidRPr="000E4456">
                <w:rPr>
                  <w:rFonts w:ascii="Times New Roman" w:eastAsia="Arial" w:hAnsi="Times New Roman" w:cs="Times New Roman"/>
                  <w:color w:val="000000"/>
                  <w:sz w:val="16"/>
                  <w:szCs w:val="16"/>
                </w:rPr>
                <w:t>-7.029***</w:t>
              </w:r>
            </w:ins>
            <w:del w:id="2981" w:author="Brian William Stacy" w:date="2024-03-13T13:32:00Z">
              <w:r w:rsidRPr="00657054" w:rsidDel="00FC2EF3">
                <w:rPr>
                  <w:rFonts w:ascii="Arial" w:eastAsia="Arial" w:hAnsi="Arial" w:cs="Arial"/>
                  <w:color w:val="000000"/>
                  <w:sz w:val="16"/>
                  <w:szCs w:val="16"/>
                </w:rPr>
                <w:delText>-7.024***</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0DE08" w14:textId="2DEB2868"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82" w:author="Brian William Stacy" w:date="2024-03-13T13:32:00Z">
              <w:r w:rsidRPr="000E4456">
                <w:rPr>
                  <w:rFonts w:ascii="Times New Roman" w:eastAsia="Arial" w:hAnsi="Times New Roman" w:cs="Times New Roman"/>
                  <w:color w:val="000000"/>
                  <w:sz w:val="16"/>
                  <w:szCs w:val="16"/>
                </w:rPr>
                <w:t>-7.898***</w:t>
              </w:r>
            </w:ins>
            <w:del w:id="2983" w:author="Brian William Stacy" w:date="2024-03-13T13:32:00Z">
              <w:r w:rsidRPr="00657054" w:rsidDel="00FC2EF3">
                <w:rPr>
                  <w:rFonts w:ascii="Arial" w:eastAsia="Arial" w:hAnsi="Arial" w:cs="Arial"/>
                  <w:color w:val="000000"/>
                  <w:sz w:val="16"/>
                  <w:szCs w:val="16"/>
                </w:rPr>
                <w:delText>-7.908***</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28FD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4975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E26C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2F2D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0BD6C5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BE96D"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6E4E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901E8" w14:textId="2CB63C1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84" w:author="Brian William Stacy" w:date="2024-03-13T13:32:00Z">
              <w:r w:rsidRPr="000E4456">
                <w:rPr>
                  <w:rFonts w:ascii="Times New Roman" w:eastAsia="Arial" w:hAnsi="Times New Roman" w:cs="Times New Roman"/>
                  <w:color w:val="000000"/>
                  <w:sz w:val="16"/>
                  <w:szCs w:val="16"/>
                </w:rPr>
                <w:t>(0.77)</w:t>
              </w:r>
            </w:ins>
            <w:del w:id="2985" w:author="Brian William Stacy" w:date="2024-03-13T13:32:00Z">
              <w:r w:rsidRPr="00657054" w:rsidDel="00FC2EF3">
                <w:rPr>
                  <w:rFonts w:ascii="Arial" w:eastAsia="Arial" w:hAnsi="Arial" w:cs="Arial"/>
                  <w:color w:val="000000"/>
                  <w:sz w:val="16"/>
                  <w:szCs w:val="16"/>
                </w:rPr>
                <w:delText>(0.76)</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B08C2" w14:textId="61453E50"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86" w:author="Brian William Stacy" w:date="2024-03-13T13:32:00Z">
              <w:r w:rsidRPr="000E4456">
                <w:rPr>
                  <w:rFonts w:ascii="Times New Roman" w:eastAsia="Arial" w:hAnsi="Times New Roman" w:cs="Times New Roman"/>
                  <w:color w:val="000000"/>
                  <w:sz w:val="16"/>
                  <w:szCs w:val="16"/>
                </w:rPr>
                <w:t>(0.86)</w:t>
              </w:r>
            </w:ins>
            <w:del w:id="2987" w:author="Brian William Stacy" w:date="2024-03-13T13:32:00Z">
              <w:r w:rsidRPr="00657054" w:rsidDel="00FC2EF3">
                <w:rPr>
                  <w:rFonts w:ascii="Arial" w:eastAsia="Arial" w:hAnsi="Arial" w:cs="Arial"/>
                  <w:color w:val="000000"/>
                  <w:sz w:val="16"/>
                  <w:szCs w:val="16"/>
                </w:rPr>
                <w:delText>(0.85)</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BCE6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9E35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2601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E92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0D28BAD6" w14:textId="77777777" w:rsidTr="004A4172">
        <w:trPr>
          <w:trHeight w:val="80"/>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A5A62"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A47F5" w14:textId="64B50939"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88" w:author="Brian William Stacy" w:date="2024-03-13T13:32:00Z">
              <w:r w:rsidRPr="000E4456">
                <w:rPr>
                  <w:rFonts w:ascii="Times New Roman" w:eastAsia="Arial" w:hAnsi="Times New Roman" w:cs="Times New Roman"/>
                  <w:color w:val="000000"/>
                  <w:sz w:val="16"/>
                  <w:szCs w:val="16"/>
                </w:rPr>
                <w:t>50.789***</w:t>
              </w:r>
            </w:ins>
            <w:del w:id="2989" w:author="Brian William Stacy" w:date="2024-03-13T13:32:00Z">
              <w:r w:rsidRPr="00657054" w:rsidDel="00FC2EF3">
                <w:rPr>
                  <w:rFonts w:ascii="Arial" w:eastAsia="Arial" w:hAnsi="Arial" w:cs="Arial"/>
                  <w:color w:val="000000"/>
                  <w:sz w:val="16"/>
                  <w:szCs w:val="16"/>
                </w:rPr>
                <w:delText>50.162***</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73A20"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DB956"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BFEAC" w14:textId="13C100E8"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90" w:author="Brian William Stacy" w:date="2024-03-13T13:32:00Z">
              <w:r w:rsidRPr="000E4456">
                <w:rPr>
                  <w:rFonts w:ascii="Times New Roman" w:eastAsia="Arial" w:hAnsi="Times New Roman" w:cs="Times New Roman"/>
                  <w:color w:val="000000"/>
                  <w:sz w:val="16"/>
                  <w:szCs w:val="16"/>
                </w:rPr>
                <w:t>57.233***</w:t>
              </w:r>
            </w:ins>
            <w:del w:id="2991" w:author="Brian William Stacy" w:date="2024-03-13T13:32:00Z">
              <w:r w:rsidRPr="00657054" w:rsidDel="00FC2EF3">
                <w:rPr>
                  <w:rFonts w:ascii="Arial" w:eastAsia="Arial" w:hAnsi="Arial" w:cs="Arial"/>
                  <w:color w:val="000000"/>
                  <w:sz w:val="16"/>
                  <w:szCs w:val="16"/>
                </w:rPr>
                <w:delText>56.116***</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5CB92"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9DFE"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D0013" w14:textId="0A0AB794"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92" w:author="Brian William Stacy" w:date="2024-03-13T13:32:00Z">
              <w:r w:rsidRPr="000E4456">
                <w:rPr>
                  <w:rFonts w:ascii="Times New Roman" w:eastAsia="Arial" w:hAnsi="Times New Roman" w:cs="Times New Roman"/>
                  <w:color w:val="000000"/>
                  <w:sz w:val="16"/>
                  <w:szCs w:val="16"/>
                </w:rPr>
                <w:t>53.384***</w:t>
              </w:r>
            </w:ins>
            <w:del w:id="2993" w:author="Brian William Stacy" w:date="2024-03-13T13:32:00Z">
              <w:r w:rsidRPr="00657054" w:rsidDel="00FC2EF3">
                <w:rPr>
                  <w:rFonts w:ascii="Arial" w:eastAsia="Arial" w:hAnsi="Arial" w:cs="Arial"/>
                  <w:color w:val="000000"/>
                  <w:sz w:val="16"/>
                  <w:szCs w:val="16"/>
                </w:rPr>
                <w:delText>53.384***</w:delText>
              </w:r>
            </w:del>
          </w:p>
        </w:tc>
      </w:tr>
      <w:tr w:rsidR="007670C3" w:rsidRPr="00D41306" w14:paraId="601B9D4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466BA"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5D63F" w14:textId="7959006F"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94" w:author="Brian William Stacy" w:date="2024-03-13T13:32:00Z">
              <w:r w:rsidRPr="000E4456">
                <w:rPr>
                  <w:rFonts w:ascii="Times New Roman" w:eastAsia="Arial" w:hAnsi="Times New Roman" w:cs="Times New Roman"/>
                  <w:color w:val="000000"/>
                  <w:sz w:val="16"/>
                  <w:szCs w:val="16"/>
                </w:rPr>
                <w:t>(3.01)</w:t>
              </w:r>
            </w:ins>
            <w:del w:id="2995" w:author="Brian William Stacy" w:date="2024-03-13T13:32:00Z">
              <w:r w:rsidRPr="00657054" w:rsidDel="00FC2EF3">
                <w:rPr>
                  <w:rFonts w:ascii="Arial" w:eastAsia="Arial" w:hAnsi="Arial" w:cs="Arial"/>
                  <w:color w:val="000000"/>
                  <w:sz w:val="16"/>
                  <w:szCs w:val="16"/>
                </w:rPr>
                <w:delText>(3.12)</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8FF4A"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6698A"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B9AB2" w14:textId="5431450D"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96" w:author="Brian William Stacy" w:date="2024-03-13T13:32:00Z">
              <w:r w:rsidRPr="000E4456">
                <w:rPr>
                  <w:rFonts w:ascii="Times New Roman" w:eastAsia="Arial" w:hAnsi="Times New Roman" w:cs="Times New Roman"/>
                  <w:color w:val="000000"/>
                  <w:sz w:val="16"/>
                  <w:szCs w:val="16"/>
                </w:rPr>
                <w:t>(2.51)</w:t>
              </w:r>
            </w:ins>
            <w:del w:id="2997" w:author="Brian William Stacy" w:date="2024-03-13T13:32:00Z">
              <w:r w:rsidRPr="00657054" w:rsidDel="00FC2EF3">
                <w:rPr>
                  <w:rFonts w:ascii="Arial" w:eastAsia="Arial" w:hAnsi="Arial" w:cs="Arial"/>
                  <w:color w:val="000000"/>
                  <w:sz w:val="16"/>
                  <w:szCs w:val="16"/>
                </w:rPr>
                <w:delText>(2.85)</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54B0"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FBC59"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9AF6B" w14:textId="192DFAAF"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ins w:id="2998" w:author="Brian William Stacy" w:date="2024-03-13T13:32:00Z">
              <w:r w:rsidRPr="000E4456">
                <w:rPr>
                  <w:rFonts w:ascii="Times New Roman" w:eastAsia="Arial" w:hAnsi="Times New Roman" w:cs="Times New Roman"/>
                  <w:color w:val="000000"/>
                  <w:sz w:val="16"/>
                  <w:szCs w:val="16"/>
                </w:rPr>
                <w:t>(2.81)</w:t>
              </w:r>
            </w:ins>
            <w:del w:id="2999" w:author="Brian William Stacy" w:date="2024-03-13T13:32:00Z">
              <w:r w:rsidRPr="00657054" w:rsidDel="00FC2EF3">
                <w:rPr>
                  <w:rFonts w:ascii="Arial" w:eastAsia="Arial" w:hAnsi="Arial" w:cs="Arial"/>
                  <w:color w:val="000000"/>
                  <w:sz w:val="16"/>
                  <w:szCs w:val="16"/>
                </w:rPr>
                <w:delText>(2.81)</w:delText>
              </w:r>
            </w:del>
          </w:p>
        </w:tc>
      </w:tr>
      <w:tr w:rsidR="008535A7" w:rsidRPr="00F9620B" w14:paraId="57BBCF9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6D549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29CE9"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00" w:author="Brian William Stacy" w:date="2024-03-13T13:30:00Z">
                  <w:rPr>
                    <w:rFonts w:ascii="Times New Roman" w:hAnsi="Times New Roman" w:cs="Times New Roman"/>
                    <w:sz w:val="18"/>
                    <w:szCs w:val="18"/>
                  </w:rPr>
                </w:rPrChange>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A8D1A" w14:textId="1A3B3384" w:rsidR="008535A7" w:rsidRPr="00D22CF7"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01"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02" w:author="Brian William Stacy" w:date="2024-03-13T13:30:00Z">
                  <w:rPr>
                    <w:rFonts w:ascii="Times New Roman" w:hAnsi="Times New Roman" w:cs="Times New Roman"/>
                    <w:sz w:val="18"/>
                    <w:szCs w:val="18"/>
                  </w:rPr>
                </w:rPrChange>
              </w:rPr>
              <w:t>1</w:t>
            </w:r>
            <w:ins w:id="3003" w:author="Brian William Stacy" w:date="2024-03-13T13:30:00Z">
              <w:r w:rsidR="00243B16">
                <w:rPr>
                  <w:rFonts w:ascii="Times New Roman" w:hAnsi="Times New Roman" w:cs="Times New Roman"/>
                  <w:sz w:val="16"/>
                  <w:szCs w:val="16"/>
                </w:rPr>
                <w:t>2.98</w:t>
              </w:r>
            </w:ins>
            <w:del w:id="3004" w:author="Brian William Stacy" w:date="2024-03-13T13:30:00Z">
              <w:r w:rsidRPr="00D22CF7" w:rsidDel="00243B16">
                <w:rPr>
                  <w:rFonts w:ascii="Times New Roman" w:hAnsi="Times New Roman" w:cs="Times New Roman"/>
                  <w:sz w:val="16"/>
                  <w:szCs w:val="16"/>
                  <w:rPrChange w:id="3005" w:author="Brian William Stacy" w:date="2024-03-13T13:30:00Z">
                    <w:rPr>
                      <w:rFonts w:ascii="Times New Roman" w:hAnsi="Times New Roman" w:cs="Times New Roman"/>
                      <w:sz w:val="18"/>
                      <w:szCs w:val="18"/>
                    </w:rPr>
                  </w:rPrChange>
                </w:rPr>
                <w:delText>3.2</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E42550" w14:textId="3DCB5C62" w:rsidR="008535A7" w:rsidRPr="00D22CF7"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06"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07" w:author="Brian William Stacy" w:date="2024-03-13T13:30:00Z">
                  <w:rPr>
                    <w:rFonts w:ascii="Times New Roman" w:hAnsi="Times New Roman" w:cs="Times New Roman"/>
                    <w:sz w:val="18"/>
                    <w:szCs w:val="18"/>
                  </w:rPr>
                </w:rPrChange>
              </w:rPr>
              <w:t>12.</w:t>
            </w:r>
            <w:ins w:id="3008" w:author="Brian William Stacy" w:date="2024-03-13T13:31:00Z">
              <w:r w:rsidR="00243B16">
                <w:rPr>
                  <w:rFonts w:ascii="Times New Roman" w:hAnsi="Times New Roman" w:cs="Times New Roman"/>
                  <w:sz w:val="16"/>
                  <w:szCs w:val="16"/>
                </w:rPr>
                <w:t>12</w:t>
              </w:r>
            </w:ins>
            <w:del w:id="3009" w:author="Brian William Stacy" w:date="2024-03-13T13:31:00Z">
              <w:r w:rsidRPr="00D22CF7" w:rsidDel="00243B16">
                <w:rPr>
                  <w:rFonts w:ascii="Times New Roman" w:hAnsi="Times New Roman" w:cs="Times New Roman"/>
                  <w:sz w:val="16"/>
                  <w:szCs w:val="16"/>
                  <w:rPrChange w:id="3010" w:author="Brian William Stacy" w:date="2024-03-13T13:30:00Z">
                    <w:rPr>
                      <w:rFonts w:ascii="Times New Roman" w:hAnsi="Times New Roman" w:cs="Times New Roman"/>
                      <w:sz w:val="18"/>
                      <w:szCs w:val="18"/>
                    </w:rPr>
                  </w:rPrChange>
                </w:rPr>
                <w:delText>3</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786C78"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11" w:author="Brian William Stacy" w:date="2024-03-13T13:30:00Z">
                  <w:rPr>
                    <w:rFonts w:ascii="Times New Roman" w:hAnsi="Times New Roman" w:cs="Times New Roman"/>
                    <w:sz w:val="18"/>
                    <w:szCs w:val="18"/>
                  </w:rPr>
                </w:rPrChange>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E5FB8E" w14:textId="08835FB4" w:rsidR="008535A7" w:rsidRPr="00D22CF7"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12"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13" w:author="Brian William Stacy" w:date="2024-03-13T13:30:00Z">
                  <w:rPr>
                    <w:rFonts w:ascii="Times New Roman" w:hAnsi="Times New Roman" w:cs="Times New Roman"/>
                    <w:sz w:val="18"/>
                    <w:szCs w:val="18"/>
                  </w:rPr>
                </w:rPrChange>
              </w:rPr>
              <w:t>1</w:t>
            </w:r>
            <w:ins w:id="3014" w:author="Brian William Stacy" w:date="2024-03-13T13:31:00Z">
              <w:r w:rsidR="00243B16">
                <w:rPr>
                  <w:rFonts w:ascii="Times New Roman" w:hAnsi="Times New Roman" w:cs="Times New Roman"/>
                  <w:sz w:val="16"/>
                  <w:szCs w:val="16"/>
                </w:rPr>
                <w:t>2.78</w:t>
              </w:r>
            </w:ins>
            <w:del w:id="3015" w:author="Brian William Stacy" w:date="2024-03-13T13:31:00Z">
              <w:r w:rsidRPr="00D22CF7" w:rsidDel="00243B16">
                <w:rPr>
                  <w:rFonts w:ascii="Times New Roman" w:hAnsi="Times New Roman" w:cs="Times New Roman"/>
                  <w:sz w:val="16"/>
                  <w:szCs w:val="16"/>
                  <w:rPrChange w:id="3016" w:author="Brian William Stacy" w:date="2024-03-13T13:30:00Z">
                    <w:rPr>
                      <w:rFonts w:ascii="Times New Roman" w:hAnsi="Times New Roman" w:cs="Times New Roman"/>
                      <w:sz w:val="18"/>
                      <w:szCs w:val="18"/>
                    </w:rPr>
                  </w:rPrChange>
                </w:rPr>
                <w:delText>3.25</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F046C3" w14:textId="5A976729" w:rsidR="008535A7" w:rsidRPr="00D22CF7"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17"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18" w:author="Brian William Stacy" w:date="2024-03-13T13:30:00Z">
                  <w:rPr>
                    <w:rFonts w:ascii="Times New Roman" w:hAnsi="Times New Roman" w:cs="Times New Roman"/>
                    <w:sz w:val="18"/>
                    <w:szCs w:val="18"/>
                  </w:rPr>
                </w:rPrChange>
              </w:rPr>
              <w:t>12.</w:t>
            </w:r>
            <w:ins w:id="3019" w:author="Brian William Stacy" w:date="2024-03-13T13:31:00Z">
              <w:r w:rsidR="00243B16">
                <w:rPr>
                  <w:rFonts w:ascii="Times New Roman" w:hAnsi="Times New Roman" w:cs="Times New Roman"/>
                  <w:sz w:val="16"/>
                  <w:szCs w:val="16"/>
                </w:rPr>
                <w:t>03</w:t>
              </w:r>
            </w:ins>
            <w:del w:id="3020" w:author="Brian William Stacy" w:date="2024-03-13T13:31:00Z">
              <w:r w:rsidRPr="00D22CF7" w:rsidDel="00243B16">
                <w:rPr>
                  <w:rFonts w:ascii="Times New Roman" w:hAnsi="Times New Roman" w:cs="Times New Roman"/>
                  <w:sz w:val="16"/>
                  <w:szCs w:val="16"/>
                  <w:rPrChange w:id="3021" w:author="Brian William Stacy" w:date="2024-03-13T13:30:00Z">
                    <w:rPr>
                      <w:rFonts w:ascii="Times New Roman" w:hAnsi="Times New Roman" w:cs="Times New Roman"/>
                      <w:sz w:val="18"/>
                      <w:szCs w:val="18"/>
                    </w:rPr>
                  </w:rPrChange>
                </w:rPr>
                <w:delText>42</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767F3"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22" w:author="Brian William Stacy" w:date="2024-03-13T13:30:00Z">
                  <w:rPr>
                    <w:rFonts w:ascii="Times New Roman" w:hAnsi="Times New Roman" w:cs="Times New Roman"/>
                    <w:sz w:val="18"/>
                    <w:szCs w:val="18"/>
                  </w:rPr>
                </w:rPrChange>
              </w:rPr>
            </w:pPr>
          </w:p>
        </w:tc>
      </w:tr>
      <w:tr w:rsidR="008535A7" w:rsidRPr="00F9620B" w14:paraId="529CCDB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16A2A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6AA442"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23" w:author="Brian William Stacy" w:date="2024-03-13T13:30:00Z">
                  <w:rPr>
                    <w:rFonts w:ascii="Times New Roman" w:hAnsi="Times New Roman" w:cs="Times New Roman"/>
                    <w:sz w:val="18"/>
                    <w:szCs w:val="18"/>
                  </w:rPr>
                </w:rPrChange>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C254F" w14:textId="3B2B4290" w:rsidR="008535A7" w:rsidRPr="00D22CF7"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24"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25" w:author="Brian William Stacy" w:date="2024-03-13T13:30:00Z">
                  <w:rPr>
                    <w:rFonts w:ascii="Times New Roman" w:hAnsi="Times New Roman" w:cs="Times New Roman"/>
                    <w:sz w:val="18"/>
                    <w:szCs w:val="18"/>
                  </w:rPr>
                </w:rPrChange>
              </w:rPr>
              <w:t>4.1</w:t>
            </w:r>
            <w:ins w:id="3026" w:author="Brian William Stacy" w:date="2024-03-13T13:31:00Z">
              <w:r w:rsidR="00243B16">
                <w:rPr>
                  <w:rFonts w:ascii="Times New Roman" w:hAnsi="Times New Roman" w:cs="Times New Roman"/>
                  <w:sz w:val="16"/>
                  <w:szCs w:val="16"/>
                </w:rPr>
                <w:t>9</w:t>
              </w:r>
            </w:ins>
            <w:del w:id="3027" w:author="Brian William Stacy" w:date="2024-03-13T13:31:00Z">
              <w:r w:rsidRPr="00D22CF7" w:rsidDel="00243B16">
                <w:rPr>
                  <w:rFonts w:ascii="Times New Roman" w:hAnsi="Times New Roman" w:cs="Times New Roman"/>
                  <w:sz w:val="16"/>
                  <w:szCs w:val="16"/>
                  <w:rPrChange w:id="3028" w:author="Brian William Stacy" w:date="2024-03-13T13:30:00Z">
                    <w:rPr>
                      <w:rFonts w:ascii="Times New Roman" w:hAnsi="Times New Roman" w:cs="Times New Roman"/>
                      <w:sz w:val="18"/>
                      <w:szCs w:val="18"/>
                    </w:rPr>
                  </w:rPrChange>
                </w:rPr>
                <w:delText>6</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01D6B" w14:textId="5033AE3F" w:rsidR="008535A7" w:rsidRPr="00D22CF7" w:rsidRDefault="00CF05F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29"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30" w:author="Brian William Stacy" w:date="2024-03-13T13:30:00Z">
                  <w:rPr>
                    <w:rFonts w:ascii="Times New Roman" w:hAnsi="Times New Roman" w:cs="Times New Roman"/>
                    <w:sz w:val="18"/>
                    <w:szCs w:val="18"/>
                  </w:rPr>
                </w:rPrChange>
              </w:rPr>
              <w:t>4.0</w:t>
            </w:r>
            <w:ins w:id="3031" w:author="Brian William Stacy" w:date="2024-03-13T13:31:00Z">
              <w:r w:rsidR="00243B16">
                <w:rPr>
                  <w:rFonts w:ascii="Times New Roman" w:hAnsi="Times New Roman" w:cs="Times New Roman"/>
                  <w:sz w:val="16"/>
                  <w:szCs w:val="16"/>
                </w:rPr>
                <w:t>8</w:t>
              </w:r>
            </w:ins>
            <w:del w:id="3032" w:author="Brian William Stacy" w:date="2024-03-13T13:31:00Z">
              <w:r w:rsidRPr="00D22CF7" w:rsidDel="00243B16">
                <w:rPr>
                  <w:rFonts w:ascii="Times New Roman" w:hAnsi="Times New Roman" w:cs="Times New Roman"/>
                  <w:sz w:val="16"/>
                  <w:szCs w:val="16"/>
                  <w:rPrChange w:id="3033" w:author="Brian William Stacy" w:date="2024-03-13T13:30:00Z">
                    <w:rPr>
                      <w:rFonts w:ascii="Times New Roman" w:hAnsi="Times New Roman" w:cs="Times New Roman"/>
                      <w:sz w:val="18"/>
                      <w:szCs w:val="18"/>
                    </w:rPr>
                  </w:rPrChange>
                </w:rPr>
                <w:delText>6</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563EA"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34" w:author="Brian William Stacy" w:date="2024-03-13T13:30:00Z">
                  <w:rPr>
                    <w:rFonts w:ascii="Times New Roman" w:hAnsi="Times New Roman" w:cs="Times New Roman"/>
                    <w:sz w:val="18"/>
                    <w:szCs w:val="18"/>
                  </w:rPr>
                </w:rPrChange>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7043D" w14:textId="2E0E7D0E" w:rsidR="008535A7" w:rsidRPr="00D22CF7" w:rsidRDefault="00CF05F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35"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36" w:author="Brian William Stacy" w:date="2024-03-13T13:30:00Z">
                  <w:rPr>
                    <w:rFonts w:ascii="Times New Roman" w:hAnsi="Times New Roman" w:cs="Times New Roman"/>
                    <w:sz w:val="18"/>
                    <w:szCs w:val="18"/>
                  </w:rPr>
                </w:rPrChange>
              </w:rPr>
              <w:t>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DA784B" w14:textId="7CE04A3D" w:rsidR="008535A7" w:rsidRPr="00D22CF7" w:rsidRDefault="00CF05F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37"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38" w:author="Brian William Stacy" w:date="2024-03-13T13:30:00Z">
                  <w:rPr>
                    <w:rFonts w:ascii="Times New Roman" w:hAnsi="Times New Roman" w:cs="Times New Roman"/>
                    <w:sz w:val="18"/>
                    <w:szCs w:val="18"/>
                  </w:rPr>
                </w:rPrChange>
              </w:rPr>
              <w:t>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5B0CE"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39" w:author="Brian William Stacy" w:date="2024-03-13T13:30:00Z">
                  <w:rPr>
                    <w:rFonts w:ascii="Times New Roman" w:hAnsi="Times New Roman" w:cs="Times New Roman"/>
                    <w:sz w:val="18"/>
                    <w:szCs w:val="18"/>
                  </w:rPr>
                </w:rPrChange>
              </w:rPr>
            </w:pPr>
          </w:p>
        </w:tc>
      </w:tr>
      <w:tr w:rsidR="00066F5D" w:rsidRPr="00D41306" w14:paraId="1973E1C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C6B5" w14:textId="77777777" w:rsidR="00066F5D" w:rsidRPr="005B0CB6"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2EB90" w14:textId="377FC0DB" w:rsidR="00066F5D" w:rsidRPr="00D22CF7"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40" w:author="Brian William Stacy" w:date="2024-03-13T13:30:00Z">
                  <w:rPr>
                    <w:rFonts w:ascii="Times New Roman" w:hAnsi="Times New Roman" w:cs="Times New Roman"/>
                    <w:sz w:val="18"/>
                    <w:szCs w:val="18"/>
                  </w:rPr>
                </w:rPrChange>
              </w:rPr>
            </w:pPr>
            <w:ins w:id="3041" w:author="Brian William Stacy" w:date="2024-03-13T13:30:00Z">
              <w:r w:rsidRPr="000E4456">
                <w:rPr>
                  <w:rFonts w:ascii="Times New Roman" w:eastAsia="Arial" w:hAnsi="Times New Roman" w:cs="Times New Roman"/>
                  <w:color w:val="000000"/>
                  <w:sz w:val="16"/>
                  <w:szCs w:val="16"/>
                </w:rPr>
                <w:t>0.121</w:t>
              </w:r>
            </w:ins>
            <w:del w:id="3042" w:author="Brian William Stacy" w:date="2024-03-13T13:30:00Z">
              <w:r w:rsidRPr="00D22CF7" w:rsidDel="00C10F37">
                <w:rPr>
                  <w:rFonts w:ascii="Arial" w:eastAsia="Arial" w:hAnsi="Arial" w:cs="Arial"/>
                  <w:color w:val="000000"/>
                  <w:sz w:val="16"/>
                  <w:szCs w:val="16"/>
                </w:rPr>
                <w:delText>0.123</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3DD09" w14:textId="678A498F" w:rsidR="00066F5D" w:rsidRPr="00D22CF7"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43" w:author="Brian William Stacy" w:date="2024-03-13T13:30:00Z">
                  <w:rPr>
                    <w:rFonts w:ascii="Times New Roman" w:hAnsi="Times New Roman" w:cs="Times New Roman"/>
                    <w:sz w:val="18"/>
                    <w:szCs w:val="18"/>
                  </w:rPr>
                </w:rPrChange>
              </w:rPr>
            </w:pPr>
            <w:ins w:id="3044" w:author="Brian William Stacy" w:date="2024-03-13T13:30:00Z">
              <w:r w:rsidRPr="000E4456">
                <w:rPr>
                  <w:rFonts w:ascii="Times New Roman" w:eastAsia="Arial" w:hAnsi="Times New Roman" w:cs="Times New Roman"/>
                  <w:color w:val="000000"/>
                  <w:sz w:val="16"/>
                  <w:szCs w:val="16"/>
                </w:rPr>
                <w:t>0.957</w:t>
              </w:r>
            </w:ins>
            <w:del w:id="3045" w:author="Brian William Stacy" w:date="2024-03-13T13:30:00Z">
              <w:r w:rsidRPr="00D22CF7" w:rsidDel="00C10F37">
                <w:rPr>
                  <w:rFonts w:ascii="Arial" w:eastAsia="Arial" w:hAnsi="Arial" w:cs="Arial"/>
                  <w:color w:val="000000"/>
                  <w:sz w:val="16"/>
                  <w:szCs w:val="16"/>
                </w:rPr>
                <w:delText>0.959</w:delText>
              </w:r>
            </w:del>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876D" w14:textId="6ADA2DF0" w:rsidR="00066F5D" w:rsidRPr="00D22CF7"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46" w:author="Brian William Stacy" w:date="2024-03-13T13:30:00Z">
                  <w:rPr>
                    <w:rFonts w:ascii="Times New Roman" w:hAnsi="Times New Roman" w:cs="Times New Roman"/>
                    <w:sz w:val="18"/>
                    <w:szCs w:val="18"/>
                  </w:rPr>
                </w:rPrChange>
              </w:rPr>
            </w:pPr>
            <w:ins w:id="3047" w:author="Brian William Stacy" w:date="2024-03-13T13:30:00Z">
              <w:r w:rsidRPr="000E4456">
                <w:rPr>
                  <w:rFonts w:ascii="Times New Roman" w:eastAsia="Arial" w:hAnsi="Times New Roman" w:cs="Times New Roman"/>
                  <w:color w:val="000000"/>
                  <w:sz w:val="16"/>
                  <w:szCs w:val="16"/>
                </w:rPr>
                <w:t>0.959</w:t>
              </w:r>
            </w:ins>
            <w:del w:id="3048" w:author="Brian William Stacy" w:date="2024-03-13T13:30:00Z">
              <w:r w:rsidRPr="00D22CF7" w:rsidDel="00C10F37">
                <w:rPr>
                  <w:rFonts w:ascii="Arial" w:eastAsia="Arial" w:hAnsi="Arial" w:cs="Arial"/>
                  <w:color w:val="000000"/>
                  <w:sz w:val="16"/>
                  <w:szCs w:val="16"/>
                </w:rPr>
                <w:delText>0.960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F1C51" w14:textId="473EF5BD" w:rsidR="00066F5D" w:rsidRPr="00D22CF7"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49" w:author="Brian William Stacy" w:date="2024-03-13T13:30:00Z">
                  <w:rPr>
                    <w:rFonts w:ascii="Times New Roman" w:hAnsi="Times New Roman" w:cs="Times New Roman"/>
                    <w:sz w:val="18"/>
                    <w:szCs w:val="18"/>
                  </w:rPr>
                </w:rPrChange>
              </w:rPr>
            </w:pPr>
            <w:ins w:id="3050" w:author="Brian William Stacy" w:date="2024-03-13T13:30:00Z">
              <w:r w:rsidRPr="000E4456">
                <w:rPr>
                  <w:rFonts w:ascii="Times New Roman" w:eastAsia="Arial" w:hAnsi="Times New Roman" w:cs="Times New Roman"/>
                  <w:color w:val="000000"/>
                  <w:sz w:val="16"/>
                  <w:szCs w:val="16"/>
                </w:rPr>
                <w:t>0.242</w:t>
              </w:r>
            </w:ins>
            <w:del w:id="3051" w:author="Brian William Stacy" w:date="2024-03-13T13:30:00Z">
              <w:r w:rsidRPr="00D22CF7" w:rsidDel="00C10F37">
                <w:rPr>
                  <w:rFonts w:ascii="Arial" w:eastAsia="Arial" w:hAnsi="Arial" w:cs="Arial"/>
                  <w:color w:val="000000"/>
                  <w:sz w:val="16"/>
                  <w:szCs w:val="16"/>
                </w:rPr>
                <w:delText>0.242</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E2059" w14:textId="4D92E629" w:rsidR="00066F5D" w:rsidRPr="00D22CF7"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52" w:author="Brian William Stacy" w:date="2024-03-13T13:30:00Z">
                  <w:rPr>
                    <w:rFonts w:ascii="Times New Roman" w:hAnsi="Times New Roman" w:cs="Times New Roman"/>
                    <w:sz w:val="18"/>
                    <w:szCs w:val="18"/>
                  </w:rPr>
                </w:rPrChange>
              </w:rPr>
            </w:pPr>
            <w:ins w:id="3053" w:author="Brian William Stacy" w:date="2024-03-13T13:30:00Z">
              <w:r w:rsidRPr="000E4456">
                <w:rPr>
                  <w:rFonts w:ascii="Times New Roman" w:eastAsia="Arial" w:hAnsi="Times New Roman" w:cs="Times New Roman"/>
                  <w:color w:val="000000"/>
                  <w:sz w:val="16"/>
                  <w:szCs w:val="16"/>
                </w:rPr>
                <w:t>1.000</w:t>
              </w:r>
            </w:ins>
            <w:del w:id="3054" w:author="Brian William Stacy" w:date="2024-03-13T13:30:00Z">
              <w:r w:rsidRPr="00D22CF7" w:rsidDel="00C10F37">
                <w:rPr>
                  <w:rFonts w:ascii="Arial" w:eastAsia="Arial" w:hAnsi="Arial" w:cs="Arial"/>
                  <w:color w:val="000000"/>
                  <w:sz w:val="16"/>
                  <w:szCs w:val="16"/>
                </w:rPr>
                <w:delText>1.000</w:delText>
              </w:r>
            </w:del>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BD6C3" w14:textId="3A0A2CE8" w:rsidR="00066F5D" w:rsidRPr="00D22CF7"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55" w:author="Brian William Stacy" w:date="2024-03-13T13:30:00Z">
                  <w:rPr>
                    <w:rFonts w:ascii="Times New Roman" w:hAnsi="Times New Roman" w:cs="Times New Roman"/>
                    <w:sz w:val="18"/>
                    <w:szCs w:val="18"/>
                  </w:rPr>
                </w:rPrChange>
              </w:rPr>
            </w:pPr>
            <w:ins w:id="3056" w:author="Brian William Stacy" w:date="2024-03-13T13:30:00Z">
              <w:r w:rsidRPr="000E4456">
                <w:rPr>
                  <w:rFonts w:ascii="Times New Roman" w:eastAsia="Arial" w:hAnsi="Times New Roman" w:cs="Times New Roman"/>
                  <w:color w:val="000000"/>
                  <w:sz w:val="16"/>
                  <w:szCs w:val="16"/>
                </w:rPr>
                <w:t>1.000</w:t>
              </w:r>
            </w:ins>
            <w:del w:id="3057" w:author="Brian William Stacy" w:date="2024-03-13T13:30:00Z">
              <w:r w:rsidRPr="00D22CF7" w:rsidDel="00C10F37">
                <w:rPr>
                  <w:rFonts w:ascii="Arial" w:eastAsia="Arial" w:hAnsi="Arial" w:cs="Arial"/>
                  <w:color w:val="000000"/>
                  <w:sz w:val="16"/>
                  <w:szCs w:val="16"/>
                </w:rPr>
                <w:delText>1.000</w:delText>
              </w:r>
            </w:del>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AEE46" w14:textId="76167FC0" w:rsidR="00066F5D" w:rsidRPr="00D22CF7"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58" w:author="Brian William Stacy" w:date="2024-03-13T13:30:00Z">
                  <w:rPr>
                    <w:rFonts w:ascii="Times New Roman" w:hAnsi="Times New Roman" w:cs="Times New Roman"/>
                    <w:sz w:val="18"/>
                    <w:szCs w:val="18"/>
                  </w:rPr>
                </w:rPrChange>
              </w:rPr>
            </w:pPr>
            <w:ins w:id="3059" w:author="Brian William Stacy" w:date="2024-03-13T13:30:00Z">
              <w:r w:rsidRPr="000E4456">
                <w:rPr>
                  <w:rFonts w:ascii="Times New Roman" w:eastAsia="Arial" w:hAnsi="Times New Roman" w:cs="Times New Roman"/>
                  <w:color w:val="000000"/>
                  <w:sz w:val="16"/>
                  <w:szCs w:val="16"/>
                </w:rPr>
                <w:t>0.186</w:t>
              </w:r>
            </w:ins>
            <w:del w:id="3060" w:author="Brian William Stacy" w:date="2024-03-13T13:30:00Z">
              <w:r w:rsidRPr="00D22CF7" w:rsidDel="00C10F37">
                <w:rPr>
                  <w:rFonts w:ascii="Arial" w:eastAsia="Arial" w:hAnsi="Arial" w:cs="Arial"/>
                  <w:color w:val="000000"/>
                  <w:sz w:val="16"/>
                  <w:szCs w:val="16"/>
                </w:rPr>
                <w:delText>0.186</w:delText>
              </w:r>
            </w:del>
          </w:p>
        </w:tc>
      </w:tr>
      <w:tr w:rsidR="008535A7" w:rsidRPr="00D41306" w14:paraId="79DF476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A3E6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7DEF6"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61"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62" w:author="Brian William Stacy" w:date="2024-03-13T13:30:00Z">
                  <w:rPr>
                    <w:rFonts w:ascii="Times New Roman" w:hAnsi="Times New Roman" w:cs="Times New Roman"/>
                    <w:sz w:val="18"/>
                    <w:szCs w:val="18"/>
                  </w:rPr>
                </w:rPrChange>
              </w:rPr>
              <w:t>No</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16766"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63" w:author="Brian William Stacy" w:date="2024-03-13T13:30:00Z">
                  <w:rPr>
                    <w:rFonts w:ascii="Times New Roman" w:hAnsi="Times New Roman" w:cs="Times New Roman"/>
                    <w:sz w:val="18"/>
                    <w:szCs w:val="18"/>
                  </w:rPr>
                </w:rPrChange>
              </w:rPr>
            </w:pPr>
            <w:r w:rsidRPr="00D22CF7">
              <w:rPr>
                <w:rFonts w:ascii="Times New Roman" w:eastAsia="Arial" w:hAnsi="Times New Roman" w:cs="Times New Roman"/>
                <w:color w:val="000000"/>
                <w:sz w:val="16"/>
                <w:szCs w:val="16"/>
                <w:rPrChange w:id="3064" w:author="Brian William Stacy" w:date="2024-03-13T13:30:00Z">
                  <w:rPr>
                    <w:rFonts w:ascii="Times New Roman" w:eastAsia="Arial" w:hAnsi="Times New Roman" w:cs="Times New Roman"/>
                    <w:color w:val="000000"/>
                    <w:sz w:val="18"/>
                    <w:szCs w:val="18"/>
                  </w:rPr>
                </w:rPrChange>
              </w:rPr>
              <w:t>Yes</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7A56"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65" w:author="Brian William Stacy" w:date="2024-03-13T13:30:00Z">
                  <w:rPr>
                    <w:rFonts w:ascii="Times New Roman" w:hAnsi="Times New Roman" w:cs="Times New Roman"/>
                    <w:sz w:val="18"/>
                    <w:szCs w:val="18"/>
                  </w:rPr>
                </w:rPrChange>
              </w:rPr>
            </w:pPr>
            <w:r w:rsidRPr="00D22CF7">
              <w:rPr>
                <w:rFonts w:ascii="Times New Roman" w:eastAsia="Arial" w:hAnsi="Times New Roman" w:cs="Times New Roman"/>
                <w:color w:val="000000"/>
                <w:sz w:val="16"/>
                <w:szCs w:val="16"/>
                <w:rPrChange w:id="3066" w:author="Brian William Stacy" w:date="2024-03-13T13:30:00Z">
                  <w:rPr>
                    <w:rFonts w:ascii="Times New Roman" w:eastAsia="Arial" w:hAnsi="Times New Roman" w:cs="Times New Roman"/>
                    <w:color w:val="000000"/>
                    <w:sz w:val="18"/>
                    <w:szCs w:val="18"/>
                  </w:rPr>
                </w:rPrChange>
              </w:rPr>
              <w:t>Yes</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1D9F"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67"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68" w:author="Brian William Stacy" w:date="2024-03-13T13:30:00Z">
                  <w:rPr>
                    <w:rFonts w:ascii="Times New Roman" w:hAnsi="Times New Roman" w:cs="Times New Roman"/>
                    <w:sz w:val="18"/>
                    <w:szCs w:val="18"/>
                  </w:rPr>
                </w:rPrChange>
              </w:rPr>
              <w:t>No</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F1136"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69" w:author="Brian William Stacy" w:date="2024-03-13T13:30:00Z">
                  <w:rPr>
                    <w:rFonts w:ascii="Times New Roman" w:hAnsi="Times New Roman" w:cs="Times New Roman"/>
                    <w:sz w:val="18"/>
                    <w:szCs w:val="18"/>
                  </w:rPr>
                </w:rPrChange>
              </w:rPr>
            </w:pPr>
            <w:r w:rsidRPr="00D22CF7">
              <w:rPr>
                <w:rFonts w:ascii="Times New Roman" w:eastAsia="Arial" w:hAnsi="Times New Roman" w:cs="Times New Roman"/>
                <w:color w:val="000000"/>
                <w:sz w:val="16"/>
                <w:szCs w:val="16"/>
                <w:rPrChange w:id="3070" w:author="Brian William Stacy" w:date="2024-03-13T13:30:00Z">
                  <w:rPr>
                    <w:rFonts w:ascii="Times New Roman" w:eastAsia="Arial" w:hAnsi="Times New Roman" w:cs="Times New Roman"/>
                    <w:color w:val="000000"/>
                    <w:sz w:val="18"/>
                    <w:szCs w:val="18"/>
                  </w:rPr>
                </w:rPrChange>
              </w:rPr>
              <w:t>Yes</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42427"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71" w:author="Brian William Stacy" w:date="2024-03-13T13:30:00Z">
                  <w:rPr>
                    <w:rFonts w:ascii="Times New Roman" w:hAnsi="Times New Roman" w:cs="Times New Roman"/>
                    <w:sz w:val="18"/>
                    <w:szCs w:val="18"/>
                  </w:rPr>
                </w:rPrChange>
              </w:rPr>
            </w:pPr>
            <w:r w:rsidRPr="00D22CF7">
              <w:rPr>
                <w:rFonts w:ascii="Times New Roman" w:eastAsia="Arial" w:hAnsi="Times New Roman" w:cs="Times New Roman"/>
                <w:color w:val="000000"/>
                <w:sz w:val="16"/>
                <w:szCs w:val="16"/>
                <w:rPrChange w:id="3072" w:author="Brian William Stacy" w:date="2024-03-13T13:30:00Z">
                  <w:rPr>
                    <w:rFonts w:ascii="Times New Roman" w:eastAsia="Arial" w:hAnsi="Times New Roman" w:cs="Times New Roman"/>
                    <w:color w:val="000000"/>
                    <w:sz w:val="18"/>
                    <w:szCs w:val="18"/>
                  </w:rPr>
                </w:rPrChange>
              </w:rPr>
              <w:t>Yes</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BB659"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73" w:author="Brian William Stacy" w:date="2024-03-13T13:30:00Z">
                  <w:rPr>
                    <w:rFonts w:ascii="Times New Roman" w:hAnsi="Times New Roman" w:cs="Times New Roman"/>
                    <w:sz w:val="18"/>
                    <w:szCs w:val="18"/>
                  </w:rPr>
                </w:rPrChange>
              </w:rPr>
            </w:pPr>
            <w:r w:rsidRPr="00D22CF7">
              <w:rPr>
                <w:rFonts w:ascii="Times New Roman" w:hAnsi="Times New Roman" w:cs="Times New Roman"/>
                <w:sz w:val="16"/>
                <w:szCs w:val="16"/>
                <w:rPrChange w:id="3074" w:author="Brian William Stacy" w:date="2024-03-13T13:30:00Z">
                  <w:rPr>
                    <w:rFonts w:ascii="Times New Roman" w:hAnsi="Times New Roman" w:cs="Times New Roman"/>
                    <w:sz w:val="18"/>
                    <w:szCs w:val="18"/>
                  </w:rPr>
                </w:rPrChange>
              </w:rPr>
              <w:t>No</w:t>
            </w:r>
          </w:p>
        </w:tc>
      </w:tr>
      <w:tr w:rsidR="008535A7" w:rsidRPr="00D41306" w14:paraId="68B3EB9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40B4D"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22F43" w14:textId="0FADC90D" w:rsidR="008535A7" w:rsidRPr="00D22CF7"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3075" w:author="Brian William Stacy" w:date="2024-03-13T13:30:00Z">
                  <w:rPr>
                    <w:rFonts w:ascii="Times New Roman" w:eastAsia="Arial" w:hAnsi="Times New Roman" w:cs="Times New Roman"/>
                    <w:color w:val="000000"/>
                    <w:sz w:val="18"/>
                    <w:szCs w:val="18"/>
                  </w:rPr>
                </w:rPrChange>
              </w:rPr>
            </w:pPr>
            <w:r w:rsidRPr="00D22CF7">
              <w:rPr>
                <w:rFonts w:ascii="Times New Roman" w:eastAsia="Arial" w:hAnsi="Times New Roman" w:cs="Times New Roman"/>
                <w:color w:val="000000"/>
                <w:sz w:val="16"/>
                <w:szCs w:val="16"/>
                <w:rPrChange w:id="3076" w:author="Brian William Stacy" w:date="2024-03-13T13:30:00Z">
                  <w:rPr>
                    <w:rFonts w:ascii="Times New Roman" w:eastAsia="Arial" w:hAnsi="Times New Roman" w:cs="Times New Roman"/>
                    <w:color w:val="000000"/>
                    <w:sz w:val="18"/>
                    <w:szCs w:val="18"/>
                  </w:rPr>
                </w:rPrChange>
              </w:rPr>
              <w:t>150</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F037" w14:textId="1906B431" w:rsidR="008535A7" w:rsidRPr="00D22CF7"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3077" w:author="Brian William Stacy" w:date="2024-03-13T13:30:00Z">
                  <w:rPr>
                    <w:rFonts w:ascii="Times New Roman" w:eastAsia="Arial" w:hAnsi="Times New Roman" w:cs="Times New Roman"/>
                    <w:color w:val="000000"/>
                    <w:sz w:val="18"/>
                    <w:szCs w:val="18"/>
                  </w:rPr>
                </w:rPrChange>
              </w:rPr>
            </w:pPr>
            <w:r w:rsidRPr="00D22CF7">
              <w:rPr>
                <w:rFonts w:ascii="Times New Roman" w:eastAsia="Arial" w:hAnsi="Times New Roman" w:cs="Times New Roman"/>
                <w:color w:val="000000"/>
                <w:sz w:val="16"/>
                <w:szCs w:val="16"/>
                <w:rPrChange w:id="3078" w:author="Brian William Stacy" w:date="2024-03-13T13:30:00Z">
                  <w:rPr>
                    <w:rFonts w:ascii="Times New Roman" w:eastAsia="Arial" w:hAnsi="Times New Roman" w:cs="Times New Roman"/>
                    <w:color w:val="000000"/>
                    <w:sz w:val="18"/>
                    <w:szCs w:val="18"/>
                  </w:rPr>
                </w:rPrChange>
              </w:rPr>
              <w:t>150</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B1D6A" w14:textId="313B85AE" w:rsidR="008535A7" w:rsidRPr="00D22CF7"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3079" w:author="Brian William Stacy" w:date="2024-03-13T13:30:00Z">
                  <w:rPr>
                    <w:rFonts w:ascii="Times New Roman" w:eastAsia="Arial" w:hAnsi="Times New Roman" w:cs="Times New Roman"/>
                    <w:color w:val="000000"/>
                    <w:sz w:val="18"/>
                    <w:szCs w:val="18"/>
                  </w:rPr>
                </w:rPrChange>
              </w:rPr>
            </w:pPr>
            <w:r w:rsidRPr="00D22CF7">
              <w:rPr>
                <w:rFonts w:ascii="Times New Roman" w:eastAsia="Arial" w:hAnsi="Times New Roman" w:cs="Times New Roman"/>
                <w:color w:val="000000"/>
                <w:sz w:val="16"/>
                <w:szCs w:val="16"/>
                <w:rPrChange w:id="3080" w:author="Brian William Stacy" w:date="2024-03-13T13:30:00Z">
                  <w:rPr>
                    <w:rFonts w:ascii="Times New Roman" w:eastAsia="Arial" w:hAnsi="Times New Roman" w:cs="Times New Roman"/>
                    <w:color w:val="000000"/>
                    <w:sz w:val="18"/>
                    <w:szCs w:val="18"/>
                  </w:rPr>
                </w:rPrChange>
              </w:rPr>
              <w:t>150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41E2A"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3081" w:author="Brian William Stacy" w:date="2024-03-13T13:30:00Z">
                  <w:rPr>
                    <w:rFonts w:ascii="Times New Roman" w:eastAsia="Arial" w:hAnsi="Times New Roman" w:cs="Times New Roman"/>
                    <w:color w:val="000000"/>
                    <w:sz w:val="18"/>
                    <w:szCs w:val="18"/>
                  </w:rPr>
                </w:rPrChange>
              </w:rPr>
            </w:pPr>
            <w:r w:rsidRPr="00D22CF7">
              <w:rPr>
                <w:rFonts w:ascii="Times New Roman" w:eastAsia="Arial" w:hAnsi="Times New Roman" w:cs="Times New Roman"/>
                <w:color w:val="000000"/>
                <w:sz w:val="16"/>
                <w:szCs w:val="16"/>
                <w:rPrChange w:id="3082" w:author="Brian William Stacy" w:date="2024-03-13T13:30:00Z">
                  <w:rPr>
                    <w:rFonts w:ascii="Times New Roman" w:eastAsia="Arial" w:hAnsi="Times New Roman" w:cs="Times New Roman"/>
                    <w:color w:val="000000"/>
                    <w:sz w:val="18"/>
                    <w:szCs w:val="18"/>
                  </w:rPr>
                </w:rPrChange>
              </w:rPr>
              <w:t>104</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F3A4"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3083" w:author="Brian William Stacy" w:date="2024-03-13T13:30:00Z">
                  <w:rPr>
                    <w:rFonts w:ascii="Times New Roman" w:eastAsia="Arial" w:hAnsi="Times New Roman" w:cs="Times New Roman"/>
                    <w:color w:val="000000"/>
                    <w:sz w:val="18"/>
                    <w:szCs w:val="18"/>
                  </w:rPr>
                </w:rPrChange>
              </w:rPr>
            </w:pPr>
            <w:r w:rsidRPr="00D22CF7">
              <w:rPr>
                <w:rFonts w:ascii="Times New Roman" w:eastAsia="Arial" w:hAnsi="Times New Roman" w:cs="Times New Roman"/>
                <w:color w:val="000000"/>
                <w:sz w:val="16"/>
                <w:szCs w:val="16"/>
                <w:rPrChange w:id="3084" w:author="Brian William Stacy" w:date="2024-03-13T13:30:00Z">
                  <w:rPr>
                    <w:rFonts w:ascii="Times New Roman" w:eastAsia="Arial" w:hAnsi="Times New Roman" w:cs="Times New Roman"/>
                    <w:color w:val="000000"/>
                    <w:sz w:val="18"/>
                    <w:szCs w:val="18"/>
                  </w:rPr>
                </w:rPrChange>
              </w:rPr>
              <w:t>104</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0D83D" w14:textId="77777777"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3085" w:author="Brian William Stacy" w:date="2024-03-13T13:30:00Z">
                  <w:rPr>
                    <w:rFonts w:ascii="Times New Roman" w:eastAsia="Arial" w:hAnsi="Times New Roman" w:cs="Times New Roman"/>
                    <w:color w:val="000000"/>
                    <w:sz w:val="18"/>
                    <w:szCs w:val="18"/>
                  </w:rPr>
                </w:rPrChange>
              </w:rPr>
            </w:pPr>
            <w:r w:rsidRPr="00D22CF7">
              <w:rPr>
                <w:rFonts w:ascii="Times New Roman" w:eastAsia="Arial" w:hAnsi="Times New Roman" w:cs="Times New Roman"/>
                <w:color w:val="000000"/>
                <w:sz w:val="16"/>
                <w:szCs w:val="16"/>
                <w:rPrChange w:id="3086" w:author="Brian William Stacy" w:date="2024-03-13T13:30:00Z">
                  <w:rPr>
                    <w:rFonts w:ascii="Times New Roman" w:eastAsia="Arial" w:hAnsi="Times New Roman" w:cs="Times New Roman"/>
                    <w:color w:val="000000"/>
                    <w:sz w:val="18"/>
                    <w:szCs w:val="18"/>
                  </w:rPr>
                </w:rPrChange>
              </w:rPr>
              <w:t>104</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440BA" w14:textId="538441CC" w:rsidR="008535A7" w:rsidRPr="00D22CF7"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Change w:id="3087" w:author="Brian William Stacy" w:date="2024-03-13T13:30:00Z">
                  <w:rPr>
                    <w:rFonts w:ascii="Times New Roman" w:eastAsia="Arial" w:hAnsi="Times New Roman" w:cs="Times New Roman"/>
                    <w:color w:val="000000"/>
                    <w:sz w:val="18"/>
                    <w:szCs w:val="18"/>
                  </w:rPr>
                </w:rPrChange>
              </w:rPr>
            </w:pPr>
            <w:r w:rsidRPr="00D22CF7">
              <w:rPr>
                <w:rFonts w:ascii="Times New Roman" w:eastAsia="Arial" w:hAnsi="Times New Roman" w:cs="Times New Roman"/>
                <w:color w:val="000000"/>
                <w:sz w:val="16"/>
                <w:szCs w:val="16"/>
                <w:rPrChange w:id="3088" w:author="Brian William Stacy" w:date="2024-03-13T13:30:00Z">
                  <w:rPr>
                    <w:rFonts w:ascii="Times New Roman" w:eastAsia="Arial" w:hAnsi="Times New Roman" w:cs="Times New Roman"/>
                    <w:color w:val="000000"/>
                    <w:sz w:val="18"/>
                    <w:szCs w:val="18"/>
                  </w:rPr>
                </w:rPrChange>
              </w:rPr>
              <w:t>9</w:t>
            </w:r>
            <w:r w:rsidR="00050E13" w:rsidRPr="00D22CF7">
              <w:rPr>
                <w:rFonts w:ascii="Times New Roman" w:eastAsia="Arial" w:hAnsi="Times New Roman" w:cs="Times New Roman"/>
                <w:color w:val="000000"/>
                <w:sz w:val="16"/>
                <w:szCs w:val="16"/>
                <w:rPrChange w:id="3089" w:author="Brian William Stacy" w:date="2024-03-13T13:30:00Z">
                  <w:rPr>
                    <w:rFonts w:ascii="Times New Roman" w:eastAsia="Arial" w:hAnsi="Times New Roman" w:cs="Times New Roman"/>
                    <w:color w:val="000000"/>
                    <w:sz w:val="18"/>
                    <w:szCs w:val="18"/>
                  </w:rPr>
                </w:rPrChange>
              </w:rPr>
              <w:t>4</w:t>
            </w:r>
          </w:p>
        </w:tc>
      </w:tr>
      <w:tr w:rsidR="00FE7B41" w:rsidRPr="00D41306" w14:paraId="11F61DE1"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631A9C" w14:textId="77777777" w:rsidR="00FE7B41" w:rsidRPr="005B0CB6"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00C96F" w14:textId="72D5C5F4" w:rsidR="00FE7B41" w:rsidRPr="00D22CF7"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90" w:author="Brian William Stacy" w:date="2024-03-13T13:30:00Z">
                  <w:rPr>
                    <w:rFonts w:ascii="Times New Roman" w:hAnsi="Times New Roman" w:cs="Times New Roman"/>
                    <w:sz w:val="18"/>
                    <w:szCs w:val="18"/>
                  </w:rPr>
                </w:rPrChange>
              </w:rPr>
            </w:pPr>
            <w:ins w:id="3091" w:author="Brian William Stacy" w:date="2024-03-13T13:30:00Z">
              <w:r w:rsidRPr="000E4456">
                <w:rPr>
                  <w:rFonts w:ascii="Times New Roman" w:eastAsia="Arial" w:hAnsi="Times New Roman" w:cs="Times New Roman"/>
                  <w:color w:val="000000"/>
                  <w:sz w:val="16"/>
                  <w:szCs w:val="16"/>
                </w:rPr>
                <w:t>1031</w:t>
              </w:r>
            </w:ins>
            <w:del w:id="3092" w:author="Brian William Stacy" w:date="2024-03-13T13:30:00Z">
              <w:r w:rsidRPr="00D22CF7" w:rsidDel="00487CB8">
                <w:rPr>
                  <w:rFonts w:ascii="Arial" w:eastAsia="Arial" w:hAnsi="Arial" w:cs="Arial"/>
                  <w:color w:val="000000"/>
                  <w:sz w:val="16"/>
                  <w:szCs w:val="16"/>
                </w:rPr>
                <w:delText>1046</w:delText>
              </w:r>
            </w:del>
          </w:p>
        </w:tc>
        <w:tc>
          <w:tcPr>
            <w:tcW w:w="10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3C7D58" w14:textId="4CF442F1" w:rsidR="00FE7B41" w:rsidRPr="00D22CF7"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93" w:author="Brian William Stacy" w:date="2024-03-13T13:30:00Z">
                  <w:rPr>
                    <w:rFonts w:ascii="Times New Roman" w:hAnsi="Times New Roman" w:cs="Times New Roman"/>
                    <w:sz w:val="18"/>
                    <w:szCs w:val="18"/>
                  </w:rPr>
                </w:rPrChange>
              </w:rPr>
            </w:pPr>
            <w:ins w:id="3094" w:author="Brian William Stacy" w:date="2024-03-13T13:30:00Z">
              <w:r w:rsidRPr="000E4456">
                <w:rPr>
                  <w:rFonts w:ascii="Times New Roman" w:eastAsia="Arial" w:hAnsi="Times New Roman" w:cs="Times New Roman"/>
                  <w:color w:val="000000"/>
                  <w:sz w:val="16"/>
                  <w:szCs w:val="16"/>
                </w:rPr>
                <w:t>1031</w:t>
              </w:r>
            </w:ins>
            <w:del w:id="3095" w:author="Brian William Stacy" w:date="2024-03-13T13:30:00Z">
              <w:r w:rsidRPr="00D22CF7" w:rsidDel="00487CB8">
                <w:rPr>
                  <w:rFonts w:ascii="Arial" w:eastAsia="Arial" w:hAnsi="Arial" w:cs="Arial"/>
                  <w:color w:val="000000"/>
                  <w:sz w:val="16"/>
                  <w:szCs w:val="16"/>
                </w:rPr>
                <w:delText>1046</w:delText>
              </w:r>
            </w:del>
          </w:p>
        </w:tc>
        <w:tc>
          <w:tcPr>
            <w:tcW w:w="10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A16086" w14:textId="40506CA5" w:rsidR="00FE7B41" w:rsidRPr="00D22CF7"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96" w:author="Brian William Stacy" w:date="2024-03-13T13:30:00Z">
                  <w:rPr>
                    <w:rFonts w:ascii="Times New Roman" w:hAnsi="Times New Roman" w:cs="Times New Roman"/>
                    <w:sz w:val="18"/>
                    <w:szCs w:val="18"/>
                  </w:rPr>
                </w:rPrChange>
              </w:rPr>
            </w:pPr>
            <w:ins w:id="3097" w:author="Brian William Stacy" w:date="2024-03-13T13:30:00Z">
              <w:r w:rsidRPr="000E4456">
                <w:rPr>
                  <w:rFonts w:ascii="Times New Roman" w:eastAsia="Arial" w:hAnsi="Times New Roman" w:cs="Times New Roman"/>
                  <w:color w:val="000000"/>
                  <w:sz w:val="16"/>
                  <w:szCs w:val="16"/>
                </w:rPr>
                <w:t>1031</w:t>
              </w:r>
            </w:ins>
            <w:del w:id="3098" w:author="Brian William Stacy" w:date="2024-03-13T13:30:00Z">
              <w:r w:rsidRPr="00D22CF7" w:rsidDel="00487CB8">
                <w:rPr>
                  <w:rFonts w:ascii="Arial" w:eastAsia="Arial" w:hAnsi="Arial" w:cs="Arial"/>
                  <w:color w:val="000000"/>
                  <w:sz w:val="16"/>
                  <w:szCs w:val="16"/>
                </w:rPr>
                <w:delText>1046</w:delText>
              </w:r>
            </w:del>
          </w:p>
        </w:tc>
        <w:tc>
          <w:tcPr>
            <w:tcW w:w="11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00E06E" w14:textId="7EE2D90F" w:rsidR="00FE7B41" w:rsidRPr="00D22CF7"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099" w:author="Brian William Stacy" w:date="2024-03-13T13:30:00Z">
                  <w:rPr>
                    <w:rFonts w:ascii="Times New Roman" w:hAnsi="Times New Roman" w:cs="Times New Roman"/>
                    <w:sz w:val="18"/>
                    <w:szCs w:val="18"/>
                  </w:rPr>
                </w:rPrChange>
              </w:rPr>
            </w:pPr>
            <w:ins w:id="3100" w:author="Brian William Stacy" w:date="2024-03-13T13:30:00Z">
              <w:r w:rsidRPr="000E4456">
                <w:rPr>
                  <w:rFonts w:ascii="Times New Roman" w:eastAsia="Arial" w:hAnsi="Times New Roman" w:cs="Times New Roman"/>
                  <w:color w:val="000000"/>
                  <w:sz w:val="16"/>
                  <w:szCs w:val="16"/>
                </w:rPr>
                <w:t>362</w:t>
              </w:r>
            </w:ins>
            <w:del w:id="3101" w:author="Brian William Stacy" w:date="2024-03-13T13:30:00Z">
              <w:r w:rsidRPr="00D22CF7" w:rsidDel="00487CB8">
                <w:rPr>
                  <w:rFonts w:ascii="Arial" w:eastAsia="Arial" w:hAnsi="Arial" w:cs="Arial"/>
                  <w:color w:val="000000"/>
                  <w:sz w:val="16"/>
                  <w:szCs w:val="16"/>
                </w:rPr>
                <w:delText>374</w:delText>
              </w:r>
            </w:del>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E973A" w14:textId="3127E159" w:rsidR="00FE7B41" w:rsidRPr="00D22CF7"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102" w:author="Brian William Stacy" w:date="2024-03-13T13:30:00Z">
                  <w:rPr>
                    <w:rFonts w:ascii="Times New Roman" w:hAnsi="Times New Roman" w:cs="Times New Roman"/>
                    <w:sz w:val="18"/>
                    <w:szCs w:val="18"/>
                  </w:rPr>
                </w:rPrChange>
              </w:rPr>
            </w:pPr>
            <w:ins w:id="3103" w:author="Brian William Stacy" w:date="2024-03-13T13:30:00Z">
              <w:r w:rsidRPr="000E4456">
                <w:rPr>
                  <w:rFonts w:ascii="Times New Roman" w:eastAsia="Arial" w:hAnsi="Times New Roman" w:cs="Times New Roman"/>
                  <w:color w:val="000000"/>
                  <w:sz w:val="16"/>
                  <w:szCs w:val="16"/>
                </w:rPr>
                <w:t>362</w:t>
              </w:r>
            </w:ins>
            <w:del w:id="3104" w:author="Brian William Stacy" w:date="2024-03-13T13:30:00Z">
              <w:r w:rsidRPr="00D22CF7" w:rsidDel="00487CB8">
                <w:rPr>
                  <w:rFonts w:ascii="Arial" w:eastAsia="Arial" w:hAnsi="Arial" w:cs="Arial"/>
                  <w:color w:val="000000"/>
                  <w:sz w:val="16"/>
                  <w:szCs w:val="16"/>
                </w:rPr>
                <w:delText>374</w:delText>
              </w:r>
            </w:del>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C7FEA" w14:textId="3EF2A4DB" w:rsidR="00FE7B41" w:rsidRPr="00D22CF7"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105" w:author="Brian William Stacy" w:date="2024-03-13T13:30:00Z">
                  <w:rPr>
                    <w:rFonts w:ascii="Times New Roman" w:hAnsi="Times New Roman" w:cs="Times New Roman"/>
                    <w:sz w:val="18"/>
                    <w:szCs w:val="18"/>
                  </w:rPr>
                </w:rPrChange>
              </w:rPr>
            </w:pPr>
            <w:ins w:id="3106" w:author="Brian William Stacy" w:date="2024-03-13T13:30:00Z">
              <w:r w:rsidRPr="000E4456">
                <w:rPr>
                  <w:rFonts w:ascii="Times New Roman" w:eastAsia="Arial" w:hAnsi="Times New Roman" w:cs="Times New Roman"/>
                  <w:color w:val="000000"/>
                  <w:sz w:val="16"/>
                  <w:szCs w:val="16"/>
                </w:rPr>
                <w:t>362</w:t>
              </w:r>
            </w:ins>
            <w:del w:id="3107" w:author="Brian William Stacy" w:date="2024-03-13T13:30:00Z">
              <w:r w:rsidRPr="00D22CF7" w:rsidDel="00487CB8">
                <w:rPr>
                  <w:rFonts w:ascii="Arial" w:eastAsia="Arial" w:hAnsi="Arial" w:cs="Arial"/>
                  <w:color w:val="000000"/>
                  <w:sz w:val="16"/>
                  <w:szCs w:val="16"/>
                </w:rPr>
                <w:delText>374</w:delText>
              </w:r>
            </w:del>
          </w:p>
        </w:tc>
        <w:tc>
          <w:tcPr>
            <w:tcW w:w="11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F3E070" w14:textId="2C9AEA04" w:rsidR="00FE7B41" w:rsidRPr="00D22CF7"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Change w:id="3108" w:author="Brian William Stacy" w:date="2024-03-13T13:30:00Z">
                  <w:rPr>
                    <w:rFonts w:ascii="Times New Roman" w:hAnsi="Times New Roman" w:cs="Times New Roman"/>
                    <w:sz w:val="18"/>
                    <w:szCs w:val="18"/>
                  </w:rPr>
                </w:rPrChange>
              </w:rPr>
            </w:pPr>
            <w:ins w:id="3109" w:author="Brian William Stacy" w:date="2024-03-13T13:30:00Z">
              <w:r w:rsidRPr="000E4456">
                <w:rPr>
                  <w:rFonts w:ascii="Times New Roman" w:eastAsia="Arial" w:hAnsi="Times New Roman" w:cs="Times New Roman"/>
                  <w:color w:val="000000"/>
                  <w:sz w:val="16"/>
                  <w:szCs w:val="16"/>
                </w:rPr>
                <w:t>94</w:t>
              </w:r>
            </w:ins>
            <w:del w:id="3110" w:author="Brian William Stacy" w:date="2024-03-13T13:30:00Z">
              <w:r w:rsidRPr="00D22CF7" w:rsidDel="00487CB8">
                <w:rPr>
                  <w:rFonts w:ascii="Arial" w:eastAsia="Arial" w:hAnsi="Arial" w:cs="Arial"/>
                  <w:color w:val="000000"/>
                  <w:sz w:val="16"/>
                  <w:szCs w:val="16"/>
                </w:rPr>
                <w:delText>94</w:delText>
              </w:r>
            </w:del>
          </w:p>
        </w:tc>
      </w:tr>
      <w:tr w:rsidR="008535A7" w:rsidRPr="00F9620B" w14:paraId="4FF82DF6"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9E4F783"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bookmarkEnd w:id="2847"/>
    </w:tbl>
    <w:p w14:paraId="17E19983" w14:textId="77777777" w:rsidR="002D3AA9" w:rsidRDefault="002D3AA9" w:rsidP="002D3AA9">
      <w:pPr>
        <w:rPr>
          <w:rFonts w:ascii="Times New Roman" w:hAnsi="Times New Roman" w:cs="Times New Roman"/>
          <w:b/>
          <w:sz w:val="24"/>
          <w:szCs w:val="24"/>
        </w:rPr>
      </w:pPr>
    </w:p>
    <w:p w14:paraId="372BB5D8" w14:textId="6A6179CF" w:rsidR="00AF2D1A" w:rsidRDefault="00AF2D1A" w:rsidP="00982FEC">
      <w:pPr>
        <w:pStyle w:val="FirstParagraph"/>
        <w:spacing w:before="0" w:after="160" w:line="259" w:lineRule="auto"/>
        <w:outlineLvl w:val="1"/>
      </w:pPr>
    </w:p>
    <w:sectPr w:rsidR="00AF2D1A" w:rsidSect="00D160B7">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7240C" w14:textId="77777777" w:rsidR="00D160B7" w:rsidRDefault="00D160B7" w:rsidP="00656A55">
      <w:pPr>
        <w:spacing w:after="0" w:line="240" w:lineRule="auto"/>
      </w:pPr>
      <w:r>
        <w:separator/>
      </w:r>
    </w:p>
  </w:endnote>
  <w:endnote w:type="continuationSeparator" w:id="0">
    <w:p w14:paraId="4160EC35" w14:textId="77777777" w:rsidR="00D160B7" w:rsidRDefault="00D160B7" w:rsidP="00656A55">
      <w:pPr>
        <w:spacing w:after="0" w:line="240" w:lineRule="auto"/>
      </w:pPr>
      <w:r>
        <w:continuationSeparator/>
      </w:r>
    </w:p>
  </w:endnote>
  <w:endnote w:type="continuationNotice" w:id="1">
    <w:p w14:paraId="00EA0051" w14:textId="77777777" w:rsidR="00D160B7" w:rsidRDefault="00D160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OPGG M+ Gullive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2F6F8" w14:textId="77777777" w:rsidR="00F81B08" w:rsidRDefault="00F81B08">
    <w:pPr>
      <w:pStyle w:val="Footer"/>
      <w:jc w:val="center"/>
    </w:pPr>
  </w:p>
  <w:p w14:paraId="5CD98B38" w14:textId="77777777" w:rsidR="00F81B08" w:rsidRDefault="00F8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F885A" w14:textId="77777777" w:rsidR="00F81B08" w:rsidRDefault="00F81B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38869"/>
      <w:docPartObj>
        <w:docPartGallery w:val="Page Numbers (Bottom of Page)"/>
        <w:docPartUnique/>
      </w:docPartObj>
    </w:sdtPr>
    <w:sdtEndPr>
      <w:rPr>
        <w:noProof/>
      </w:rPr>
    </w:sdtEndPr>
    <w:sdtContent>
      <w:p w14:paraId="79B7E0EF" w14:textId="77777777" w:rsidR="00F81B08" w:rsidRDefault="00F81B08">
        <w:pPr>
          <w:pStyle w:val="Footer"/>
          <w:jc w:val="center"/>
        </w:pPr>
        <w:r>
          <w:fldChar w:fldCharType="begin"/>
        </w:r>
        <w:r>
          <w:instrText xml:space="preserve"> PAGE   \* MERGEFORMAT </w:instrText>
        </w:r>
        <w:r>
          <w:fldChar w:fldCharType="separate"/>
        </w:r>
        <w:r w:rsidR="009B78C8">
          <w:rPr>
            <w:noProof/>
          </w:rPr>
          <w:t>21</w:t>
        </w:r>
        <w:r>
          <w:rPr>
            <w:noProof/>
          </w:rPr>
          <w:fldChar w:fldCharType="end"/>
        </w:r>
      </w:p>
    </w:sdtContent>
  </w:sdt>
  <w:p w14:paraId="1E3D29C3" w14:textId="77777777" w:rsidR="00F81B08" w:rsidRDefault="00F81B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A2C07" w14:textId="77777777" w:rsidR="00F81B08" w:rsidRDefault="00F81B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23412"/>
      <w:docPartObj>
        <w:docPartGallery w:val="Page Numbers (Bottom of Page)"/>
        <w:docPartUnique/>
      </w:docPartObj>
    </w:sdtPr>
    <w:sdtEndPr>
      <w:rPr>
        <w:noProof/>
      </w:rPr>
    </w:sdtEndPr>
    <w:sdtContent>
      <w:p w14:paraId="32CAD94C" w14:textId="77777777" w:rsidR="00F81B08" w:rsidRDefault="00F81B08">
        <w:pPr>
          <w:pStyle w:val="Footer"/>
          <w:jc w:val="center"/>
        </w:pPr>
        <w:r>
          <w:fldChar w:fldCharType="begin"/>
        </w:r>
        <w:r>
          <w:instrText xml:space="preserve"> PAGE   \* MERGEFORMAT </w:instrText>
        </w:r>
        <w:r>
          <w:fldChar w:fldCharType="separate"/>
        </w:r>
        <w:r w:rsidR="009B78C8">
          <w:rPr>
            <w:noProof/>
          </w:rPr>
          <w:t>69</w:t>
        </w:r>
        <w:r>
          <w:rPr>
            <w:noProof/>
          </w:rPr>
          <w:fldChar w:fldCharType="end"/>
        </w:r>
      </w:p>
    </w:sdtContent>
  </w:sdt>
  <w:p w14:paraId="2AFF1752" w14:textId="77777777" w:rsidR="00F81B08" w:rsidRDefault="00F8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46AC8" w14:textId="77777777" w:rsidR="00D160B7" w:rsidRDefault="00D160B7" w:rsidP="00656A55">
      <w:pPr>
        <w:spacing w:after="0" w:line="240" w:lineRule="auto"/>
      </w:pPr>
      <w:r>
        <w:separator/>
      </w:r>
    </w:p>
  </w:footnote>
  <w:footnote w:type="continuationSeparator" w:id="0">
    <w:p w14:paraId="4794FE74" w14:textId="77777777" w:rsidR="00D160B7" w:rsidRDefault="00D160B7" w:rsidP="00656A55">
      <w:pPr>
        <w:spacing w:after="0" w:line="240" w:lineRule="auto"/>
      </w:pPr>
      <w:r>
        <w:continuationSeparator/>
      </w:r>
    </w:p>
  </w:footnote>
  <w:footnote w:type="continuationNotice" w:id="1">
    <w:p w14:paraId="2A768912" w14:textId="77777777" w:rsidR="00D160B7" w:rsidRDefault="00D160B7">
      <w:pPr>
        <w:spacing w:after="0" w:line="240" w:lineRule="auto"/>
      </w:pPr>
    </w:p>
  </w:footnote>
  <w:footnote w:id="2">
    <w:p w14:paraId="35CF9844" w14:textId="6473D3C8" w:rsidR="00F81B08" w:rsidRPr="00B1620B" w:rsidRDefault="00F81B08" w:rsidP="00735CBD">
      <w:pPr>
        <w:pStyle w:val="FootnoteText"/>
        <w:jc w:val="both"/>
        <w:rPr>
          <w:rFonts w:ascii="Times New Roman" w:hAnsi="Times New Roman" w:cs="Times New Roman"/>
        </w:rPr>
      </w:pPr>
      <w:r w:rsidRPr="5780C01E">
        <w:rPr>
          <w:rStyle w:val="FootnoteReference"/>
          <w:rFonts w:ascii="Times New Roman" w:hAnsi="Times New Roman" w:cs="Times New Roman"/>
        </w:rPr>
        <w:t>*</w:t>
      </w:r>
      <w:r w:rsidRPr="5780C01E">
        <w:rPr>
          <w:rFonts w:ascii="Times New Roman" w:hAnsi="Times New Roman" w:cs="Times New Roman"/>
        </w:rPr>
        <w:t xml:space="preserve"> Dang (</w:t>
      </w:r>
      <w:hyperlink r:id="rId1">
        <w:r w:rsidRPr="5780C01E">
          <w:rPr>
            <w:rStyle w:val="Hyperlink"/>
            <w:rFonts w:ascii="Times New Roman" w:hAnsi="Times New Roman" w:cs="Times New Roman"/>
          </w:rPr>
          <w:t>hdang@worldbank.org</w:t>
        </w:r>
      </w:hyperlink>
      <w:r w:rsidRPr="5780C01E">
        <w:rPr>
          <w:rFonts w:ascii="Times New Roman" w:hAnsi="Times New Roman" w:cs="Times New Roman"/>
        </w:rPr>
        <w:t xml:space="preserve">; corresponding author) is senior economist with the </w:t>
      </w:r>
      <w:r w:rsidRPr="00C2694A">
        <w:rPr>
          <w:rFonts w:ascii="Times New Roman" w:hAnsi="Times New Roman" w:cs="Times New Roman"/>
        </w:rPr>
        <w:t>Living Standards Measurement Study</w:t>
      </w:r>
      <w:r w:rsidRPr="5780C01E" w:rsidDel="00736824">
        <w:rPr>
          <w:rFonts w:ascii="Times New Roman" w:hAnsi="Times New Roman" w:cs="Times New Roman"/>
        </w:rPr>
        <w:t xml:space="preserve"> </w:t>
      </w:r>
      <w:r w:rsidRPr="5780C01E">
        <w:rPr>
          <w:rFonts w:ascii="Times New Roman" w:hAnsi="Times New Roman" w:cs="Times New Roman"/>
        </w:rPr>
        <w:t xml:space="preserve"> Unit, Development Data Group, World Bank</w:t>
      </w:r>
      <w:r>
        <w:rPr>
          <w:rFonts w:ascii="Times New Roman" w:hAnsi="Times New Roman" w:cs="Times New Roman"/>
        </w:rPr>
        <w:t xml:space="preserve"> and is also affiliated with IZA, Indiana University, and London School of Economics and Political Science</w:t>
      </w:r>
      <w:r w:rsidRPr="5780C01E">
        <w:rPr>
          <w:rFonts w:ascii="Times New Roman" w:hAnsi="Times New Roman" w:cs="Times New Roman"/>
        </w:rPr>
        <w:t>;</w:t>
      </w:r>
      <w:r>
        <w:rPr>
          <w:rFonts w:ascii="Times New Roman" w:hAnsi="Times New Roman" w:cs="Times New Roman"/>
        </w:rPr>
        <w:t xml:space="preserve"> P</w:t>
      </w:r>
      <w:r w:rsidRPr="5780C01E">
        <w:rPr>
          <w:rFonts w:ascii="Times New Roman" w:hAnsi="Times New Roman" w:cs="Times New Roman"/>
        </w:rPr>
        <w:t>ullinger (</w:t>
      </w:r>
      <w:r w:rsidR="00543DCE" w:rsidRPr="00543DCE">
        <w:rPr>
          <w:rStyle w:val="Hyperlink"/>
          <w:rFonts w:ascii="Times New Roman" w:hAnsi="Times New Roman" w:cs="Times New Roman"/>
        </w:rPr>
        <w:t>johnpullingerltd@gmail.com</w:t>
      </w:r>
      <w:r w:rsidR="00543DCE">
        <w:rPr>
          <w:rFonts w:ascii="Times New Roman" w:hAnsi="Times New Roman" w:cs="Times New Roman"/>
        </w:rPr>
        <w:t xml:space="preserve">) </w:t>
      </w:r>
      <w:r w:rsidRPr="5780C01E">
        <w:rPr>
          <w:rFonts w:ascii="Times New Roman" w:hAnsi="Times New Roman" w:cs="Times New Roman"/>
        </w:rPr>
        <w:t>is former head of the UK National Statistical Service; Serajuddin (</w:t>
      </w:r>
      <w:hyperlink r:id="rId2">
        <w:r w:rsidRPr="5780C01E">
          <w:rPr>
            <w:rStyle w:val="Hyperlink"/>
            <w:rFonts w:ascii="Times New Roman" w:hAnsi="Times New Roman" w:cs="Times New Roman"/>
          </w:rPr>
          <w:t>userajuddin@worldbank.org</w:t>
        </w:r>
      </w:hyperlink>
      <w:r w:rsidRPr="5780C01E">
        <w:rPr>
          <w:rFonts w:ascii="Times New Roman" w:hAnsi="Times New Roman" w:cs="Times New Roman"/>
        </w:rPr>
        <w:t xml:space="preserve">) is manager of the </w:t>
      </w:r>
      <w:r w:rsidRPr="5780C01E">
        <w:rPr>
          <w:rFonts w:ascii="Times New Roman" w:hAnsi="Times New Roman" w:cs="Times New Roman"/>
          <w:color w:val="333333"/>
        </w:rPr>
        <w:t xml:space="preserve">Indicators and Data Unit, </w:t>
      </w:r>
      <w:r w:rsidRPr="5780C01E">
        <w:rPr>
          <w:rFonts w:ascii="Times New Roman" w:hAnsi="Times New Roman" w:cs="Times New Roman"/>
        </w:rPr>
        <w:t>Development Data Group, World Bank; Stacy (</w:t>
      </w:r>
      <w:r w:rsidRPr="5780C01E">
        <w:rPr>
          <w:rStyle w:val="Hyperlink"/>
          <w:rFonts w:ascii="Times New Roman" w:hAnsi="Times New Roman" w:cs="Times New Roman"/>
        </w:rPr>
        <w:t>bstacy@worldbank.org</w:t>
      </w:r>
      <w:r w:rsidRPr="5780C01E">
        <w:rPr>
          <w:rFonts w:ascii="Times New Roman" w:hAnsi="Times New Roman" w:cs="Times New Roman"/>
        </w:rPr>
        <w:t xml:space="preserve">) is economist with the </w:t>
      </w:r>
      <w:r w:rsidRPr="5780C01E">
        <w:rPr>
          <w:rFonts w:ascii="Times New Roman" w:hAnsi="Times New Roman" w:cs="Times New Roman"/>
          <w:color w:val="333333"/>
        </w:rPr>
        <w:t xml:space="preserve">Indicators and Data Unit, </w:t>
      </w:r>
      <w:r w:rsidRPr="5780C01E">
        <w:rPr>
          <w:rFonts w:ascii="Times New Roman" w:hAnsi="Times New Roman" w:cs="Times New Roman"/>
        </w:rPr>
        <w:t xml:space="preserve">Development Data Group, World Bank. </w:t>
      </w:r>
      <w:r w:rsidRPr="009B78C8">
        <w:rPr>
          <w:rFonts w:ascii="Times New Roman" w:hAnsi="Times New Roman" w:cs="Times New Roman"/>
        </w:rPr>
        <w:t>We would like to thank Lisa Bersales, Mustafa Dinc, James Foster, Haishan Fu, Craig Hammer, Johannes Hoogeveen, Dean Jolliffe, Christoph Lanker, Hiroko Maeda, Daniel Mahler, Jimmy McHugh, Yongyi Min, Johan Mistiaen, Yusuf Murangwa, Juan Oviedo, Viveka Palm, Carolina Sanchez Paramo, Francesca Perucci, Martin Rama, Walter Radermacher, Tara Vishwanath, and participants at the 63</w:t>
      </w:r>
      <w:r w:rsidRPr="009B78C8">
        <w:rPr>
          <w:rFonts w:ascii="Times New Roman" w:hAnsi="Times New Roman" w:cs="Times New Roman"/>
          <w:vertAlign w:val="superscript"/>
        </w:rPr>
        <w:t>rd</w:t>
      </w:r>
      <w:r w:rsidRPr="009B78C8">
        <w:rPr>
          <w:rFonts w:ascii="Times New Roman" w:hAnsi="Times New Roman" w:cs="Times New Roman"/>
        </w:rPr>
        <w:t xml:space="preserve"> ISI World Statistics Congress, the 9</w:t>
      </w:r>
      <w:r w:rsidRPr="009B78C8">
        <w:rPr>
          <w:rFonts w:ascii="Times New Roman" w:hAnsi="Times New Roman" w:cs="Times New Roman"/>
          <w:vertAlign w:val="superscript"/>
        </w:rPr>
        <w:t>th</w:t>
      </w:r>
      <w:r w:rsidRPr="009B78C8">
        <w:rPr>
          <w:rFonts w:ascii="Times New Roman" w:hAnsi="Times New Roman" w:cs="Times New Roman"/>
        </w:rPr>
        <w:t xml:space="preserve"> International Conference on Agricultural Statistics, and seminars at the World Bank for useful discussions. </w:t>
      </w:r>
      <w:r w:rsidR="009B78C8">
        <w:rPr>
          <w:rFonts w:ascii="Times New Roman" w:hAnsi="Times New Roman" w:cs="Times New Roman"/>
        </w:rPr>
        <w:t xml:space="preserve">All remaining errors are ours alone and do not reflect in any way the viewpoints of colleagues who we discussed with. </w:t>
      </w:r>
      <w:r w:rsidRPr="009B78C8">
        <w:rPr>
          <w:rFonts w:ascii="Times New Roman" w:hAnsi="Times New Roman" w:cs="Times New Roman"/>
        </w:rPr>
        <w:t>We would like to thank Juderica Dias and Dereje Ketema Wolde for helpful support with the data. We are grateful to the UK Foreign Commonwealth and Development Office (FCDO), formerly the Department of International Development, for funding assistance through various Knowledge for Change (KCP) grants.</w:t>
      </w:r>
    </w:p>
  </w:footnote>
  <w:footnote w:id="3">
    <w:p w14:paraId="6C146A67" w14:textId="45C64181" w:rsidR="00972F01" w:rsidRDefault="00972F01" w:rsidP="00982FEC">
      <w:pPr>
        <w:pStyle w:val="FootnoteText"/>
        <w:jc w:val="both"/>
      </w:pPr>
      <w:r>
        <w:rPr>
          <w:rStyle w:val="FootnoteReference"/>
        </w:rPr>
        <w:footnoteRef/>
      </w:r>
      <w:r>
        <w:t xml:space="preserve"> </w:t>
      </w:r>
      <w:r w:rsidR="0032609D" w:rsidRPr="009357F8">
        <w:rPr>
          <w:rFonts w:ascii="Times New Roman" w:hAnsi="Times New Roman" w:cs="Times New Roman"/>
        </w:rPr>
        <w:t xml:space="preserve">The World Bank has also produced self-assessment tools related to NSO efficiency and data openness, including the Improving the Productivity of National Offices for Statistics (IPNOS) toolkit discussed in Medina Giopp </w:t>
      </w:r>
      <w:r w:rsidR="0032609D" w:rsidRPr="009357F8">
        <w:rPr>
          <w:rFonts w:ascii="Times New Roman" w:hAnsi="Times New Roman" w:cs="Times New Roman"/>
          <w:i/>
        </w:rPr>
        <w:t>et al.</w:t>
      </w:r>
      <w:r w:rsidR="0032609D" w:rsidRPr="009357F8">
        <w:rPr>
          <w:rFonts w:ascii="Times New Roman" w:hAnsi="Times New Roman" w:cs="Times New Roman"/>
        </w:rPr>
        <w:t xml:space="preserve"> (2020) and the </w:t>
      </w:r>
      <w:hyperlink r:id="rId3" w:history="1">
        <w:r w:rsidR="0032609D" w:rsidRPr="009357F8">
          <w:rPr>
            <w:rStyle w:val="Hyperlink"/>
            <w:rFonts w:ascii="Times New Roman" w:hAnsi="Times New Roman" w:cs="Times New Roman"/>
          </w:rPr>
          <w:t>Open Data Readiness Assessment (ODRA)</w:t>
        </w:r>
      </w:hyperlink>
      <w:r w:rsidR="0032609D" w:rsidRPr="009357F8">
        <w:rPr>
          <w:rFonts w:ascii="Times New Roman" w:hAnsi="Times New Roman" w:cs="Times New Roman"/>
        </w:rPr>
        <w:t>. The IPNOS toolkit provides a tool for evaluating the efficiency of national statistical offices along three pillars: budget and cost-efficiency of production</w:t>
      </w:r>
      <w:r w:rsidR="00645EA9">
        <w:rPr>
          <w:rFonts w:ascii="Times New Roman" w:hAnsi="Times New Roman" w:cs="Times New Roman"/>
        </w:rPr>
        <w:t>;</w:t>
      </w:r>
      <w:r w:rsidR="0032609D" w:rsidRPr="009357F8">
        <w:rPr>
          <w:rFonts w:ascii="Times New Roman" w:hAnsi="Times New Roman" w:cs="Times New Roman"/>
        </w:rPr>
        <w:t xml:space="preserve"> quality of process, products, and user’s satisfaction</w:t>
      </w:r>
      <w:r w:rsidR="00645EA9">
        <w:rPr>
          <w:rFonts w:ascii="Times New Roman" w:hAnsi="Times New Roman" w:cs="Times New Roman"/>
        </w:rPr>
        <w:t>;</w:t>
      </w:r>
      <w:r w:rsidR="0032609D" w:rsidRPr="009357F8">
        <w:rPr>
          <w:rFonts w:ascii="Times New Roman" w:hAnsi="Times New Roman" w:cs="Times New Roman"/>
        </w:rPr>
        <w:t xml:space="preserve"> and institutional and organizational aspects and has been applied </w:t>
      </w:r>
      <w:r w:rsidR="0032609D">
        <w:rPr>
          <w:rFonts w:ascii="Times New Roman" w:hAnsi="Times New Roman" w:cs="Times New Roman"/>
        </w:rPr>
        <w:t>in</w:t>
      </w:r>
      <w:r w:rsidR="0032609D" w:rsidRPr="009357F8">
        <w:rPr>
          <w:rFonts w:ascii="Times New Roman" w:hAnsi="Times New Roman" w:cs="Times New Roman"/>
        </w:rPr>
        <w:t xml:space="preserve"> Costa Rica, El Salvador, and the Seychelles. ODRA is a readiness assessment designed to give national statistical systems a roadmap for creating or expanding an open data program.</w:t>
      </w:r>
    </w:p>
  </w:footnote>
  <w:footnote w:id="4">
    <w:p w14:paraId="31CE1679" w14:textId="75DBFFCA" w:rsidR="00A22FD0" w:rsidRPr="00982FEC" w:rsidRDefault="000559D0" w:rsidP="00982FEC">
      <w:pPr>
        <w:pStyle w:val="pf0"/>
        <w:spacing w:before="0" w:beforeAutospacing="0" w:after="0" w:afterAutospacing="0"/>
        <w:jc w:val="both"/>
        <w:rPr>
          <w:sz w:val="20"/>
          <w:szCs w:val="20"/>
        </w:rPr>
      </w:pPr>
      <w:r w:rsidRPr="00982FEC">
        <w:rPr>
          <w:rStyle w:val="FootnoteReference"/>
          <w:sz w:val="20"/>
          <w:szCs w:val="20"/>
        </w:rPr>
        <w:footnoteRef/>
      </w:r>
      <w:r w:rsidRPr="00982FEC">
        <w:rPr>
          <w:sz w:val="20"/>
          <w:szCs w:val="20"/>
        </w:rPr>
        <w:t xml:space="preserve"> </w:t>
      </w:r>
      <w:r w:rsidR="00A22FD0" w:rsidRPr="00982FEC">
        <w:rPr>
          <w:rStyle w:val="cf01"/>
          <w:rFonts w:ascii="Times New Roman" w:hAnsi="Times New Roman" w:cs="Times New Roman"/>
          <w:sz w:val="20"/>
          <w:szCs w:val="20"/>
        </w:rPr>
        <w:t>SDG 17.18.1 is made up of one ODIN indicator (component a) and two SPI</w:t>
      </w:r>
      <w:r w:rsidR="00456F11">
        <w:rPr>
          <w:rStyle w:val="cf01"/>
          <w:rFonts w:ascii="Times New Roman" w:hAnsi="Times New Roman" w:cs="Times New Roman"/>
          <w:sz w:val="20"/>
          <w:szCs w:val="20"/>
        </w:rPr>
        <w:t xml:space="preserve"> indicators</w:t>
      </w:r>
      <w:r w:rsidR="00A22FD0" w:rsidRPr="00982FEC">
        <w:rPr>
          <w:rStyle w:val="cf01"/>
          <w:rFonts w:ascii="Times New Roman" w:hAnsi="Times New Roman" w:cs="Times New Roman"/>
          <w:sz w:val="20"/>
          <w:szCs w:val="20"/>
        </w:rPr>
        <w:t xml:space="preserve"> (</w:t>
      </w:r>
      <w:r w:rsidR="00456F11">
        <w:rPr>
          <w:rStyle w:val="cf01"/>
          <w:rFonts w:ascii="Times New Roman" w:hAnsi="Times New Roman" w:cs="Times New Roman"/>
          <w:sz w:val="20"/>
          <w:szCs w:val="20"/>
        </w:rPr>
        <w:t xml:space="preserve">components </w:t>
      </w:r>
      <w:r w:rsidR="00A22FD0" w:rsidRPr="00982FEC">
        <w:rPr>
          <w:rStyle w:val="cf01"/>
          <w:rFonts w:ascii="Times New Roman" w:hAnsi="Times New Roman" w:cs="Times New Roman"/>
          <w:sz w:val="20"/>
          <w:szCs w:val="20"/>
        </w:rPr>
        <w:t xml:space="preserve">b </w:t>
      </w:r>
      <w:r w:rsidR="00456F11">
        <w:rPr>
          <w:rStyle w:val="cf01"/>
          <w:rFonts w:ascii="Times New Roman" w:hAnsi="Times New Roman" w:cs="Times New Roman"/>
          <w:sz w:val="20"/>
          <w:szCs w:val="20"/>
        </w:rPr>
        <w:t>and</w:t>
      </w:r>
      <w:r w:rsidR="00A22FD0" w:rsidRPr="00982FEC">
        <w:rPr>
          <w:rStyle w:val="cf01"/>
          <w:rFonts w:ascii="Times New Roman" w:hAnsi="Times New Roman" w:cs="Times New Roman"/>
          <w:sz w:val="20"/>
          <w:szCs w:val="20"/>
        </w:rPr>
        <w:t xml:space="preserve"> c)</w:t>
      </w:r>
      <w:r w:rsidR="00456F11">
        <w:rPr>
          <w:rStyle w:val="cf01"/>
          <w:rFonts w:ascii="Times New Roman" w:hAnsi="Times New Roman" w:cs="Times New Roman"/>
          <w:sz w:val="20"/>
          <w:szCs w:val="20"/>
        </w:rPr>
        <w:t>.</w:t>
      </w:r>
      <w:r w:rsidR="00A22FD0" w:rsidRPr="00982FEC">
        <w:rPr>
          <w:rStyle w:val="cf01"/>
          <w:rFonts w:ascii="Times New Roman" w:hAnsi="Times New Roman" w:cs="Times New Roman"/>
          <w:sz w:val="20"/>
          <w:szCs w:val="20"/>
        </w:rPr>
        <w:t xml:space="preserve"> </w:t>
      </w:r>
    </w:p>
    <w:p w14:paraId="08952CA7" w14:textId="4A40DC80" w:rsidR="000559D0" w:rsidRDefault="000559D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9744B" w14:textId="77777777" w:rsidR="00F81B08" w:rsidRDefault="00F81B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7DCA1" w14:textId="77777777" w:rsidR="00F81B08" w:rsidRDefault="00F81B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2D6B8" w14:textId="77777777" w:rsidR="00F81B08" w:rsidRDefault="00F81B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195D" w14:textId="77777777" w:rsidR="00F81B08" w:rsidRDefault="00F81B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77AEC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BAF010E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37AB6F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FF2EA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956A47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6A45BF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24ADD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3E003B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0C66F5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834CC9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5345F5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344A8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6F9E6FA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BF942F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8EC173F"/>
    <w:multiLevelType w:val="hybridMultilevel"/>
    <w:tmpl w:val="1EB09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876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939808">
    <w:abstractNumId w:val="14"/>
  </w:num>
  <w:num w:numId="3" w16cid:durableId="760956914">
    <w:abstractNumId w:val="13"/>
  </w:num>
  <w:num w:numId="4" w16cid:durableId="78869708">
    <w:abstractNumId w:val="10"/>
  </w:num>
  <w:num w:numId="5" w16cid:durableId="1263686780">
    <w:abstractNumId w:val="8"/>
  </w:num>
  <w:num w:numId="6" w16cid:durableId="1392852409">
    <w:abstractNumId w:val="7"/>
  </w:num>
  <w:num w:numId="7" w16cid:durableId="1263487450">
    <w:abstractNumId w:val="6"/>
  </w:num>
  <w:num w:numId="8" w16cid:durableId="1855924238">
    <w:abstractNumId w:val="5"/>
  </w:num>
  <w:num w:numId="9" w16cid:durableId="1400246499">
    <w:abstractNumId w:val="9"/>
  </w:num>
  <w:num w:numId="10" w16cid:durableId="2025744052">
    <w:abstractNumId w:val="4"/>
  </w:num>
  <w:num w:numId="11" w16cid:durableId="1419641339">
    <w:abstractNumId w:val="3"/>
  </w:num>
  <w:num w:numId="12" w16cid:durableId="2037392122">
    <w:abstractNumId w:val="2"/>
  </w:num>
  <w:num w:numId="13" w16cid:durableId="417485638">
    <w:abstractNumId w:val="1"/>
  </w:num>
  <w:num w:numId="14" w16cid:durableId="247886103">
    <w:abstractNumId w:val="11"/>
  </w:num>
  <w:num w:numId="15" w16cid:durableId="1632130347">
    <w:abstractNumId w:val="12"/>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William Stacy">
    <w15:presenceInfo w15:providerId="AD" w15:userId="S::bstacy@worldbank.org::fd07b841-3130-410c-a8d3-61df16c2fb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E20"/>
    <w:rsid w:val="000004BF"/>
    <w:rsid w:val="00000D77"/>
    <w:rsid w:val="00001546"/>
    <w:rsid w:val="000023FB"/>
    <w:rsid w:val="00002507"/>
    <w:rsid w:val="00003103"/>
    <w:rsid w:val="0000349A"/>
    <w:rsid w:val="000036D8"/>
    <w:rsid w:val="000045B1"/>
    <w:rsid w:val="00004C12"/>
    <w:rsid w:val="00004E78"/>
    <w:rsid w:val="00005A63"/>
    <w:rsid w:val="00005C69"/>
    <w:rsid w:val="00005F9D"/>
    <w:rsid w:val="000060A2"/>
    <w:rsid w:val="00006615"/>
    <w:rsid w:val="00006687"/>
    <w:rsid w:val="000068F8"/>
    <w:rsid w:val="00006F0C"/>
    <w:rsid w:val="00007B1E"/>
    <w:rsid w:val="0001063E"/>
    <w:rsid w:val="00010ACE"/>
    <w:rsid w:val="00010AD6"/>
    <w:rsid w:val="00011126"/>
    <w:rsid w:val="00011BEB"/>
    <w:rsid w:val="000127F2"/>
    <w:rsid w:val="00013C57"/>
    <w:rsid w:val="00013C70"/>
    <w:rsid w:val="0001434C"/>
    <w:rsid w:val="00014512"/>
    <w:rsid w:val="00014B43"/>
    <w:rsid w:val="00014B83"/>
    <w:rsid w:val="00014E62"/>
    <w:rsid w:val="00015E3F"/>
    <w:rsid w:val="000164E0"/>
    <w:rsid w:val="00020698"/>
    <w:rsid w:val="000209D8"/>
    <w:rsid w:val="00020CB0"/>
    <w:rsid w:val="00021330"/>
    <w:rsid w:val="00021E03"/>
    <w:rsid w:val="00022558"/>
    <w:rsid w:val="000226B9"/>
    <w:rsid w:val="00022B1F"/>
    <w:rsid w:val="000237B4"/>
    <w:rsid w:val="000239C4"/>
    <w:rsid w:val="0002472D"/>
    <w:rsid w:val="00024BE5"/>
    <w:rsid w:val="000251F8"/>
    <w:rsid w:val="000257BF"/>
    <w:rsid w:val="00025AA7"/>
    <w:rsid w:val="00026252"/>
    <w:rsid w:val="0002636F"/>
    <w:rsid w:val="0002647D"/>
    <w:rsid w:val="000272F2"/>
    <w:rsid w:val="00027D09"/>
    <w:rsid w:val="00027DAA"/>
    <w:rsid w:val="000305DA"/>
    <w:rsid w:val="00030FD5"/>
    <w:rsid w:val="00031459"/>
    <w:rsid w:val="00031538"/>
    <w:rsid w:val="000315AC"/>
    <w:rsid w:val="00031B3B"/>
    <w:rsid w:val="00031F39"/>
    <w:rsid w:val="00032F3B"/>
    <w:rsid w:val="000330AD"/>
    <w:rsid w:val="000336E3"/>
    <w:rsid w:val="00033874"/>
    <w:rsid w:val="000347FC"/>
    <w:rsid w:val="0003618F"/>
    <w:rsid w:val="00036FDB"/>
    <w:rsid w:val="000370D2"/>
    <w:rsid w:val="00037B8A"/>
    <w:rsid w:val="0004004B"/>
    <w:rsid w:val="00040B46"/>
    <w:rsid w:val="00040EFF"/>
    <w:rsid w:val="000423DB"/>
    <w:rsid w:val="00042979"/>
    <w:rsid w:val="00044F40"/>
    <w:rsid w:val="0004521C"/>
    <w:rsid w:val="00046328"/>
    <w:rsid w:val="0004699B"/>
    <w:rsid w:val="000477A9"/>
    <w:rsid w:val="000501C0"/>
    <w:rsid w:val="0005053B"/>
    <w:rsid w:val="000509D6"/>
    <w:rsid w:val="00050E13"/>
    <w:rsid w:val="00051021"/>
    <w:rsid w:val="000516F7"/>
    <w:rsid w:val="000517A3"/>
    <w:rsid w:val="00051BDF"/>
    <w:rsid w:val="00052848"/>
    <w:rsid w:val="000537FB"/>
    <w:rsid w:val="00053C4C"/>
    <w:rsid w:val="00055698"/>
    <w:rsid w:val="000559D0"/>
    <w:rsid w:val="00055AE6"/>
    <w:rsid w:val="000564A6"/>
    <w:rsid w:val="00057481"/>
    <w:rsid w:val="0005792B"/>
    <w:rsid w:val="00057BC5"/>
    <w:rsid w:val="000606E6"/>
    <w:rsid w:val="0006284B"/>
    <w:rsid w:val="00062E65"/>
    <w:rsid w:val="000630B5"/>
    <w:rsid w:val="00063D2D"/>
    <w:rsid w:val="00063FB4"/>
    <w:rsid w:val="00065808"/>
    <w:rsid w:val="00065E28"/>
    <w:rsid w:val="00066F50"/>
    <w:rsid w:val="00066F5D"/>
    <w:rsid w:val="00067571"/>
    <w:rsid w:val="00071488"/>
    <w:rsid w:val="00072459"/>
    <w:rsid w:val="00072D4F"/>
    <w:rsid w:val="00072D7A"/>
    <w:rsid w:val="00073045"/>
    <w:rsid w:val="00073E44"/>
    <w:rsid w:val="00074BB5"/>
    <w:rsid w:val="00075BC4"/>
    <w:rsid w:val="00075E8C"/>
    <w:rsid w:val="00076D78"/>
    <w:rsid w:val="000771DA"/>
    <w:rsid w:val="00077C7E"/>
    <w:rsid w:val="00080106"/>
    <w:rsid w:val="00081964"/>
    <w:rsid w:val="000826F7"/>
    <w:rsid w:val="00082E03"/>
    <w:rsid w:val="0008401F"/>
    <w:rsid w:val="000844D2"/>
    <w:rsid w:val="00084CD3"/>
    <w:rsid w:val="000865D6"/>
    <w:rsid w:val="00086762"/>
    <w:rsid w:val="00086B7C"/>
    <w:rsid w:val="000872A8"/>
    <w:rsid w:val="0008760B"/>
    <w:rsid w:val="00087AC9"/>
    <w:rsid w:val="000900FA"/>
    <w:rsid w:val="00090402"/>
    <w:rsid w:val="000906D6"/>
    <w:rsid w:val="000907F2"/>
    <w:rsid w:val="000908FC"/>
    <w:rsid w:val="00090E2B"/>
    <w:rsid w:val="000912F0"/>
    <w:rsid w:val="000918DF"/>
    <w:rsid w:val="00091ACC"/>
    <w:rsid w:val="00091DCA"/>
    <w:rsid w:val="000925D4"/>
    <w:rsid w:val="00093473"/>
    <w:rsid w:val="00094126"/>
    <w:rsid w:val="00094C98"/>
    <w:rsid w:val="000953A7"/>
    <w:rsid w:val="00095A5E"/>
    <w:rsid w:val="00095DA0"/>
    <w:rsid w:val="000961BE"/>
    <w:rsid w:val="0009742A"/>
    <w:rsid w:val="000A0559"/>
    <w:rsid w:val="000A06D2"/>
    <w:rsid w:val="000A150B"/>
    <w:rsid w:val="000A1698"/>
    <w:rsid w:val="000A2902"/>
    <w:rsid w:val="000A3550"/>
    <w:rsid w:val="000A37C5"/>
    <w:rsid w:val="000A3AF4"/>
    <w:rsid w:val="000A4618"/>
    <w:rsid w:val="000A490E"/>
    <w:rsid w:val="000A4FDC"/>
    <w:rsid w:val="000A7B72"/>
    <w:rsid w:val="000B0FF5"/>
    <w:rsid w:val="000B2E96"/>
    <w:rsid w:val="000B3113"/>
    <w:rsid w:val="000B353B"/>
    <w:rsid w:val="000B3DB8"/>
    <w:rsid w:val="000B41F8"/>
    <w:rsid w:val="000B4949"/>
    <w:rsid w:val="000B4CAC"/>
    <w:rsid w:val="000B4CB4"/>
    <w:rsid w:val="000B4EA5"/>
    <w:rsid w:val="000B51E4"/>
    <w:rsid w:val="000B57D9"/>
    <w:rsid w:val="000B5875"/>
    <w:rsid w:val="000B6154"/>
    <w:rsid w:val="000B702F"/>
    <w:rsid w:val="000B737E"/>
    <w:rsid w:val="000C040C"/>
    <w:rsid w:val="000C0B56"/>
    <w:rsid w:val="000C0FC5"/>
    <w:rsid w:val="000C1734"/>
    <w:rsid w:val="000C2BBE"/>
    <w:rsid w:val="000C31BF"/>
    <w:rsid w:val="000C3658"/>
    <w:rsid w:val="000C3B0F"/>
    <w:rsid w:val="000C3C7B"/>
    <w:rsid w:val="000C4BFF"/>
    <w:rsid w:val="000C534C"/>
    <w:rsid w:val="000C554F"/>
    <w:rsid w:val="000C557B"/>
    <w:rsid w:val="000C612C"/>
    <w:rsid w:val="000C6A19"/>
    <w:rsid w:val="000C7931"/>
    <w:rsid w:val="000C797B"/>
    <w:rsid w:val="000D00F8"/>
    <w:rsid w:val="000D015D"/>
    <w:rsid w:val="000D08A7"/>
    <w:rsid w:val="000D1F09"/>
    <w:rsid w:val="000D1F2C"/>
    <w:rsid w:val="000D1F6B"/>
    <w:rsid w:val="000D1FE8"/>
    <w:rsid w:val="000D290D"/>
    <w:rsid w:val="000D326C"/>
    <w:rsid w:val="000D3E4B"/>
    <w:rsid w:val="000D3F38"/>
    <w:rsid w:val="000D40B3"/>
    <w:rsid w:val="000D50A8"/>
    <w:rsid w:val="000D54BD"/>
    <w:rsid w:val="000D6FB2"/>
    <w:rsid w:val="000D7389"/>
    <w:rsid w:val="000D7EC9"/>
    <w:rsid w:val="000E0315"/>
    <w:rsid w:val="000E0FD0"/>
    <w:rsid w:val="000E1195"/>
    <w:rsid w:val="000E3033"/>
    <w:rsid w:val="000E374B"/>
    <w:rsid w:val="000E4217"/>
    <w:rsid w:val="000E48C0"/>
    <w:rsid w:val="000E4C15"/>
    <w:rsid w:val="000E5540"/>
    <w:rsid w:val="000E56CB"/>
    <w:rsid w:val="000E59DD"/>
    <w:rsid w:val="000E5C34"/>
    <w:rsid w:val="000E646F"/>
    <w:rsid w:val="000E72F5"/>
    <w:rsid w:val="000E7B8A"/>
    <w:rsid w:val="000E7CC4"/>
    <w:rsid w:val="000F007F"/>
    <w:rsid w:val="000F0194"/>
    <w:rsid w:val="000F0B94"/>
    <w:rsid w:val="000F0C77"/>
    <w:rsid w:val="000F0F32"/>
    <w:rsid w:val="000F132F"/>
    <w:rsid w:val="000F1478"/>
    <w:rsid w:val="000F1685"/>
    <w:rsid w:val="000F29A6"/>
    <w:rsid w:val="000F2BD7"/>
    <w:rsid w:val="000F479F"/>
    <w:rsid w:val="000F4895"/>
    <w:rsid w:val="000F4F72"/>
    <w:rsid w:val="000F505C"/>
    <w:rsid w:val="000F5AAA"/>
    <w:rsid w:val="000F61B5"/>
    <w:rsid w:val="000F7418"/>
    <w:rsid w:val="000F7638"/>
    <w:rsid w:val="000F796C"/>
    <w:rsid w:val="000F7DAA"/>
    <w:rsid w:val="00100473"/>
    <w:rsid w:val="00100950"/>
    <w:rsid w:val="00100C07"/>
    <w:rsid w:val="00101482"/>
    <w:rsid w:val="001014BB"/>
    <w:rsid w:val="0010183D"/>
    <w:rsid w:val="0010194F"/>
    <w:rsid w:val="001020B5"/>
    <w:rsid w:val="001029DC"/>
    <w:rsid w:val="00102E77"/>
    <w:rsid w:val="00102E95"/>
    <w:rsid w:val="00103C0B"/>
    <w:rsid w:val="00103D95"/>
    <w:rsid w:val="0010408A"/>
    <w:rsid w:val="00104278"/>
    <w:rsid w:val="00104793"/>
    <w:rsid w:val="00104B43"/>
    <w:rsid w:val="00104FD6"/>
    <w:rsid w:val="00105199"/>
    <w:rsid w:val="00106613"/>
    <w:rsid w:val="001068E8"/>
    <w:rsid w:val="001102FA"/>
    <w:rsid w:val="001108F7"/>
    <w:rsid w:val="00112212"/>
    <w:rsid w:val="00112535"/>
    <w:rsid w:val="001135D8"/>
    <w:rsid w:val="00114FD7"/>
    <w:rsid w:val="00115323"/>
    <w:rsid w:val="00115902"/>
    <w:rsid w:val="0011643A"/>
    <w:rsid w:val="001165F2"/>
    <w:rsid w:val="001166F6"/>
    <w:rsid w:val="0011672F"/>
    <w:rsid w:val="00116912"/>
    <w:rsid w:val="00117082"/>
    <w:rsid w:val="0012025E"/>
    <w:rsid w:val="001202AD"/>
    <w:rsid w:val="00120488"/>
    <w:rsid w:val="00120ADE"/>
    <w:rsid w:val="00121750"/>
    <w:rsid w:val="001218F2"/>
    <w:rsid w:val="00121F6A"/>
    <w:rsid w:val="00122033"/>
    <w:rsid w:val="001255C6"/>
    <w:rsid w:val="00125BB3"/>
    <w:rsid w:val="00127010"/>
    <w:rsid w:val="00130A20"/>
    <w:rsid w:val="0013204B"/>
    <w:rsid w:val="0013233A"/>
    <w:rsid w:val="00132B1B"/>
    <w:rsid w:val="00133CE3"/>
    <w:rsid w:val="00134164"/>
    <w:rsid w:val="00135262"/>
    <w:rsid w:val="001354E5"/>
    <w:rsid w:val="00136716"/>
    <w:rsid w:val="00136F13"/>
    <w:rsid w:val="00136F28"/>
    <w:rsid w:val="001376F4"/>
    <w:rsid w:val="00137721"/>
    <w:rsid w:val="00137E5B"/>
    <w:rsid w:val="00137EBB"/>
    <w:rsid w:val="001400DD"/>
    <w:rsid w:val="001402D0"/>
    <w:rsid w:val="001415EE"/>
    <w:rsid w:val="00142857"/>
    <w:rsid w:val="00142AF8"/>
    <w:rsid w:val="00142B77"/>
    <w:rsid w:val="0014302C"/>
    <w:rsid w:val="00143BAA"/>
    <w:rsid w:val="00143BE6"/>
    <w:rsid w:val="00143FBB"/>
    <w:rsid w:val="001445B8"/>
    <w:rsid w:val="0014520A"/>
    <w:rsid w:val="00145A1D"/>
    <w:rsid w:val="00146098"/>
    <w:rsid w:val="00147313"/>
    <w:rsid w:val="00147403"/>
    <w:rsid w:val="00147E7F"/>
    <w:rsid w:val="0015074D"/>
    <w:rsid w:val="00150C2C"/>
    <w:rsid w:val="00150F8C"/>
    <w:rsid w:val="00151E50"/>
    <w:rsid w:val="00152D3A"/>
    <w:rsid w:val="001532A2"/>
    <w:rsid w:val="00153593"/>
    <w:rsid w:val="0015447B"/>
    <w:rsid w:val="0015494B"/>
    <w:rsid w:val="00155585"/>
    <w:rsid w:val="00155795"/>
    <w:rsid w:val="001566D7"/>
    <w:rsid w:val="0016043F"/>
    <w:rsid w:val="00160476"/>
    <w:rsid w:val="001604EC"/>
    <w:rsid w:val="00160A3C"/>
    <w:rsid w:val="00160C31"/>
    <w:rsid w:val="00160DA5"/>
    <w:rsid w:val="0016181A"/>
    <w:rsid w:val="00162B9B"/>
    <w:rsid w:val="00163A42"/>
    <w:rsid w:val="00163D63"/>
    <w:rsid w:val="001644C4"/>
    <w:rsid w:val="001650FE"/>
    <w:rsid w:val="00165313"/>
    <w:rsid w:val="00165937"/>
    <w:rsid w:val="00165A95"/>
    <w:rsid w:val="001666AB"/>
    <w:rsid w:val="00167A6B"/>
    <w:rsid w:val="00167F6E"/>
    <w:rsid w:val="0017009D"/>
    <w:rsid w:val="001708F2"/>
    <w:rsid w:val="00170D39"/>
    <w:rsid w:val="001716FA"/>
    <w:rsid w:val="001719F4"/>
    <w:rsid w:val="00172DA5"/>
    <w:rsid w:val="00173212"/>
    <w:rsid w:val="00173530"/>
    <w:rsid w:val="00173572"/>
    <w:rsid w:val="00174BB9"/>
    <w:rsid w:val="0017573B"/>
    <w:rsid w:val="00175B3D"/>
    <w:rsid w:val="00176A56"/>
    <w:rsid w:val="001770AA"/>
    <w:rsid w:val="00180850"/>
    <w:rsid w:val="001811E5"/>
    <w:rsid w:val="0018170B"/>
    <w:rsid w:val="00181F79"/>
    <w:rsid w:val="00182111"/>
    <w:rsid w:val="00184861"/>
    <w:rsid w:val="001864F9"/>
    <w:rsid w:val="0018659C"/>
    <w:rsid w:val="00186D80"/>
    <w:rsid w:val="00190768"/>
    <w:rsid w:val="001907A4"/>
    <w:rsid w:val="00192EF9"/>
    <w:rsid w:val="00193D8F"/>
    <w:rsid w:val="00193DE9"/>
    <w:rsid w:val="001947AB"/>
    <w:rsid w:val="00194E56"/>
    <w:rsid w:val="00196894"/>
    <w:rsid w:val="0019694D"/>
    <w:rsid w:val="0019696C"/>
    <w:rsid w:val="00196A3A"/>
    <w:rsid w:val="00197987"/>
    <w:rsid w:val="001A05D2"/>
    <w:rsid w:val="001A130B"/>
    <w:rsid w:val="001A1366"/>
    <w:rsid w:val="001A1389"/>
    <w:rsid w:val="001A19BC"/>
    <w:rsid w:val="001A2BE6"/>
    <w:rsid w:val="001A351F"/>
    <w:rsid w:val="001A3916"/>
    <w:rsid w:val="001A3F8A"/>
    <w:rsid w:val="001A42D9"/>
    <w:rsid w:val="001A4B21"/>
    <w:rsid w:val="001A53FE"/>
    <w:rsid w:val="001A57F7"/>
    <w:rsid w:val="001A5A03"/>
    <w:rsid w:val="001A738D"/>
    <w:rsid w:val="001B012E"/>
    <w:rsid w:val="001B018D"/>
    <w:rsid w:val="001B12FE"/>
    <w:rsid w:val="001B1BD4"/>
    <w:rsid w:val="001B1D6B"/>
    <w:rsid w:val="001B25E7"/>
    <w:rsid w:val="001B2754"/>
    <w:rsid w:val="001B28FD"/>
    <w:rsid w:val="001B351B"/>
    <w:rsid w:val="001B3EE9"/>
    <w:rsid w:val="001B4626"/>
    <w:rsid w:val="001B6190"/>
    <w:rsid w:val="001B6274"/>
    <w:rsid w:val="001B647A"/>
    <w:rsid w:val="001B7567"/>
    <w:rsid w:val="001B7697"/>
    <w:rsid w:val="001B7C5F"/>
    <w:rsid w:val="001C00FF"/>
    <w:rsid w:val="001C083F"/>
    <w:rsid w:val="001C089F"/>
    <w:rsid w:val="001C1CD7"/>
    <w:rsid w:val="001C2752"/>
    <w:rsid w:val="001C348B"/>
    <w:rsid w:val="001C3ABD"/>
    <w:rsid w:val="001C4050"/>
    <w:rsid w:val="001C41CF"/>
    <w:rsid w:val="001C4986"/>
    <w:rsid w:val="001C4ED3"/>
    <w:rsid w:val="001C7728"/>
    <w:rsid w:val="001C7A37"/>
    <w:rsid w:val="001D0464"/>
    <w:rsid w:val="001D16B5"/>
    <w:rsid w:val="001D2022"/>
    <w:rsid w:val="001D2661"/>
    <w:rsid w:val="001D31E0"/>
    <w:rsid w:val="001D3C8E"/>
    <w:rsid w:val="001D4F07"/>
    <w:rsid w:val="001D5726"/>
    <w:rsid w:val="001D6CE0"/>
    <w:rsid w:val="001D77A0"/>
    <w:rsid w:val="001D77ED"/>
    <w:rsid w:val="001E16C1"/>
    <w:rsid w:val="001E1EBB"/>
    <w:rsid w:val="001E28A4"/>
    <w:rsid w:val="001E2CBE"/>
    <w:rsid w:val="001E655E"/>
    <w:rsid w:val="001E7028"/>
    <w:rsid w:val="001F04D0"/>
    <w:rsid w:val="001F06F3"/>
    <w:rsid w:val="001F08BC"/>
    <w:rsid w:val="001F20BE"/>
    <w:rsid w:val="001F23AE"/>
    <w:rsid w:val="001F2B3E"/>
    <w:rsid w:val="001F2D61"/>
    <w:rsid w:val="001F3AA5"/>
    <w:rsid w:val="001F3DAF"/>
    <w:rsid w:val="001F3E47"/>
    <w:rsid w:val="001F4F6C"/>
    <w:rsid w:val="001F5A70"/>
    <w:rsid w:val="001F5B34"/>
    <w:rsid w:val="001F6B2C"/>
    <w:rsid w:val="001F6EC4"/>
    <w:rsid w:val="001F7002"/>
    <w:rsid w:val="001F7F2B"/>
    <w:rsid w:val="002004E0"/>
    <w:rsid w:val="002006B2"/>
    <w:rsid w:val="00202CDD"/>
    <w:rsid w:val="00203580"/>
    <w:rsid w:val="0020535C"/>
    <w:rsid w:val="0020688A"/>
    <w:rsid w:val="00206A7F"/>
    <w:rsid w:val="00206BA9"/>
    <w:rsid w:val="00206E5A"/>
    <w:rsid w:val="00207881"/>
    <w:rsid w:val="00207AB9"/>
    <w:rsid w:val="00210523"/>
    <w:rsid w:val="00210656"/>
    <w:rsid w:val="00210F17"/>
    <w:rsid w:val="00211962"/>
    <w:rsid w:val="00213E0E"/>
    <w:rsid w:val="002153F6"/>
    <w:rsid w:val="00215734"/>
    <w:rsid w:val="002157A8"/>
    <w:rsid w:val="002161F5"/>
    <w:rsid w:val="00216354"/>
    <w:rsid w:val="00217ED5"/>
    <w:rsid w:val="002200C9"/>
    <w:rsid w:val="002204F7"/>
    <w:rsid w:val="00221669"/>
    <w:rsid w:val="002232DD"/>
    <w:rsid w:val="00223F09"/>
    <w:rsid w:val="002247D6"/>
    <w:rsid w:val="00224885"/>
    <w:rsid w:val="00225817"/>
    <w:rsid w:val="00225935"/>
    <w:rsid w:val="00225D55"/>
    <w:rsid w:val="00226216"/>
    <w:rsid w:val="0022695B"/>
    <w:rsid w:val="00227128"/>
    <w:rsid w:val="002274B5"/>
    <w:rsid w:val="00230042"/>
    <w:rsid w:val="0023085A"/>
    <w:rsid w:val="00230895"/>
    <w:rsid w:val="002314CC"/>
    <w:rsid w:val="00231D90"/>
    <w:rsid w:val="00232704"/>
    <w:rsid w:val="002331B7"/>
    <w:rsid w:val="00233FD8"/>
    <w:rsid w:val="00235CE1"/>
    <w:rsid w:val="00236554"/>
    <w:rsid w:val="0023719C"/>
    <w:rsid w:val="00240213"/>
    <w:rsid w:val="00240451"/>
    <w:rsid w:val="002409F6"/>
    <w:rsid w:val="0024130F"/>
    <w:rsid w:val="002417BF"/>
    <w:rsid w:val="002417D2"/>
    <w:rsid w:val="00242A36"/>
    <w:rsid w:val="00242B52"/>
    <w:rsid w:val="00242C63"/>
    <w:rsid w:val="00243B16"/>
    <w:rsid w:val="002442A8"/>
    <w:rsid w:val="00244F09"/>
    <w:rsid w:val="002450B2"/>
    <w:rsid w:val="00246FB2"/>
    <w:rsid w:val="0024748C"/>
    <w:rsid w:val="00247A3B"/>
    <w:rsid w:val="00247CCA"/>
    <w:rsid w:val="0025084B"/>
    <w:rsid w:val="002523E7"/>
    <w:rsid w:val="00252BA6"/>
    <w:rsid w:val="002530D7"/>
    <w:rsid w:val="0025311D"/>
    <w:rsid w:val="00253428"/>
    <w:rsid w:val="00253E19"/>
    <w:rsid w:val="00255157"/>
    <w:rsid w:val="00255716"/>
    <w:rsid w:val="002562EB"/>
    <w:rsid w:val="00256444"/>
    <w:rsid w:val="00256EEE"/>
    <w:rsid w:val="0025733D"/>
    <w:rsid w:val="00260CF2"/>
    <w:rsid w:val="00261947"/>
    <w:rsid w:val="0026275D"/>
    <w:rsid w:val="00264421"/>
    <w:rsid w:val="0026539E"/>
    <w:rsid w:val="00265E82"/>
    <w:rsid w:val="00266FDD"/>
    <w:rsid w:val="002678B0"/>
    <w:rsid w:val="002678DA"/>
    <w:rsid w:val="00270551"/>
    <w:rsid w:val="00270C56"/>
    <w:rsid w:val="00270EC8"/>
    <w:rsid w:val="0027185A"/>
    <w:rsid w:val="00271A27"/>
    <w:rsid w:val="00271BD5"/>
    <w:rsid w:val="00271DA9"/>
    <w:rsid w:val="0027240D"/>
    <w:rsid w:val="0027270D"/>
    <w:rsid w:val="00272FDF"/>
    <w:rsid w:val="00273019"/>
    <w:rsid w:val="00273953"/>
    <w:rsid w:val="00273A16"/>
    <w:rsid w:val="00274974"/>
    <w:rsid w:val="00274A25"/>
    <w:rsid w:val="00274B00"/>
    <w:rsid w:val="00274BB5"/>
    <w:rsid w:val="00275309"/>
    <w:rsid w:val="00275C9A"/>
    <w:rsid w:val="00276B7E"/>
    <w:rsid w:val="002770AF"/>
    <w:rsid w:val="00277938"/>
    <w:rsid w:val="00277E06"/>
    <w:rsid w:val="00277F33"/>
    <w:rsid w:val="0028087C"/>
    <w:rsid w:val="00280D2B"/>
    <w:rsid w:val="00281737"/>
    <w:rsid w:val="00282117"/>
    <w:rsid w:val="00283C71"/>
    <w:rsid w:val="00284270"/>
    <w:rsid w:val="00284D8F"/>
    <w:rsid w:val="002858DD"/>
    <w:rsid w:val="00285D9B"/>
    <w:rsid w:val="00286BE1"/>
    <w:rsid w:val="00286F4A"/>
    <w:rsid w:val="0029025A"/>
    <w:rsid w:val="00290FFE"/>
    <w:rsid w:val="002912AD"/>
    <w:rsid w:val="00291D14"/>
    <w:rsid w:val="00291FF3"/>
    <w:rsid w:val="00294486"/>
    <w:rsid w:val="0029599F"/>
    <w:rsid w:val="00295C73"/>
    <w:rsid w:val="00296A8C"/>
    <w:rsid w:val="00296D4B"/>
    <w:rsid w:val="00296F3F"/>
    <w:rsid w:val="002976BC"/>
    <w:rsid w:val="00297B22"/>
    <w:rsid w:val="002A0312"/>
    <w:rsid w:val="002A0A42"/>
    <w:rsid w:val="002A0D90"/>
    <w:rsid w:val="002A1220"/>
    <w:rsid w:val="002A29D8"/>
    <w:rsid w:val="002A31D3"/>
    <w:rsid w:val="002A3263"/>
    <w:rsid w:val="002A47A5"/>
    <w:rsid w:val="002A489E"/>
    <w:rsid w:val="002A5C5C"/>
    <w:rsid w:val="002A604D"/>
    <w:rsid w:val="002A604E"/>
    <w:rsid w:val="002A6951"/>
    <w:rsid w:val="002A6E0E"/>
    <w:rsid w:val="002A6EAA"/>
    <w:rsid w:val="002A7AC7"/>
    <w:rsid w:val="002A7DD3"/>
    <w:rsid w:val="002B066D"/>
    <w:rsid w:val="002B0782"/>
    <w:rsid w:val="002B1B85"/>
    <w:rsid w:val="002B234D"/>
    <w:rsid w:val="002B3B40"/>
    <w:rsid w:val="002B5660"/>
    <w:rsid w:val="002B76EC"/>
    <w:rsid w:val="002B7ACE"/>
    <w:rsid w:val="002C0FBB"/>
    <w:rsid w:val="002C15B5"/>
    <w:rsid w:val="002C240A"/>
    <w:rsid w:val="002C2AD8"/>
    <w:rsid w:val="002C2C7C"/>
    <w:rsid w:val="002C2E9F"/>
    <w:rsid w:val="002C30FA"/>
    <w:rsid w:val="002C3244"/>
    <w:rsid w:val="002C36E0"/>
    <w:rsid w:val="002C3E3A"/>
    <w:rsid w:val="002C422E"/>
    <w:rsid w:val="002C433D"/>
    <w:rsid w:val="002C45D0"/>
    <w:rsid w:val="002C4BBD"/>
    <w:rsid w:val="002C56F9"/>
    <w:rsid w:val="002C60AC"/>
    <w:rsid w:val="002C6458"/>
    <w:rsid w:val="002C71F2"/>
    <w:rsid w:val="002C78FB"/>
    <w:rsid w:val="002C79AC"/>
    <w:rsid w:val="002D0B51"/>
    <w:rsid w:val="002D1153"/>
    <w:rsid w:val="002D1A73"/>
    <w:rsid w:val="002D1CE2"/>
    <w:rsid w:val="002D27B5"/>
    <w:rsid w:val="002D288F"/>
    <w:rsid w:val="002D2DDD"/>
    <w:rsid w:val="002D3AA9"/>
    <w:rsid w:val="002D48F4"/>
    <w:rsid w:val="002D56E3"/>
    <w:rsid w:val="002D5BEB"/>
    <w:rsid w:val="002D5CF5"/>
    <w:rsid w:val="002D61F1"/>
    <w:rsid w:val="002D624F"/>
    <w:rsid w:val="002D63AE"/>
    <w:rsid w:val="002D69CC"/>
    <w:rsid w:val="002D6F6E"/>
    <w:rsid w:val="002D7733"/>
    <w:rsid w:val="002E0429"/>
    <w:rsid w:val="002E0571"/>
    <w:rsid w:val="002E16C5"/>
    <w:rsid w:val="002E2956"/>
    <w:rsid w:val="002E3A6F"/>
    <w:rsid w:val="002E44A1"/>
    <w:rsid w:val="002E486D"/>
    <w:rsid w:val="002E4FC6"/>
    <w:rsid w:val="002E6963"/>
    <w:rsid w:val="002E6B46"/>
    <w:rsid w:val="002F00D0"/>
    <w:rsid w:val="002F19AC"/>
    <w:rsid w:val="002F25EF"/>
    <w:rsid w:val="002F2A82"/>
    <w:rsid w:val="002F334C"/>
    <w:rsid w:val="002F3354"/>
    <w:rsid w:val="002F4283"/>
    <w:rsid w:val="002F482E"/>
    <w:rsid w:val="002F4D53"/>
    <w:rsid w:val="002F5263"/>
    <w:rsid w:val="002F560E"/>
    <w:rsid w:val="002F59C9"/>
    <w:rsid w:val="002F5B73"/>
    <w:rsid w:val="002F5FAE"/>
    <w:rsid w:val="002F71DD"/>
    <w:rsid w:val="002F7A6B"/>
    <w:rsid w:val="002F7B3A"/>
    <w:rsid w:val="002F7F76"/>
    <w:rsid w:val="0030001D"/>
    <w:rsid w:val="0030045B"/>
    <w:rsid w:val="00300F49"/>
    <w:rsid w:val="003029BF"/>
    <w:rsid w:val="00302F58"/>
    <w:rsid w:val="0030309B"/>
    <w:rsid w:val="003036A7"/>
    <w:rsid w:val="00303F20"/>
    <w:rsid w:val="00303F7D"/>
    <w:rsid w:val="003041CB"/>
    <w:rsid w:val="00304310"/>
    <w:rsid w:val="00305064"/>
    <w:rsid w:val="00305BDB"/>
    <w:rsid w:val="00311394"/>
    <w:rsid w:val="003114C2"/>
    <w:rsid w:val="00311921"/>
    <w:rsid w:val="003124BB"/>
    <w:rsid w:val="00313D22"/>
    <w:rsid w:val="00313D8F"/>
    <w:rsid w:val="003145F5"/>
    <w:rsid w:val="003147A8"/>
    <w:rsid w:val="00316068"/>
    <w:rsid w:val="0031632E"/>
    <w:rsid w:val="00316790"/>
    <w:rsid w:val="00316C2C"/>
    <w:rsid w:val="00316C31"/>
    <w:rsid w:val="00317CCB"/>
    <w:rsid w:val="003202AA"/>
    <w:rsid w:val="0032038C"/>
    <w:rsid w:val="00320CAC"/>
    <w:rsid w:val="00321AF4"/>
    <w:rsid w:val="00321CA9"/>
    <w:rsid w:val="0032210A"/>
    <w:rsid w:val="00322650"/>
    <w:rsid w:val="0032369D"/>
    <w:rsid w:val="00323CF2"/>
    <w:rsid w:val="0032512F"/>
    <w:rsid w:val="00325C92"/>
    <w:rsid w:val="0032609D"/>
    <w:rsid w:val="0032685B"/>
    <w:rsid w:val="00326982"/>
    <w:rsid w:val="00326B9E"/>
    <w:rsid w:val="00326F01"/>
    <w:rsid w:val="00327019"/>
    <w:rsid w:val="003274DB"/>
    <w:rsid w:val="00327D1E"/>
    <w:rsid w:val="00331086"/>
    <w:rsid w:val="0033142A"/>
    <w:rsid w:val="00331495"/>
    <w:rsid w:val="0033279B"/>
    <w:rsid w:val="00332D5E"/>
    <w:rsid w:val="00333F2D"/>
    <w:rsid w:val="00334105"/>
    <w:rsid w:val="0033498E"/>
    <w:rsid w:val="00334BC4"/>
    <w:rsid w:val="00335514"/>
    <w:rsid w:val="00336718"/>
    <w:rsid w:val="00336F91"/>
    <w:rsid w:val="0033707D"/>
    <w:rsid w:val="003379B2"/>
    <w:rsid w:val="00337F4B"/>
    <w:rsid w:val="00340FD2"/>
    <w:rsid w:val="00341A36"/>
    <w:rsid w:val="00341E88"/>
    <w:rsid w:val="003427D2"/>
    <w:rsid w:val="00342F65"/>
    <w:rsid w:val="003431A3"/>
    <w:rsid w:val="003436DE"/>
    <w:rsid w:val="00343925"/>
    <w:rsid w:val="00344102"/>
    <w:rsid w:val="00344F3F"/>
    <w:rsid w:val="00345D1F"/>
    <w:rsid w:val="00346796"/>
    <w:rsid w:val="00346EF2"/>
    <w:rsid w:val="003472A5"/>
    <w:rsid w:val="003477F8"/>
    <w:rsid w:val="00350596"/>
    <w:rsid w:val="0035081E"/>
    <w:rsid w:val="0035163D"/>
    <w:rsid w:val="0035397A"/>
    <w:rsid w:val="003546A4"/>
    <w:rsid w:val="00354BBB"/>
    <w:rsid w:val="003551C6"/>
    <w:rsid w:val="0035529C"/>
    <w:rsid w:val="003571EA"/>
    <w:rsid w:val="0035784E"/>
    <w:rsid w:val="00357BFB"/>
    <w:rsid w:val="00357C34"/>
    <w:rsid w:val="00361172"/>
    <w:rsid w:val="003614DD"/>
    <w:rsid w:val="00361FAF"/>
    <w:rsid w:val="0036287C"/>
    <w:rsid w:val="00362DFE"/>
    <w:rsid w:val="00362ECC"/>
    <w:rsid w:val="00363A15"/>
    <w:rsid w:val="0036414B"/>
    <w:rsid w:val="003645B8"/>
    <w:rsid w:val="00364DFE"/>
    <w:rsid w:val="00365292"/>
    <w:rsid w:val="0036535C"/>
    <w:rsid w:val="003676E2"/>
    <w:rsid w:val="003705BE"/>
    <w:rsid w:val="0037104D"/>
    <w:rsid w:val="003711FF"/>
    <w:rsid w:val="00371838"/>
    <w:rsid w:val="00371ECC"/>
    <w:rsid w:val="003729F6"/>
    <w:rsid w:val="00372A33"/>
    <w:rsid w:val="00374127"/>
    <w:rsid w:val="003741A4"/>
    <w:rsid w:val="00374760"/>
    <w:rsid w:val="0037523D"/>
    <w:rsid w:val="00375557"/>
    <w:rsid w:val="0037657F"/>
    <w:rsid w:val="00376F68"/>
    <w:rsid w:val="00377076"/>
    <w:rsid w:val="00377AC0"/>
    <w:rsid w:val="00377D0F"/>
    <w:rsid w:val="00383F04"/>
    <w:rsid w:val="00383F48"/>
    <w:rsid w:val="00384EAD"/>
    <w:rsid w:val="00385944"/>
    <w:rsid w:val="00385ED7"/>
    <w:rsid w:val="00386946"/>
    <w:rsid w:val="00386EF4"/>
    <w:rsid w:val="003870FD"/>
    <w:rsid w:val="003874C8"/>
    <w:rsid w:val="0039003B"/>
    <w:rsid w:val="003903DE"/>
    <w:rsid w:val="00390522"/>
    <w:rsid w:val="0039079F"/>
    <w:rsid w:val="00390B72"/>
    <w:rsid w:val="00390F17"/>
    <w:rsid w:val="00392F7A"/>
    <w:rsid w:val="0039354E"/>
    <w:rsid w:val="00394001"/>
    <w:rsid w:val="00394382"/>
    <w:rsid w:val="00394602"/>
    <w:rsid w:val="00394651"/>
    <w:rsid w:val="0039592C"/>
    <w:rsid w:val="00396956"/>
    <w:rsid w:val="00397671"/>
    <w:rsid w:val="00397F4F"/>
    <w:rsid w:val="003A04F2"/>
    <w:rsid w:val="003A07D6"/>
    <w:rsid w:val="003A0FF0"/>
    <w:rsid w:val="003A1B5F"/>
    <w:rsid w:val="003A2011"/>
    <w:rsid w:val="003A2165"/>
    <w:rsid w:val="003A2565"/>
    <w:rsid w:val="003A2F71"/>
    <w:rsid w:val="003A3524"/>
    <w:rsid w:val="003A4678"/>
    <w:rsid w:val="003A53AB"/>
    <w:rsid w:val="003A658A"/>
    <w:rsid w:val="003A679D"/>
    <w:rsid w:val="003B0094"/>
    <w:rsid w:val="003B07A1"/>
    <w:rsid w:val="003B0A38"/>
    <w:rsid w:val="003B0A47"/>
    <w:rsid w:val="003B0B3F"/>
    <w:rsid w:val="003B0B85"/>
    <w:rsid w:val="003B0BAA"/>
    <w:rsid w:val="003B1190"/>
    <w:rsid w:val="003B2855"/>
    <w:rsid w:val="003B4376"/>
    <w:rsid w:val="003B4653"/>
    <w:rsid w:val="003B4818"/>
    <w:rsid w:val="003B51F5"/>
    <w:rsid w:val="003B5639"/>
    <w:rsid w:val="003B5763"/>
    <w:rsid w:val="003B6198"/>
    <w:rsid w:val="003B6CF2"/>
    <w:rsid w:val="003B6DA1"/>
    <w:rsid w:val="003B70C9"/>
    <w:rsid w:val="003C0D56"/>
    <w:rsid w:val="003C1539"/>
    <w:rsid w:val="003C24E4"/>
    <w:rsid w:val="003C2C20"/>
    <w:rsid w:val="003C2CE0"/>
    <w:rsid w:val="003C347C"/>
    <w:rsid w:val="003C3867"/>
    <w:rsid w:val="003C3A48"/>
    <w:rsid w:val="003C3C44"/>
    <w:rsid w:val="003C4E16"/>
    <w:rsid w:val="003C514E"/>
    <w:rsid w:val="003C56A9"/>
    <w:rsid w:val="003C59A8"/>
    <w:rsid w:val="003C5E03"/>
    <w:rsid w:val="003C5F45"/>
    <w:rsid w:val="003C635C"/>
    <w:rsid w:val="003C7DB5"/>
    <w:rsid w:val="003D08FC"/>
    <w:rsid w:val="003D19A6"/>
    <w:rsid w:val="003D19BA"/>
    <w:rsid w:val="003D1D6B"/>
    <w:rsid w:val="003D2D28"/>
    <w:rsid w:val="003D3416"/>
    <w:rsid w:val="003D3E93"/>
    <w:rsid w:val="003D3E97"/>
    <w:rsid w:val="003D4CAF"/>
    <w:rsid w:val="003D5DA9"/>
    <w:rsid w:val="003D62EC"/>
    <w:rsid w:val="003D69C4"/>
    <w:rsid w:val="003D6FFE"/>
    <w:rsid w:val="003D74F7"/>
    <w:rsid w:val="003D77EE"/>
    <w:rsid w:val="003D7EF0"/>
    <w:rsid w:val="003E14FD"/>
    <w:rsid w:val="003E209E"/>
    <w:rsid w:val="003E3715"/>
    <w:rsid w:val="003E409F"/>
    <w:rsid w:val="003E4B30"/>
    <w:rsid w:val="003E4E0E"/>
    <w:rsid w:val="003E5C17"/>
    <w:rsid w:val="003E7A78"/>
    <w:rsid w:val="003E7AEC"/>
    <w:rsid w:val="003E7E5C"/>
    <w:rsid w:val="003F03A3"/>
    <w:rsid w:val="003F10E5"/>
    <w:rsid w:val="003F10F1"/>
    <w:rsid w:val="003F1C62"/>
    <w:rsid w:val="003F1C63"/>
    <w:rsid w:val="003F1DD2"/>
    <w:rsid w:val="003F2B23"/>
    <w:rsid w:val="003F3232"/>
    <w:rsid w:val="003F34E0"/>
    <w:rsid w:val="003F3EE9"/>
    <w:rsid w:val="003F4B02"/>
    <w:rsid w:val="003F4C6C"/>
    <w:rsid w:val="003F4D55"/>
    <w:rsid w:val="003F54BB"/>
    <w:rsid w:val="003F7EFE"/>
    <w:rsid w:val="004000BA"/>
    <w:rsid w:val="004006F9"/>
    <w:rsid w:val="00402123"/>
    <w:rsid w:val="0040279A"/>
    <w:rsid w:val="00402B73"/>
    <w:rsid w:val="0040398A"/>
    <w:rsid w:val="00404D2C"/>
    <w:rsid w:val="00405989"/>
    <w:rsid w:val="00405FCC"/>
    <w:rsid w:val="00406E9B"/>
    <w:rsid w:val="00407254"/>
    <w:rsid w:val="00407AB3"/>
    <w:rsid w:val="00407E74"/>
    <w:rsid w:val="004113E2"/>
    <w:rsid w:val="00411C81"/>
    <w:rsid w:val="0041290C"/>
    <w:rsid w:val="00412CCF"/>
    <w:rsid w:val="004132C1"/>
    <w:rsid w:val="004136A3"/>
    <w:rsid w:val="004136EB"/>
    <w:rsid w:val="00413D98"/>
    <w:rsid w:val="0041451B"/>
    <w:rsid w:val="00414939"/>
    <w:rsid w:val="00415864"/>
    <w:rsid w:val="00415ADD"/>
    <w:rsid w:val="00416009"/>
    <w:rsid w:val="0041652E"/>
    <w:rsid w:val="00416738"/>
    <w:rsid w:val="004167E2"/>
    <w:rsid w:val="004179FE"/>
    <w:rsid w:val="00417AF7"/>
    <w:rsid w:val="00417DDB"/>
    <w:rsid w:val="0042062A"/>
    <w:rsid w:val="00420636"/>
    <w:rsid w:val="00420D42"/>
    <w:rsid w:val="00420E1B"/>
    <w:rsid w:val="00421B7C"/>
    <w:rsid w:val="00421D32"/>
    <w:rsid w:val="004229ED"/>
    <w:rsid w:val="00423042"/>
    <w:rsid w:val="004234AE"/>
    <w:rsid w:val="00423A28"/>
    <w:rsid w:val="00424362"/>
    <w:rsid w:val="00424A06"/>
    <w:rsid w:val="0042536B"/>
    <w:rsid w:val="00425AF9"/>
    <w:rsid w:val="00426E27"/>
    <w:rsid w:val="00426E9D"/>
    <w:rsid w:val="00432DFB"/>
    <w:rsid w:val="00432E9E"/>
    <w:rsid w:val="00433653"/>
    <w:rsid w:val="00433814"/>
    <w:rsid w:val="00433C0A"/>
    <w:rsid w:val="00434198"/>
    <w:rsid w:val="004347A5"/>
    <w:rsid w:val="00435E2B"/>
    <w:rsid w:val="00435FB0"/>
    <w:rsid w:val="004365CF"/>
    <w:rsid w:val="00436674"/>
    <w:rsid w:val="004369D9"/>
    <w:rsid w:val="00436C3E"/>
    <w:rsid w:val="0043720A"/>
    <w:rsid w:val="0044063A"/>
    <w:rsid w:val="00440868"/>
    <w:rsid w:val="00440DA4"/>
    <w:rsid w:val="00440EE2"/>
    <w:rsid w:val="00441095"/>
    <w:rsid w:val="00441416"/>
    <w:rsid w:val="004427D5"/>
    <w:rsid w:val="00442D35"/>
    <w:rsid w:val="004430BD"/>
    <w:rsid w:val="004445DA"/>
    <w:rsid w:val="00444BC6"/>
    <w:rsid w:val="00444CCC"/>
    <w:rsid w:val="004456AB"/>
    <w:rsid w:val="0044572E"/>
    <w:rsid w:val="0044704F"/>
    <w:rsid w:val="004472C3"/>
    <w:rsid w:val="0044738D"/>
    <w:rsid w:val="00447604"/>
    <w:rsid w:val="00447905"/>
    <w:rsid w:val="00447F8F"/>
    <w:rsid w:val="00450851"/>
    <w:rsid w:val="00451232"/>
    <w:rsid w:val="00451649"/>
    <w:rsid w:val="00452054"/>
    <w:rsid w:val="00452E54"/>
    <w:rsid w:val="004537C7"/>
    <w:rsid w:val="004537E0"/>
    <w:rsid w:val="00454BA6"/>
    <w:rsid w:val="00454E62"/>
    <w:rsid w:val="00455787"/>
    <w:rsid w:val="00455D28"/>
    <w:rsid w:val="0045663D"/>
    <w:rsid w:val="004567B5"/>
    <w:rsid w:val="00456F11"/>
    <w:rsid w:val="0045727A"/>
    <w:rsid w:val="004573F8"/>
    <w:rsid w:val="0045773A"/>
    <w:rsid w:val="00457779"/>
    <w:rsid w:val="00457DD4"/>
    <w:rsid w:val="0046012B"/>
    <w:rsid w:val="00460ED2"/>
    <w:rsid w:val="00461D1A"/>
    <w:rsid w:val="0046246F"/>
    <w:rsid w:val="004635D9"/>
    <w:rsid w:val="00464D11"/>
    <w:rsid w:val="004650CB"/>
    <w:rsid w:val="00465151"/>
    <w:rsid w:val="00465663"/>
    <w:rsid w:val="00466377"/>
    <w:rsid w:val="0046658A"/>
    <w:rsid w:val="00466878"/>
    <w:rsid w:val="0046718F"/>
    <w:rsid w:val="0046741D"/>
    <w:rsid w:val="00467760"/>
    <w:rsid w:val="00467F7D"/>
    <w:rsid w:val="00470886"/>
    <w:rsid w:val="004713EB"/>
    <w:rsid w:val="0047144C"/>
    <w:rsid w:val="00471F67"/>
    <w:rsid w:val="0047230B"/>
    <w:rsid w:val="004746B1"/>
    <w:rsid w:val="0047493E"/>
    <w:rsid w:val="00475704"/>
    <w:rsid w:val="00475C90"/>
    <w:rsid w:val="00475EE7"/>
    <w:rsid w:val="00475EF1"/>
    <w:rsid w:val="00476CB8"/>
    <w:rsid w:val="00476CC1"/>
    <w:rsid w:val="00477B97"/>
    <w:rsid w:val="004809A9"/>
    <w:rsid w:val="00480DDF"/>
    <w:rsid w:val="00481792"/>
    <w:rsid w:val="00481910"/>
    <w:rsid w:val="00482578"/>
    <w:rsid w:val="00482EDA"/>
    <w:rsid w:val="00483035"/>
    <w:rsid w:val="00483EFC"/>
    <w:rsid w:val="00486A00"/>
    <w:rsid w:val="00486AE8"/>
    <w:rsid w:val="00486FC2"/>
    <w:rsid w:val="004879F8"/>
    <w:rsid w:val="00487EA4"/>
    <w:rsid w:val="004909B2"/>
    <w:rsid w:val="00490AFC"/>
    <w:rsid w:val="0049142A"/>
    <w:rsid w:val="00491AD2"/>
    <w:rsid w:val="00491D59"/>
    <w:rsid w:val="0049265D"/>
    <w:rsid w:val="00492F15"/>
    <w:rsid w:val="00493E8C"/>
    <w:rsid w:val="00494BAA"/>
    <w:rsid w:val="004955B1"/>
    <w:rsid w:val="00495B63"/>
    <w:rsid w:val="00495F3B"/>
    <w:rsid w:val="004A0392"/>
    <w:rsid w:val="004A0DE7"/>
    <w:rsid w:val="004A1B81"/>
    <w:rsid w:val="004A20F9"/>
    <w:rsid w:val="004A23F1"/>
    <w:rsid w:val="004A2819"/>
    <w:rsid w:val="004A3030"/>
    <w:rsid w:val="004A3451"/>
    <w:rsid w:val="004A349C"/>
    <w:rsid w:val="004A34C9"/>
    <w:rsid w:val="004A4172"/>
    <w:rsid w:val="004A4B3F"/>
    <w:rsid w:val="004A6059"/>
    <w:rsid w:val="004A6471"/>
    <w:rsid w:val="004A6EF6"/>
    <w:rsid w:val="004B0054"/>
    <w:rsid w:val="004B0298"/>
    <w:rsid w:val="004B0E4A"/>
    <w:rsid w:val="004B10B9"/>
    <w:rsid w:val="004B1D11"/>
    <w:rsid w:val="004B2535"/>
    <w:rsid w:val="004B2773"/>
    <w:rsid w:val="004B29EB"/>
    <w:rsid w:val="004B2C66"/>
    <w:rsid w:val="004B2CE6"/>
    <w:rsid w:val="004B3225"/>
    <w:rsid w:val="004B36BE"/>
    <w:rsid w:val="004B4001"/>
    <w:rsid w:val="004B4018"/>
    <w:rsid w:val="004B4A55"/>
    <w:rsid w:val="004B4FB3"/>
    <w:rsid w:val="004B53E5"/>
    <w:rsid w:val="004B5E1C"/>
    <w:rsid w:val="004B77B0"/>
    <w:rsid w:val="004C036E"/>
    <w:rsid w:val="004C0920"/>
    <w:rsid w:val="004C10C7"/>
    <w:rsid w:val="004C1A19"/>
    <w:rsid w:val="004C2003"/>
    <w:rsid w:val="004C2912"/>
    <w:rsid w:val="004C29A2"/>
    <w:rsid w:val="004C2AFD"/>
    <w:rsid w:val="004C416A"/>
    <w:rsid w:val="004C4351"/>
    <w:rsid w:val="004C4B89"/>
    <w:rsid w:val="004C4F06"/>
    <w:rsid w:val="004C4FBC"/>
    <w:rsid w:val="004C525A"/>
    <w:rsid w:val="004C65CE"/>
    <w:rsid w:val="004C6D91"/>
    <w:rsid w:val="004C7296"/>
    <w:rsid w:val="004C7906"/>
    <w:rsid w:val="004D167D"/>
    <w:rsid w:val="004D1844"/>
    <w:rsid w:val="004D1AB5"/>
    <w:rsid w:val="004D2AF7"/>
    <w:rsid w:val="004D386F"/>
    <w:rsid w:val="004D3C86"/>
    <w:rsid w:val="004D4F21"/>
    <w:rsid w:val="004D5832"/>
    <w:rsid w:val="004D6097"/>
    <w:rsid w:val="004D6A35"/>
    <w:rsid w:val="004D71E1"/>
    <w:rsid w:val="004D797A"/>
    <w:rsid w:val="004E2064"/>
    <w:rsid w:val="004E282E"/>
    <w:rsid w:val="004E2A43"/>
    <w:rsid w:val="004E30A3"/>
    <w:rsid w:val="004E3AF0"/>
    <w:rsid w:val="004E4111"/>
    <w:rsid w:val="004E5115"/>
    <w:rsid w:val="004E6707"/>
    <w:rsid w:val="004E685C"/>
    <w:rsid w:val="004E6D2C"/>
    <w:rsid w:val="004F05DF"/>
    <w:rsid w:val="004F07D3"/>
    <w:rsid w:val="004F1156"/>
    <w:rsid w:val="004F1180"/>
    <w:rsid w:val="004F1E70"/>
    <w:rsid w:val="004F28DE"/>
    <w:rsid w:val="004F2D24"/>
    <w:rsid w:val="004F45C4"/>
    <w:rsid w:val="004F4683"/>
    <w:rsid w:val="004F48F1"/>
    <w:rsid w:val="004F4C0C"/>
    <w:rsid w:val="004F4EA6"/>
    <w:rsid w:val="004F4F72"/>
    <w:rsid w:val="004F52BC"/>
    <w:rsid w:val="004F53D7"/>
    <w:rsid w:val="004F6084"/>
    <w:rsid w:val="004F73AD"/>
    <w:rsid w:val="0050077A"/>
    <w:rsid w:val="00500AD2"/>
    <w:rsid w:val="00500BFA"/>
    <w:rsid w:val="0050167E"/>
    <w:rsid w:val="005019AE"/>
    <w:rsid w:val="0050252A"/>
    <w:rsid w:val="00502FC3"/>
    <w:rsid w:val="0050340D"/>
    <w:rsid w:val="00503A08"/>
    <w:rsid w:val="00503DF7"/>
    <w:rsid w:val="0050426A"/>
    <w:rsid w:val="005046A1"/>
    <w:rsid w:val="005054CE"/>
    <w:rsid w:val="00505513"/>
    <w:rsid w:val="00505CB8"/>
    <w:rsid w:val="0050614F"/>
    <w:rsid w:val="00506AB5"/>
    <w:rsid w:val="00507689"/>
    <w:rsid w:val="00510269"/>
    <w:rsid w:val="00510B89"/>
    <w:rsid w:val="005112EF"/>
    <w:rsid w:val="00511EAF"/>
    <w:rsid w:val="00512728"/>
    <w:rsid w:val="00514A36"/>
    <w:rsid w:val="005179EF"/>
    <w:rsid w:val="005207A4"/>
    <w:rsid w:val="00521058"/>
    <w:rsid w:val="00521A83"/>
    <w:rsid w:val="00522339"/>
    <w:rsid w:val="00523A6D"/>
    <w:rsid w:val="0052404E"/>
    <w:rsid w:val="005241AA"/>
    <w:rsid w:val="005247E7"/>
    <w:rsid w:val="00524CFC"/>
    <w:rsid w:val="00525F21"/>
    <w:rsid w:val="0052664D"/>
    <w:rsid w:val="00526BA7"/>
    <w:rsid w:val="00526DD3"/>
    <w:rsid w:val="005271CA"/>
    <w:rsid w:val="00527CE7"/>
    <w:rsid w:val="00530D70"/>
    <w:rsid w:val="0053102F"/>
    <w:rsid w:val="005317D7"/>
    <w:rsid w:val="00531F8B"/>
    <w:rsid w:val="00532AD8"/>
    <w:rsid w:val="00532B02"/>
    <w:rsid w:val="00533C0E"/>
    <w:rsid w:val="005341C2"/>
    <w:rsid w:val="00534606"/>
    <w:rsid w:val="00535E5F"/>
    <w:rsid w:val="005366B1"/>
    <w:rsid w:val="005367D5"/>
    <w:rsid w:val="00537D8D"/>
    <w:rsid w:val="00540F11"/>
    <w:rsid w:val="005410C4"/>
    <w:rsid w:val="005411E3"/>
    <w:rsid w:val="005418A0"/>
    <w:rsid w:val="00541E9D"/>
    <w:rsid w:val="00541ED8"/>
    <w:rsid w:val="0054269C"/>
    <w:rsid w:val="00542BA8"/>
    <w:rsid w:val="0054356E"/>
    <w:rsid w:val="005437BC"/>
    <w:rsid w:val="00543814"/>
    <w:rsid w:val="00543DCE"/>
    <w:rsid w:val="00543E9A"/>
    <w:rsid w:val="00544268"/>
    <w:rsid w:val="00544312"/>
    <w:rsid w:val="005468A9"/>
    <w:rsid w:val="00546E17"/>
    <w:rsid w:val="005471CA"/>
    <w:rsid w:val="00547A6B"/>
    <w:rsid w:val="00547CA9"/>
    <w:rsid w:val="005513FD"/>
    <w:rsid w:val="00551FCE"/>
    <w:rsid w:val="00552547"/>
    <w:rsid w:val="00552B93"/>
    <w:rsid w:val="00554581"/>
    <w:rsid w:val="005549B0"/>
    <w:rsid w:val="00554B06"/>
    <w:rsid w:val="005557DB"/>
    <w:rsid w:val="00555FB9"/>
    <w:rsid w:val="005560F6"/>
    <w:rsid w:val="00556F2A"/>
    <w:rsid w:val="00557865"/>
    <w:rsid w:val="00557971"/>
    <w:rsid w:val="00560027"/>
    <w:rsid w:val="00561EE3"/>
    <w:rsid w:val="005625D2"/>
    <w:rsid w:val="005627D5"/>
    <w:rsid w:val="00562B67"/>
    <w:rsid w:val="00562F48"/>
    <w:rsid w:val="00563BA0"/>
    <w:rsid w:val="00564948"/>
    <w:rsid w:val="00564B32"/>
    <w:rsid w:val="00565C14"/>
    <w:rsid w:val="00565E28"/>
    <w:rsid w:val="00567A70"/>
    <w:rsid w:val="005701E5"/>
    <w:rsid w:val="00570850"/>
    <w:rsid w:val="00571710"/>
    <w:rsid w:val="005718EE"/>
    <w:rsid w:val="00572F10"/>
    <w:rsid w:val="005732DE"/>
    <w:rsid w:val="00573E9D"/>
    <w:rsid w:val="005744E5"/>
    <w:rsid w:val="005761DC"/>
    <w:rsid w:val="005767C5"/>
    <w:rsid w:val="00576919"/>
    <w:rsid w:val="00576DE5"/>
    <w:rsid w:val="00576E0E"/>
    <w:rsid w:val="0057703B"/>
    <w:rsid w:val="00580528"/>
    <w:rsid w:val="00580C0B"/>
    <w:rsid w:val="00581540"/>
    <w:rsid w:val="0058234F"/>
    <w:rsid w:val="00582469"/>
    <w:rsid w:val="005825B0"/>
    <w:rsid w:val="00582A90"/>
    <w:rsid w:val="00582ED4"/>
    <w:rsid w:val="00583F75"/>
    <w:rsid w:val="0058456E"/>
    <w:rsid w:val="005849A9"/>
    <w:rsid w:val="00584D06"/>
    <w:rsid w:val="00584F1B"/>
    <w:rsid w:val="00586242"/>
    <w:rsid w:val="00586344"/>
    <w:rsid w:val="00586A2B"/>
    <w:rsid w:val="005877D1"/>
    <w:rsid w:val="005905E1"/>
    <w:rsid w:val="00590EC8"/>
    <w:rsid w:val="00590F47"/>
    <w:rsid w:val="005913B7"/>
    <w:rsid w:val="00591953"/>
    <w:rsid w:val="005922FB"/>
    <w:rsid w:val="00592AD8"/>
    <w:rsid w:val="005934B2"/>
    <w:rsid w:val="005936C3"/>
    <w:rsid w:val="005937CA"/>
    <w:rsid w:val="00593CF0"/>
    <w:rsid w:val="0059423B"/>
    <w:rsid w:val="005943C8"/>
    <w:rsid w:val="005944E9"/>
    <w:rsid w:val="00594C5A"/>
    <w:rsid w:val="005959FC"/>
    <w:rsid w:val="005978A6"/>
    <w:rsid w:val="00597BD3"/>
    <w:rsid w:val="00597C83"/>
    <w:rsid w:val="00597D20"/>
    <w:rsid w:val="005A02BD"/>
    <w:rsid w:val="005A065F"/>
    <w:rsid w:val="005A0DF9"/>
    <w:rsid w:val="005A20AC"/>
    <w:rsid w:val="005A2112"/>
    <w:rsid w:val="005A2AF7"/>
    <w:rsid w:val="005A2C46"/>
    <w:rsid w:val="005A51F0"/>
    <w:rsid w:val="005A56CC"/>
    <w:rsid w:val="005A676F"/>
    <w:rsid w:val="005A689B"/>
    <w:rsid w:val="005A6ED8"/>
    <w:rsid w:val="005A72EA"/>
    <w:rsid w:val="005B015D"/>
    <w:rsid w:val="005B0CB6"/>
    <w:rsid w:val="005B15DE"/>
    <w:rsid w:val="005B1638"/>
    <w:rsid w:val="005B1939"/>
    <w:rsid w:val="005B1C98"/>
    <w:rsid w:val="005B3293"/>
    <w:rsid w:val="005B3F21"/>
    <w:rsid w:val="005B4CE8"/>
    <w:rsid w:val="005B50CB"/>
    <w:rsid w:val="005B50ED"/>
    <w:rsid w:val="005B54B0"/>
    <w:rsid w:val="005B595F"/>
    <w:rsid w:val="005B597B"/>
    <w:rsid w:val="005B5BFE"/>
    <w:rsid w:val="005B69AB"/>
    <w:rsid w:val="005B6AD5"/>
    <w:rsid w:val="005B6C42"/>
    <w:rsid w:val="005B6CE5"/>
    <w:rsid w:val="005B72F2"/>
    <w:rsid w:val="005B73EF"/>
    <w:rsid w:val="005B7BE9"/>
    <w:rsid w:val="005B7F5B"/>
    <w:rsid w:val="005C026B"/>
    <w:rsid w:val="005C08D8"/>
    <w:rsid w:val="005C0C60"/>
    <w:rsid w:val="005C0EAE"/>
    <w:rsid w:val="005C24F3"/>
    <w:rsid w:val="005C2DB5"/>
    <w:rsid w:val="005C3AF5"/>
    <w:rsid w:val="005C3F56"/>
    <w:rsid w:val="005C4154"/>
    <w:rsid w:val="005C4610"/>
    <w:rsid w:val="005C4A38"/>
    <w:rsid w:val="005C4D7E"/>
    <w:rsid w:val="005C594E"/>
    <w:rsid w:val="005C6185"/>
    <w:rsid w:val="005C6787"/>
    <w:rsid w:val="005C6927"/>
    <w:rsid w:val="005C69BC"/>
    <w:rsid w:val="005C737B"/>
    <w:rsid w:val="005C73A0"/>
    <w:rsid w:val="005D0158"/>
    <w:rsid w:val="005D1C2D"/>
    <w:rsid w:val="005D541B"/>
    <w:rsid w:val="005D5743"/>
    <w:rsid w:val="005D5EE2"/>
    <w:rsid w:val="005D6817"/>
    <w:rsid w:val="005D68F7"/>
    <w:rsid w:val="005D735E"/>
    <w:rsid w:val="005D7924"/>
    <w:rsid w:val="005D7CBA"/>
    <w:rsid w:val="005E04E0"/>
    <w:rsid w:val="005E1527"/>
    <w:rsid w:val="005E1903"/>
    <w:rsid w:val="005E1BB4"/>
    <w:rsid w:val="005E2A95"/>
    <w:rsid w:val="005E4033"/>
    <w:rsid w:val="005E410C"/>
    <w:rsid w:val="005E4465"/>
    <w:rsid w:val="005E4A0D"/>
    <w:rsid w:val="005E58D5"/>
    <w:rsid w:val="005E597C"/>
    <w:rsid w:val="005E6A59"/>
    <w:rsid w:val="005E6E2B"/>
    <w:rsid w:val="005E71B4"/>
    <w:rsid w:val="005E7701"/>
    <w:rsid w:val="005E7AD1"/>
    <w:rsid w:val="005F07AF"/>
    <w:rsid w:val="005F0C27"/>
    <w:rsid w:val="005F1417"/>
    <w:rsid w:val="005F159D"/>
    <w:rsid w:val="005F2431"/>
    <w:rsid w:val="005F248A"/>
    <w:rsid w:val="005F4366"/>
    <w:rsid w:val="005F5172"/>
    <w:rsid w:val="005F5572"/>
    <w:rsid w:val="005F6004"/>
    <w:rsid w:val="00600ADD"/>
    <w:rsid w:val="0060113C"/>
    <w:rsid w:val="006024A9"/>
    <w:rsid w:val="0060347D"/>
    <w:rsid w:val="006034ED"/>
    <w:rsid w:val="00603BC3"/>
    <w:rsid w:val="00604250"/>
    <w:rsid w:val="00605E63"/>
    <w:rsid w:val="00606444"/>
    <w:rsid w:val="00610AD9"/>
    <w:rsid w:val="00610AF6"/>
    <w:rsid w:val="00610D8D"/>
    <w:rsid w:val="00610FBA"/>
    <w:rsid w:val="0061142C"/>
    <w:rsid w:val="00611849"/>
    <w:rsid w:val="00611AE4"/>
    <w:rsid w:val="00611C3B"/>
    <w:rsid w:val="0061221E"/>
    <w:rsid w:val="006139A5"/>
    <w:rsid w:val="00613F2E"/>
    <w:rsid w:val="006140EC"/>
    <w:rsid w:val="00614542"/>
    <w:rsid w:val="00614BF4"/>
    <w:rsid w:val="0061635B"/>
    <w:rsid w:val="006170FA"/>
    <w:rsid w:val="006173F3"/>
    <w:rsid w:val="00617B73"/>
    <w:rsid w:val="00620571"/>
    <w:rsid w:val="00620E98"/>
    <w:rsid w:val="0062102E"/>
    <w:rsid w:val="00621092"/>
    <w:rsid w:val="00621745"/>
    <w:rsid w:val="00622169"/>
    <w:rsid w:val="00622746"/>
    <w:rsid w:val="00622CEA"/>
    <w:rsid w:val="006231CC"/>
    <w:rsid w:val="00624085"/>
    <w:rsid w:val="00624B6F"/>
    <w:rsid w:val="00624EFB"/>
    <w:rsid w:val="0062508B"/>
    <w:rsid w:val="00625BEB"/>
    <w:rsid w:val="00626340"/>
    <w:rsid w:val="00626829"/>
    <w:rsid w:val="0062697D"/>
    <w:rsid w:val="00626EFD"/>
    <w:rsid w:val="00626FCF"/>
    <w:rsid w:val="00627723"/>
    <w:rsid w:val="00627C0E"/>
    <w:rsid w:val="00627E4A"/>
    <w:rsid w:val="0063179C"/>
    <w:rsid w:val="00632452"/>
    <w:rsid w:val="00632CF7"/>
    <w:rsid w:val="00633802"/>
    <w:rsid w:val="006340DF"/>
    <w:rsid w:val="00634158"/>
    <w:rsid w:val="00634181"/>
    <w:rsid w:val="00634AD3"/>
    <w:rsid w:val="00635538"/>
    <w:rsid w:val="00635F8D"/>
    <w:rsid w:val="0063664D"/>
    <w:rsid w:val="00636712"/>
    <w:rsid w:val="00636B22"/>
    <w:rsid w:val="00636DB5"/>
    <w:rsid w:val="00636EA5"/>
    <w:rsid w:val="006372BD"/>
    <w:rsid w:val="006374DB"/>
    <w:rsid w:val="00637AD4"/>
    <w:rsid w:val="00637E68"/>
    <w:rsid w:val="00640BD9"/>
    <w:rsid w:val="006412CC"/>
    <w:rsid w:val="00641375"/>
    <w:rsid w:val="0064189F"/>
    <w:rsid w:val="00642E07"/>
    <w:rsid w:val="00642E49"/>
    <w:rsid w:val="00642F22"/>
    <w:rsid w:val="006433A0"/>
    <w:rsid w:val="0064340B"/>
    <w:rsid w:val="00643A0F"/>
    <w:rsid w:val="00644656"/>
    <w:rsid w:val="00644FA1"/>
    <w:rsid w:val="00645DEB"/>
    <w:rsid w:val="00645EA9"/>
    <w:rsid w:val="00646611"/>
    <w:rsid w:val="00647781"/>
    <w:rsid w:val="00647941"/>
    <w:rsid w:val="00647AF3"/>
    <w:rsid w:val="0065133F"/>
    <w:rsid w:val="00651D76"/>
    <w:rsid w:val="00651F6C"/>
    <w:rsid w:val="006523D0"/>
    <w:rsid w:val="00652D28"/>
    <w:rsid w:val="0065496A"/>
    <w:rsid w:val="00654B1C"/>
    <w:rsid w:val="00654DDB"/>
    <w:rsid w:val="00654F29"/>
    <w:rsid w:val="00655D47"/>
    <w:rsid w:val="00656A55"/>
    <w:rsid w:val="006571CF"/>
    <w:rsid w:val="00657E56"/>
    <w:rsid w:val="00660127"/>
    <w:rsid w:val="00660BB9"/>
    <w:rsid w:val="006624BD"/>
    <w:rsid w:val="0066264F"/>
    <w:rsid w:val="00663F73"/>
    <w:rsid w:val="0066409B"/>
    <w:rsid w:val="006641D5"/>
    <w:rsid w:val="00664459"/>
    <w:rsid w:val="006658B4"/>
    <w:rsid w:val="00666323"/>
    <w:rsid w:val="00670926"/>
    <w:rsid w:val="00670A2E"/>
    <w:rsid w:val="00670EB5"/>
    <w:rsid w:val="00671864"/>
    <w:rsid w:val="00672535"/>
    <w:rsid w:val="006725E4"/>
    <w:rsid w:val="0067261A"/>
    <w:rsid w:val="00672B74"/>
    <w:rsid w:val="00672C9F"/>
    <w:rsid w:val="00673281"/>
    <w:rsid w:val="0067336D"/>
    <w:rsid w:val="0067473B"/>
    <w:rsid w:val="006750AF"/>
    <w:rsid w:val="0067547C"/>
    <w:rsid w:val="0067753F"/>
    <w:rsid w:val="00677931"/>
    <w:rsid w:val="00677A22"/>
    <w:rsid w:val="0068022A"/>
    <w:rsid w:val="0068043A"/>
    <w:rsid w:val="006807A7"/>
    <w:rsid w:val="00680CB6"/>
    <w:rsid w:val="00680CEF"/>
    <w:rsid w:val="006820DA"/>
    <w:rsid w:val="00682CE2"/>
    <w:rsid w:val="00683169"/>
    <w:rsid w:val="006839CB"/>
    <w:rsid w:val="00683F5E"/>
    <w:rsid w:val="00683F7C"/>
    <w:rsid w:val="006847E7"/>
    <w:rsid w:val="00684C78"/>
    <w:rsid w:val="006854C1"/>
    <w:rsid w:val="006860BA"/>
    <w:rsid w:val="006869C9"/>
    <w:rsid w:val="00687B78"/>
    <w:rsid w:val="00687BB0"/>
    <w:rsid w:val="00687CF9"/>
    <w:rsid w:val="00690078"/>
    <w:rsid w:val="00691020"/>
    <w:rsid w:val="00691ED3"/>
    <w:rsid w:val="0069352C"/>
    <w:rsid w:val="006939D1"/>
    <w:rsid w:val="00693ABF"/>
    <w:rsid w:val="00693FAE"/>
    <w:rsid w:val="0069490E"/>
    <w:rsid w:val="006953FD"/>
    <w:rsid w:val="00696C93"/>
    <w:rsid w:val="00696DA7"/>
    <w:rsid w:val="0069705C"/>
    <w:rsid w:val="006973BF"/>
    <w:rsid w:val="006975E5"/>
    <w:rsid w:val="00697FBA"/>
    <w:rsid w:val="006A0057"/>
    <w:rsid w:val="006A0C7C"/>
    <w:rsid w:val="006A0CE6"/>
    <w:rsid w:val="006A10CE"/>
    <w:rsid w:val="006A2B1B"/>
    <w:rsid w:val="006A3403"/>
    <w:rsid w:val="006A382F"/>
    <w:rsid w:val="006A44F6"/>
    <w:rsid w:val="006A4AB8"/>
    <w:rsid w:val="006A4B61"/>
    <w:rsid w:val="006A52EF"/>
    <w:rsid w:val="006A5D51"/>
    <w:rsid w:val="006A5D68"/>
    <w:rsid w:val="006A636C"/>
    <w:rsid w:val="006A75F3"/>
    <w:rsid w:val="006A778E"/>
    <w:rsid w:val="006B0CD5"/>
    <w:rsid w:val="006B0EEC"/>
    <w:rsid w:val="006B1650"/>
    <w:rsid w:val="006B2622"/>
    <w:rsid w:val="006B2D09"/>
    <w:rsid w:val="006B2F37"/>
    <w:rsid w:val="006B32E6"/>
    <w:rsid w:val="006B3B41"/>
    <w:rsid w:val="006B3DBF"/>
    <w:rsid w:val="006B42BC"/>
    <w:rsid w:val="006B46FD"/>
    <w:rsid w:val="006B5182"/>
    <w:rsid w:val="006B5BC2"/>
    <w:rsid w:val="006B5D07"/>
    <w:rsid w:val="006B5D89"/>
    <w:rsid w:val="006B70E7"/>
    <w:rsid w:val="006B7B48"/>
    <w:rsid w:val="006C131B"/>
    <w:rsid w:val="006C143F"/>
    <w:rsid w:val="006C1691"/>
    <w:rsid w:val="006C234A"/>
    <w:rsid w:val="006C34CB"/>
    <w:rsid w:val="006C39FA"/>
    <w:rsid w:val="006C3FF6"/>
    <w:rsid w:val="006C4D45"/>
    <w:rsid w:val="006C53A6"/>
    <w:rsid w:val="006C570A"/>
    <w:rsid w:val="006C5AE3"/>
    <w:rsid w:val="006C5AE6"/>
    <w:rsid w:val="006C5AF2"/>
    <w:rsid w:val="006C5D1C"/>
    <w:rsid w:val="006C7B07"/>
    <w:rsid w:val="006D0C24"/>
    <w:rsid w:val="006D104B"/>
    <w:rsid w:val="006D1722"/>
    <w:rsid w:val="006D1780"/>
    <w:rsid w:val="006D234B"/>
    <w:rsid w:val="006D2509"/>
    <w:rsid w:val="006D2F10"/>
    <w:rsid w:val="006D4CE9"/>
    <w:rsid w:val="006D507B"/>
    <w:rsid w:val="006D613B"/>
    <w:rsid w:val="006D6BEB"/>
    <w:rsid w:val="006D6FC7"/>
    <w:rsid w:val="006D7E7A"/>
    <w:rsid w:val="006D7EDF"/>
    <w:rsid w:val="006D7F5C"/>
    <w:rsid w:val="006E0196"/>
    <w:rsid w:val="006E0A65"/>
    <w:rsid w:val="006E0DEA"/>
    <w:rsid w:val="006E1369"/>
    <w:rsid w:val="006E1EC0"/>
    <w:rsid w:val="006E20B6"/>
    <w:rsid w:val="006E293F"/>
    <w:rsid w:val="006E3557"/>
    <w:rsid w:val="006E4B38"/>
    <w:rsid w:val="006E5D8F"/>
    <w:rsid w:val="006E61AA"/>
    <w:rsid w:val="006E6A59"/>
    <w:rsid w:val="006E6A9D"/>
    <w:rsid w:val="006E6E71"/>
    <w:rsid w:val="006F0252"/>
    <w:rsid w:val="006F0370"/>
    <w:rsid w:val="006F0B3B"/>
    <w:rsid w:val="006F1824"/>
    <w:rsid w:val="006F1B53"/>
    <w:rsid w:val="006F3C64"/>
    <w:rsid w:val="006F3DB3"/>
    <w:rsid w:val="006F4794"/>
    <w:rsid w:val="006F4A20"/>
    <w:rsid w:val="006F4F12"/>
    <w:rsid w:val="006F5126"/>
    <w:rsid w:val="006F62D8"/>
    <w:rsid w:val="006F643A"/>
    <w:rsid w:val="006F7984"/>
    <w:rsid w:val="00700269"/>
    <w:rsid w:val="0070035A"/>
    <w:rsid w:val="00700618"/>
    <w:rsid w:val="007017D6"/>
    <w:rsid w:val="00701F55"/>
    <w:rsid w:val="007025AF"/>
    <w:rsid w:val="00703566"/>
    <w:rsid w:val="00703820"/>
    <w:rsid w:val="0070383B"/>
    <w:rsid w:val="00705397"/>
    <w:rsid w:val="007055F5"/>
    <w:rsid w:val="00705E90"/>
    <w:rsid w:val="00706B4F"/>
    <w:rsid w:val="00710A3A"/>
    <w:rsid w:val="00710C97"/>
    <w:rsid w:val="00710F28"/>
    <w:rsid w:val="00712091"/>
    <w:rsid w:val="007125B8"/>
    <w:rsid w:val="007127C7"/>
    <w:rsid w:val="00712FBD"/>
    <w:rsid w:val="00713A78"/>
    <w:rsid w:val="00714696"/>
    <w:rsid w:val="00714DB8"/>
    <w:rsid w:val="00715324"/>
    <w:rsid w:val="0071576D"/>
    <w:rsid w:val="00716701"/>
    <w:rsid w:val="007170C2"/>
    <w:rsid w:val="007203D3"/>
    <w:rsid w:val="00720FF3"/>
    <w:rsid w:val="00721E6B"/>
    <w:rsid w:val="00722BD7"/>
    <w:rsid w:val="00722D9E"/>
    <w:rsid w:val="00723200"/>
    <w:rsid w:val="007239AE"/>
    <w:rsid w:val="00723EFA"/>
    <w:rsid w:val="00724E11"/>
    <w:rsid w:val="00724E3F"/>
    <w:rsid w:val="007255D5"/>
    <w:rsid w:val="00725BFD"/>
    <w:rsid w:val="007263E8"/>
    <w:rsid w:val="00726C5F"/>
    <w:rsid w:val="007304F8"/>
    <w:rsid w:val="00730E5A"/>
    <w:rsid w:val="0073114A"/>
    <w:rsid w:val="00731DAF"/>
    <w:rsid w:val="00731F83"/>
    <w:rsid w:val="00732ADD"/>
    <w:rsid w:val="0073356A"/>
    <w:rsid w:val="00733ACC"/>
    <w:rsid w:val="007344BF"/>
    <w:rsid w:val="007349A0"/>
    <w:rsid w:val="007356F1"/>
    <w:rsid w:val="00735CBD"/>
    <w:rsid w:val="00736824"/>
    <w:rsid w:val="007404AE"/>
    <w:rsid w:val="00741506"/>
    <w:rsid w:val="007417F6"/>
    <w:rsid w:val="007421F7"/>
    <w:rsid w:val="007428DA"/>
    <w:rsid w:val="007434D7"/>
    <w:rsid w:val="00743B6A"/>
    <w:rsid w:val="00743BC4"/>
    <w:rsid w:val="00743DE7"/>
    <w:rsid w:val="00744897"/>
    <w:rsid w:val="00745064"/>
    <w:rsid w:val="00745445"/>
    <w:rsid w:val="007456D4"/>
    <w:rsid w:val="00745D6B"/>
    <w:rsid w:val="007464D0"/>
    <w:rsid w:val="00747B32"/>
    <w:rsid w:val="00750FBF"/>
    <w:rsid w:val="007515A8"/>
    <w:rsid w:val="00751B9B"/>
    <w:rsid w:val="00751CED"/>
    <w:rsid w:val="00752FC8"/>
    <w:rsid w:val="00753324"/>
    <w:rsid w:val="007535F3"/>
    <w:rsid w:val="00754AD4"/>
    <w:rsid w:val="00755893"/>
    <w:rsid w:val="007558B6"/>
    <w:rsid w:val="00756653"/>
    <w:rsid w:val="00756BB3"/>
    <w:rsid w:val="007633B4"/>
    <w:rsid w:val="00763537"/>
    <w:rsid w:val="00763AA4"/>
    <w:rsid w:val="00763C62"/>
    <w:rsid w:val="007643A4"/>
    <w:rsid w:val="00765021"/>
    <w:rsid w:val="0076552D"/>
    <w:rsid w:val="0076585C"/>
    <w:rsid w:val="00765A64"/>
    <w:rsid w:val="00765A8D"/>
    <w:rsid w:val="00766749"/>
    <w:rsid w:val="00766B1E"/>
    <w:rsid w:val="00766E29"/>
    <w:rsid w:val="007670C3"/>
    <w:rsid w:val="007702D2"/>
    <w:rsid w:val="00770551"/>
    <w:rsid w:val="00770833"/>
    <w:rsid w:val="00771637"/>
    <w:rsid w:val="00771C4D"/>
    <w:rsid w:val="00772A0F"/>
    <w:rsid w:val="00772A6B"/>
    <w:rsid w:val="00772B0F"/>
    <w:rsid w:val="007731F6"/>
    <w:rsid w:val="007746C4"/>
    <w:rsid w:val="007754BB"/>
    <w:rsid w:val="007755A5"/>
    <w:rsid w:val="0077571F"/>
    <w:rsid w:val="00776F76"/>
    <w:rsid w:val="00777FC7"/>
    <w:rsid w:val="0078025D"/>
    <w:rsid w:val="007803C3"/>
    <w:rsid w:val="00782062"/>
    <w:rsid w:val="00782E58"/>
    <w:rsid w:val="00782F10"/>
    <w:rsid w:val="00782F51"/>
    <w:rsid w:val="007834E6"/>
    <w:rsid w:val="00783F74"/>
    <w:rsid w:val="007844ED"/>
    <w:rsid w:val="00784A8B"/>
    <w:rsid w:val="00784BED"/>
    <w:rsid w:val="00784ECF"/>
    <w:rsid w:val="00784FC7"/>
    <w:rsid w:val="00785284"/>
    <w:rsid w:val="0078573E"/>
    <w:rsid w:val="00786E00"/>
    <w:rsid w:val="00791BC0"/>
    <w:rsid w:val="0079393E"/>
    <w:rsid w:val="007957AE"/>
    <w:rsid w:val="007966B5"/>
    <w:rsid w:val="00796807"/>
    <w:rsid w:val="0079779E"/>
    <w:rsid w:val="00797BDC"/>
    <w:rsid w:val="007A0170"/>
    <w:rsid w:val="007A0418"/>
    <w:rsid w:val="007A053D"/>
    <w:rsid w:val="007A05CC"/>
    <w:rsid w:val="007A07F3"/>
    <w:rsid w:val="007A12F9"/>
    <w:rsid w:val="007A2A95"/>
    <w:rsid w:val="007A2B06"/>
    <w:rsid w:val="007A38AD"/>
    <w:rsid w:val="007A3C76"/>
    <w:rsid w:val="007A3E3E"/>
    <w:rsid w:val="007A42BE"/>
    <w:rsid w:val="007A4357"/>
    <w:rsid w:val="007A4813"/>
    <w:rsid w:val="007A50DE"/>
    <w:rsid w:val="007A5468"/>
    <w:rsid w:val="007A59C7"/>
    <w:rsid w:val="007A5F87"/>
    <w:rsid w:val="007A6688"/>
    <w:rsid w:val="007A6D3E"/>
    <w:rsid w:val="007A75A7"/>
    <w:rsid w:val="007B0419"/>
    <w:rsid w:val="007B16FF"/>
    <w:rsid w:val="007B218B"/>
    <w:rsid w:val="007B2CA2"/>
    <w:rsid w:val="007B30E1"/>
    <w:rsid w:val="007B4003"/>
    <w:rsid w:val="007B4885"/>
    <w:rsid w:val="007B49AE"/>
    <w:rsid w:val="007B4A8C"/>
    <w:rsid w:val="007B4CCC"/>
    <w:rsid w:val="007B4D0E"/>
    <w:rsid w:val="007B5760"/>
    <w:rsid w:val="007B57DD"/>
    <w:rsid w:val="007B5C85"/>
    <w:rsid w:val="007B5EE3"/>
    <w:rsid w:val="007B609E"/>
    <w:rsid w:val="007B6485"/>
    <w:rsid w:val="007B700C"/>
    <w:rsid w:val="007B7131"/>
    <w:rsid w:val="007B759F"/>
    <w:rsid w:val="007B7ED3"/>
    <w:rsid w:val="007C0049"/>
    <w:rsid w:val="007C0AFA"/>
    <w:rsid w:val="007C12D2"/>
    <w:rsid w:val="007C1481"/>
    <w:rsid w:val="007C1493"/>
    <w:rsid w:val="007C1858"/>
    <w:rsid w:val="007C216D"/>
    <w:rsid w:val="007C32F1"/>
    <w:rsid w:val="007C379B"/>
    <w:rsid w:val="007C3AB8"/>
    <w:rsid w:val="007C432B"/>
    <w:rsid w:val="007C4820"/>
    <w:rsid w:val="007C4BC9"/>
    <w:rsid w:val="007C5934"/>
    <w:rsid w:val="007C5C42"/>
    <w:rsid w:val="007C5DA3"/>
    <w:rsid w:val="007C6580"/>
    <w:rsid w:val="007C6A68"/>
    <w:rsid w:val="007C6B73"/>
    <w:rsid w:val="007C6C5A"/>
    <w:rsid w:val="007C6CF2"/>
    <w:rsid w:val="007C7A5C"/>
    <w:rsid w:val="007C7B8C"/>
    <w:rsid w:val="007D0F50"/>
    <w:rsid w:val="007D15B0"/>
    <w:rsid w:val="007D1728"/>
    <w:rsid w:val="007D2C37"/>
    <w:rsid w:val="007D33C1"/>
    <w:rsid w:val="007D33D2"/>
    <w:rsid w:val="007D4885"/>
    <w:rsid w:val="007D57CE"/>
    <w:rsid w:val="007D5C2C"/>
    <w:rsid w:val="007D63E3"/>
    <w:rsid w:val="007D7E3D"/>
    <w:rsid w:val="007E0ACB"/>
    <w:rsid w:val="007E0C8B"/>
    <w:rsid w:val="007E0CD5"/>
    <w:rsid w:val="007E0F67"/>
    <w:rsid w:val="007E21DE"/>
    <w:rsid w:val="007E2C04"/>
    <w:rsid w:val="007E39FC"/>
    <w:rsid w:val="007E3FF7"/>
    <w:rsid w:val="007E5913"/>
    <w:rsid w:val="007E5B49"/>
    <w:rsid w:val="007E66B1"/>
    <w:rsid w:val="007E792B"/>
    <w:rsid w:val="007F0425"/>
    <w:rsid w:val="007F0B8F"/>
    <w:rsid w:val="007F13F3"/>
    <w:rsid w:val="007F1980"/>
    <w:rsid w:val="007F2621"/>
    <w:rsid w:val="007F28BF"/>
    <w:rsid w:val="007F3819"/>
    <w:rsid w:val="007F44C9"/>
    <w:rsid w:val="007F4CC0"/>
    <w:rsid w:val="007F53C9"/>
    <w:rsid w:val="007F5489"/>
    <w:rsid w:val="007F63D1"/>
    <w:rsid w:val="007F680B"/>
    <w:rsid w:val="007F6B7C"/>
    <w:rsid w:val="007F6BDB"/>
    <w:rsid w:val="007F7B0F"/>
    <w:rsid w:val="007F7EE0"/>
    <w:rsid w:val="008001C5"/>
    <w:rsid w:val="0080075C"/>
    <w:rsid w:val="00800CCC"/>
    <w:rsid w:val="0080127E"/>
    <w:rsid w:val="008012E5"/>
    <w:rsid w:val="00801FA8"/>
    <w:rsid w:val="00803016"/>
    <w:rsid w:val="00804470"/>
    <w:rsid w:val="00804E3A"/>
    <w:rsid w:val="0080503D"/>
    <w:rsid w:val="0080557C"/>
    <w:rsid w:val="00805ABA"/>
    <w:rsid w:val="00806A9A"/>
    <w:rsid w:val="00807E9E"/>
    <w:rsid w:val="0081059B"/>
    <w:rsid w:val="00810D6B"/>
    <w:rsid w:val="00810F93"/>
    <w:rsid w:val="008114D5"/>
    <w:rsid w:val="008114DB"/>
    <w:rsid w:val="008116A6"/>
    <w:rsid w:val="00811916"/>
    <w:rsid w:val="00812053"/>
    <w:rsid w:val="00812375"/>
    <w:rsid w:val="00812734"/>
    <w:rsid w:val="00812B06"/>
    <w:rsid w:val="00812CFC"/>
    <w:rsid w:val="00814AC4"/>
    <w:rsid w:val="00814F3F"/>
    <w:rsid w:val="00815106"/>
    <w:rsid w:val="00815197"/>
    <w:rsid w:val="008170B1"/>
    <w:rsid w:val="008170C3"/>
    <w:rsid w:val="00820540"/>
    <w:rsid w:val="00820EF9"/>
    <w:rsid w:val="008220FE"/>
    <w:rsid w:val="008227ED"/>
    <w:rsid w:val="00822B65"/>
    <w:rsid w:val="008236E8"/>
    <w:rsid w:val="00823869"/>
    <w:rsid w:val="00824306"/>
    <w:rsid w:val="00824B9E"/>
    <w:rsid w:val="00824BFC"/>
    <w:rsid w:val="00825282"/>
    <w:rsid w:val="0082642A"/>
    <w:rsid w:val="008266D6"/>
    <w:rsid w:val="008267F9"/>
    <w:rsid w:val="008277DE"/>
    <w:rsid w:val="00832667"/>
    <w:rsid w:val="00832AD2"/>
    <w:rsid w:val="0083344D"/>
    <w:rsid w:val="008335C4"/>
    <w:rsid w:val="008339FE"/>
    <w:rsid w:val="00833AE7"/>
    <w:rsid w:val="0083451F"/>
    <w:rsid w:val="00834D62"/>
    <w:rsid w:val="00834D7D"/>
    <w:rsid w:val="008359E3"/>
    <w:rsid w:val="00836030"/>
    <w:rsid w:val="008363D4"/>
    <w:rsid w:val="00836BBC"/>
    <w:rsid w:val="00836EBD"/>
    <w:rsid w:val="0084018B"/>
    <w:rsid w:val="00840866"/>
    <w:rsid w:val="0084097F"/>
    <w:rsid w:val="00840DC5"/>
    <w:rsid w:val="008417EB"/>
    <w:rsid w:val="00842EF4"/>
    <w:rsid w:val="008437E6"/>
    <w:rsid w:val="00843C13"/>
    <w:rsid w:val="00844EF7"/>
    <w:rsid w:val="00846010"/>
    <w:rsid w:val="00847069"/>
    <w:rsid w:val="00847ACC"/>
    <w:rsid w:val="008509B4"/>
    <w:rsid w:val="00851003"/>
    <w:rsid w:val="008524CF"/>
    <w:rsid w:val="008535A7"/>
    <w:rsid w:val="00854151"/>
    <w:rsid w:val="008551EA"/>
    <w:rsid w:val="00855AEB"/>
    <w:rsid w:val="00855D91"/>
    <w:rsid w:val="00855FA1"/>
    <w:rsid w:val="008569A2"/>
    <w:rsid w:val="0085734B"/>
    <w:rsid w:val="00860E85"/>
    <w:rsid w:val="0086141E"/>
    <w:rsid w:val="0086179D"/>
    <w:rsid w:val="00862B65"/>
    <w:rsid w:val="00862CED"/>
    <w:rsid w:val="00862D87"/>
    <w:rsid w:val="00862DA7"/>
    <w:rsid w:val="00864D8F"/>
    <w:rsid w:val="00865534"/>
    <w:rsid w:val="00866217"/>
    <w:rsid w:val="00866FFA"/>
    <w:rsid w:val="00867315"/>
    <w:rsid w:val="00867FEA"/>
    <w:rsid w:val="00870995"/>
    <w:rsid w:val="00870D1F"/>
    <w:rsid w:val="0087128D"/>
    <w:rsid w:val="008716AC"/>
    <w:rsid w:val="008716EE"/>
    <w:rsid w:val="00871D79"/>
    <w:rsid w:val="00871E57"/>
    <w:rsid w:val="00872D83"/>
    <w:rsid w:val="00873012"/>
    <w:rsid w:val="00874D59"/>
    <w:rsid w:val="00875F5F"/>
    <w:rsid w:val="0087615C"/>
    <w:rsid w:val="00876623"/>
    <w:rsid w:val="00876B04"/>
    <w:rsid w:val="00876D4B"/>
    <w:rsid w:val="00877DBB"/>
    <w:rsid w:val="00881394"/>
    <w:rsid w:val="008816B1"/>
    <w:rsid w:val="0088202F"/>
    <w:rsid w:val="008827A6"/>
    <w:rsid w:val="0088292E"/>
    <w:rsid w:val="0088378D"/>
    <w:rsid w:val="00883B25"/>
    <w:rsid w:val="00883C94"/>
    <w:rsid w:val="00883CB5"/>
    <w:rsid w:val="00883E37"/>
    <w:rsid w:val="00883F55"/>
    <w:rsid w:val="008842D3"/>
    <w:rsid w:val="00884928"/>
    <w:rsid w:val="008853D2"/>
    <w:rsid w:val="00885438"/>
    <w:rsid w:val="00885811"/>
    <w:rsid w:val="00886911"/>
    <w:rsid w:val="0088736E"/>
    <w:rsid w:val="008876D8"/>
    <w:rsid w:val="008877C5"/>
    <w:rsid w:val="008877F9"/>
    <w:rsid w:val="0088788C"/>
    <w:rsid w:val="008909B3"/>
    <w:rsid w:val="008912D5"/>
    <w:rsid w:val="0089137F"/>
    <w:rsid w:val="00891E8C"/>
    <w:rsid w:val="008935A7"/>
    <w:rsid w:val="0089379F"/>
    <w:rsid w:val="00894DFD"/>
    <w:rsid w:val="008954E6"/>
    <w:rsid w:val="008959BA"/>
    <w:rsid w:val="00895AC1"/>
    <w:rsid w:val="00895B3F"/>
    <w:rsid w:val="00896BCC"/>
    <w:rsid w:val="00896BCF"/>
    <w:rsid w:val="008970FD"/>
    <w:rsid w:val="0089768A"/>
    <w:rsid w:val="00897788"/>
    <w:rsid w:val="008A0458"/>
    <w:rsid w:val="008A1691"/>
    <w:rsid w:val="008A18FF"/>
    <w:rsid w:val="008A198B"/>
    <w:rsid w:val="008A1F81"/>
    <w:rsid w:val="008A2B6F"/>
    <w:rsid w:val="008A52D3"/>
    <w:rsid w:val="008A54C8"/>
    <w:rsid w:val="008A57CF"/>
    <w:rsid w:val="008A5F13"/>
    <w:rsid w:val="008A64C0"/>
    <w:rsid w:val="008A6DB1"/>
    <w:rsid w:val="008A7195"/>
    <w:rsid w:val="008B009F"/>
    <w:rsid w:val="008B07A6"/>
    <w:rsid w:val="008B07F2"/>
    <w:rsid w:val="008B0BCA"/>
    <w:rsid w:val="008B10E3"/>
    <w:rsid w:val="008B1385"/>
    <w:rsid w:val="008B1531"/>
    <w:rsid w:val="008B1F37"/>
    <w:rsid w:val="008B20C5"/>
    <w:rsid w:val="008B27ED"/>
    <w:rsid w:val="008B31CF"/>
    <w:rsid w:val="008B34CC"/>
    <w:rsid w:val="008B3890"/>
    <w:rsid w:val="008B3B17"/>
    <w:rsid w:val="008B3B1B"/>
    <w:rsid w:val="008B5436"/>
    <w:rsid w:val="008B6317"/>
    <w:rsid w:val="008B69B7"/>
    <w:rsid w:val="008B6D43"/>
    <w:rsid w:val="008B6DAA"/>
    <w:rsid w:val="008B719F"/>
    <w:rsid w:val="008B745E"/>
    <w:rsid w:val="008B74F6"/>
    <w:rsid w:val="008B7C1D"/>
    <w:rsid w:val="008C0C56"/>
    <w:rsid w:val="008C0E79"/>
    <w:rsid w:val="008C1C80"/>
    <w:rsid w:val="008C1F10"/>
    <w:rsid w:val="008C2A22"/>
    <w:rsid w:val="008C323C"/>
    <w:rsid w:val="008C34FF"/>
    <w:rsid w:val="008C4699"/>
    <w:rsid w:val="008C517F"/>
    <w:rsid w:val="008C5296"/>
    <w:rsid w:val="008C57E0"/>
    <w:rsid w:val="008C5AB7"/>
    <w:rsid w:val="008C5EF0"/>
    <w:rsid w:val="008C6619"/>
    <w:rsid w:val="008D02CB"/>
    <w:rsid w:val="008D04C9"/>
    <w:rsid w:val="008D0B76"/>
    <w:rsid w:val="008D0EFE"/>
    <w:rsid w:val="008D1129"/>
    <w:rsid w:val="008D19F2"/>
    <w:rsid w:val="008D1DBC"/>
    <w:rsid w:val="008D2F87"/>
    <w:rsid w:val="008D3CAD"/>
    <w:rsid w:val="008D61F2"/>
    <w:rsid w:val="008D6248"/>
    <w:rsid w:val="008D627F"/>
    <w:rsid w:val="008D727E"/>
    <w:rsid w:val="008D7B0D"/>
    <w:rsid w:val="008E015E"/>
    <w:rsid w:val="008E0818"/>
    <w:rsid w:val="008E1346"/>
    <w:rsid w:val="008E1550"/>
    <w:rsid w:val="008E1941"/>
    <w:rsid w:val="008E3122"/>
    <w:rsid w:val="008E3ADA"/>
    <w:rsid w:val="008E42E9"/>
    <w:rsid w:val="008E4346"/>
    <w:rsid w:val="008E43EB"/>
    <w:rsid w:val="008E48E4"/>
    <w:rsid w:val="008E4A0C"/>
    <w:rsid w:val="008E52CC"/>
    <w:rsid w:val="008E61C9"/>
    <w:rsid w:val="008E6F94"/>
    <w:rsid w:val="008E7BEB"/>
    <w:rsid w:val="008F0329"/>
    <w:rsid w:val="008F0362"/>
    <w:rsid w:val="008F056B"/>
    <w:rsid w:val="008F2670"/>
    <w:rsid w:val="008F26F2"/>
    <w:rsid w:val="008F3CF9"/>
    <w:rsid w:val="008F3D80"/>
    <w:rsid w:val="008F44D9"/>
    <w:rsid w:val="008F4514"/>
    <w:rsid w:val="008F4A0F"/>
    <w:rsid w:val="008F5F00"/>
    <w:rsid w:val="008F656A"/>
    <w:rsid w:val="008F6C3D"/>
    <w:rsid w:val="008F6C81"/>
    <w:rsid w:val="008F71C4"/>
    <w:rsid w:val="00900EFB"/>
    <w:rsid w:val="009013C0"/>
    <w:rsid w:val="0090142D"/>
    <w:rsid w:val="0090183E"/>
    <w:rsid w:val="009027AD"/>
    <w:rsid w:val="00902C93"/>
    <w:rsid w:val="00902EEB"/>
    <w:rsid w:val="00903836"/>
    <w:rsid w:val="009043BD"/>
    <w:rsid w:val="009051BA"/>
    <w:rsid w:val="00905220"/>
    <w:rsid w:val="009055B4"/>
    <w:rsid w:val="009063E0"/>
    <w:rsid w:val="00906827"/>
    <w:rsid w:val="00907584"/>
    <w:rsid w:val="009076E7"/>
    <w:rsid w:val="00907E34"/>
    <w:rsid w:val="00907FD1"/>
    <w:rsid w:val="00910817"/>
    <w:rsid w:val="00910B60"/>
    <w:rsid w:val="0091144E"/>
    <w:rsid w:val="00912BAF"/>
    <w:rsid w:val="0091313E"/>
    <w:rsid w:val="0091338F"/>
    <w:rsid w:val="00914B8E"/>
    <w:rsid w:val="00916756"/>
    <w:rsid w:val="009169C9"/>
    <w:rsid w:val="009201D3"/>
    <w:rsid w:val="00920586"/>
    <w:rsid w:val="0092164F"/>
    <w:rsid w:val="00922BAE"/>
    <w:rsid w:val="00922F6B"/>
    <w:rsid w:val="00924BAC"/>
    <w:rsid w:val="00924BCD"/>
    <w:rsid w:val="0092552C"/>
    <w:rsid w:val="009257EA"/>
    <w:rsid w:val="0092616F"/>
    <w:rsid w:val="0092617F"/>
    <w:rsid w:val="00926A41"/>
    <w:rsid w:val="00926D06"/>
    <w:rsid w:val="00926D55"/>
    <w:rsid w:val="009270ED"/>
    <w:rsid w:val="00930F83"/>
    <w:rsid w:val="009310B9"/>
    <w:rsid w:val="009311B7"/>
    <w:rsid w:val="00931364"/>
    <w:rsid w:val="0093176E"/>
    <w:rsid w:val="00931B7E"/>
    <w:rsid w:val="00932D7A"/>
    <w:rsid w:val="00933528"/>
    <w:rsid w:val="0093392A"/>
    <w:rsid w:val="009344BC"/>
    <w:rsid w:val="00934711"/>
    <w:rsid w:val="00934BFF"/>
    <w:rsid w:val="00934C3D"/>
    <w:rsid w:val="00934F31"/>
    <w:rsid w:val="0093504F"/>
    <w:rsid w:val="00935C3D"/>
    <w:rsid w:val="00936167"/>
    <w:rsid w:val="00936637"/>
    <w:rsid w:val="00937169"/>
    <w:rsid w:val="00940208"/>
    <w:rsid w:val="0094070D"/>
    <w:rsid w:val="0094098C"/>
    <w:rsid w:val="00941BA6"/>
    <w:rsid w:val="0094230A"/>
    <w:rsid w:val="00942459"/>
    <w:rsid w:val="0094275B"/>
    <w:rsid w:val="00942A11"/>
    <w:rsid w:val="00942D39"/>
    <w:rsid w:val="00942D85"/>
    <w:rsid w:val="00943CD2"/>
    <w:rsid w:val="009451E6"/>
    <w:rsid w:val="00945C73"/>
    <w:rsid w:val="00946213"/>
    <w:rsid w:val="00946240"/>
    <w:rsid w:val="009476A4"/>
    <w:rsid w:val="00950348"/>
    <w:rsid w:val="00950911"/>
    <w:rsid w:val="00950C45"/>
    <w:rsid w:val="00950FE7"/>
    <w:rsid w:val="009513FF"/>
    <w:rsid w:val="009514A7"/>
    <w:rsid w:val="009519AF"/>
    <w:rsid w:val="00952643"/>
    <w:rsid w:val="00953E41"/>
    <w:rsid w:val="009542D1"/>
    <w:rsid w:val="00954751"/>
    <w:rsid w:val="0095488E"/>
    <w:rsid w:val="00954B26"/>
    <w:rsid w:val="00955D2A"/>
    <w:rsid w:val="00957227"/>
    <w:rsid w:val="009573B1"/>
    <w:rsid w:val="009578D7"/>
    <w:rsid w:val="00957B2C"/>
    <w:rsid w:val="00957C54"/>
    <w:rsid w:val="00960090"/>
    <w:rsid w:val="00960DCA"/>
    <w:rsid w:val="00961090"/>
    <w:rsid w:val="00961CE6"/>
    <w:rsid w:val="00962055"/>
    <w:rsid w:val="00963293"/>
    <w:rsid w:val="00963463"/>
    <w:rsid w:val="00963B91"/>
    <w:rsid w:val="0096412F"/>
    <w:rsid w:val="009642D0"/>
    <w:rsid w:val="00964DD3"/>
    <w:rsid w:val="0096506F"/>
    <w:rsid w:val="009658A4"/>
    <w:rsid w:val="00965C30"/>
    <w:rsid w:val="0096642B"/>
    <w:rsid w:val="00966A01"/>
    <w:rsid w:val="00966B6D"/>
    <w:rsid w:val="00966D6F"/>
    <w:rsid w:val="009670D8"/>
    <w:rsid w:val="0097001F"/>
    <w:rsid w:val="00970921"/>
    <w:rsid w:val="009713AF"/>
    <w:rsid w:val="0097154B"/>
    <w:rsid w:val="00971AB1"/>
    <w:rsid w:val="00971AB4"/>
    <w:rsid w:val="0097228C"/>
    <w:rsid w:val="00972353"/>
    <w:rsid w:val="00972973"/>
    <w:rsid w:val="00972F01"/>
    <w:rsid w:val="00973329"/>
    <w:rsid w:val="00974AC2"/>
    <w:rsid w:val="00974B32"/>
    <w:rsid w:val="00974D46"/>
    <w:rsid w:val="00975B5D"/>
    <w:rsid w:val="00975D37"/>
    <w:rsid w:val="00975E66"/>
    <w:rsid w:val="0097701E"/>
    <w:rsid w:val="00980B0D"/>
    <w:rsid w:val="00980E0F"/>
    <w:rsid w:val="00980F56"/>
    <w:rsid w:val="0098139A"/>
    <w:rsid w:val="00981B17"/>
    <w:rsid w:val="00982089"/>
    <w:rsid w:val="009821C0"/>
    <w:rsid w:val="00982FEC"/>
    <w:rsid w:val="009830A0"/>
    <w:rsid w:val="00983456"/>
    <w:rsid w:val="00983D77"/>
    <w:rsid w:val="00983F12"/>
    <w:rsid w:val="00984A3D"/>
    <w:rsid w:val="00984B6A"/>
    <w:rsid w:val="00984F22"/>
    <w:rsid w:val="009853B8"/>
    <w:rsid w:val="00985C8C"/>
    <w:rsid w:val="00986FF0"/>
    <w:rsid w:val="009877C5"/>
    <w:rsid w:val="009877DA"/>
    <w:rsid w:val="00987CC1"/>
    <w:rsid w:val="0099159F"/>
    <w:rsid w:val="00991A0B"/>
    <w:rsid w:val="0099222B"/>
    <w:rsid w:val="00992D01"/>
    <w:rsid w:val="00992DEE"/>
    <w:rsid w:val="00992E15"/>
    <w:rsid w:val="0099312D"/>
    <w:rsid w:val="0099360D"/>
    <w:rsid w:val="0099368B"/>
    <w:rsid w:val="009942AD"/>
    <w:rsid w:val="009945A0"/>
    <w:rsid w:val="0099491B"/>
    <w:rsid w:val="00995619"/>
    <w:rsid w:val="00995B74"/>
    <w:rsid w:val="0099613E"/>
    <w:rsid w:val="00996833"/>
    <w:rsid w:val="00996E6F"/>
    <w:rsid w:val="00997F78"/>
    <w:rsid w:val="009A1150"/>
    <w:rsid w:val="009A1CB0"/>
    <w:rsid w:val="009A22E4"/>
    <w:rsid w:val="009A3662"/>
    <w:rsid w:val="009A387F"/>
    <w:rsid w:val="009A3ED4"/>
    <w:rsid w:val="009A440E"/>
    <w:rsid w:val="009A4EA6"/>
    <w:rsid w:val="009B0EBF"/>
    <w:rsid w:val="009B16B5"/>
    <w:rsid w:val="009B415E"/>
    <w:rsid w:val="009B4184"/>
    <w:rsid w:val="009B4329"/>
    <w:rsid w:val="009B4DEB"/>
    <w:rsid w:val="009B5777"/>
    <w:rsid w:val="009B5E58"/>
    <w:rsid w:val="009B5F4A"/>
    <w:rsid w:val="009B62EA"/>
    <w:rsid w:val="009B6487"/>
    <w:rsid w:val="009B75FF"/>
    <w:rsid w:val="009B779C"/>
    <w:rsid w:val="009B78C8"/>
    <w:rsid w:val="009C1608"/>
    <w:rsid w:val="009C1E2A"/>
    <w:rsid w:val="009C242E"/>
    <w:rsid w:val="009C3872"/>
    <w:rsid w:val="009C3BE6"/>
    <w:rsid w:val="009C3CE6"/>
    <w:rsid w:val="009C3D27"/>
    <w:rsid w:val="009C6033"/>
    <w:rsid w:val="009C638A"/>
    <w:rsid w:val="009C6CBD"/>
    <w:rsid w:val="009C77D5"/>
    <w:rsid w:val="009C7865"/>
    <w:rsid w:val="009D086D"/>
    <w:rsid w:val="009D0D60"/>
    <w:rsid w:val="009D1741"/>
    <w:rsid w:val="009D1D63"/>
    <w:rsid w:val="009D368F"/>
    <w:rsid w:val="009D3969"/>
    <w:rsid w:val="009D4AD5"/>
    <w:rsid w:val="009D4D08"/>
    <w:rsid w:val="009D5287"/>
    <w:rsid w:val="009D5423"/>
    <w:rsid w:val="009D5DDF"/>
    <w:rsid w:val="009D614A"/>
    <w:rsid w:val="009D7B12"/>
    <w:rsid w:val="009E02ED"/>
    <w:rsid w:val="009E03F3"/>
    <w:rsid w:val="009E09BC"/>
    <w:rsid w:val="009E0A0F"/>
    <w:rsid w:val="009E12F0"/>
    <w:rsid w:val="009E17AB"/>
    <w:rsid w:val="009E1EEA"/>
    <w:rsid w:val="009E2245"/>
    <w:rsid w:val="009E28FC"/>
    <w:rsid w:val="009E2E2B"/>
    <w:rsid w:val="009E308A"/>
    <w:rsid w:val="009E358D"/>
    <w:rsid w:val="009E377F"/>
    <w:rsid w:val="009E3B69"/>
    <w:rsid w:val="009E3D11"/>
    <w:rsid w:val="009E3DFD"/>
    <w:rsid w:val="009E4FCD"/>
    <w:rsid w:val="009E500F"/>
    <w:rsid w:val="009E574A"/>
    <w:rsid w:val="009E5DC5"/>
    <w:rsid w:val="009E5EF1"/>
    <w:rsid w:val="009E5F29"/>
    <w:rsid w:val="009E60D4"/>
    <w:rsid w:val="009E6E45"/>
    <w:rsid w:val="009E744D"/>
    <w:rsid w:val="009F0029"/>
    <w:rsid w:val="009F0CE1"/>
    <w:rsid w:val="009F18CA"/>
    <w:rsid w:val="009F228C"/>
    <w:rsid w:val="009F2A06"/>
    <w:rsid w:val="009F2E4F"/>
    <w:rsid w:val="009F3C5A"/>
    <w:rsid w:val="009F4D2E"/>
    <w:rsid w:val="009F5103"/>
    <w:rsid w:val="009F5CD6"/>
    <w:rsid w:val="009F62C9"/>
    <w:rsid w:val="009F6444"/>
    <w:rsid w:val="009F739F"/>
    <w:rsid w:val="009F781B"/>
    <w:rsid w:val="009F7DF8"/>
    <w:rsid w:val="009F7EE9"/>
    <w:rsid w:val="00A00C35"/>
    <w:rsid w:val="00A00F05"/>
    <w:rsid w:val="00A0155B"/>
    <w:rsid w:val="00A0158B"/>
    <w:rsid w:val="00A016FD"/>
    <w:rsid w:val="00A0214A"/>
    <w:rsid w:val="00A02322"/>
    <w:rsid w:val="00A030FD"/>
    <w:rsid w:val="00A031EF"/>
    <w:rsid w:val="00A03A7E"/>
    <w:rsid w:val="00A0403E"/>
    <w:rsid w:val="00A041A2"/>
    <w:rsid w:val="00A04367"/>
    <w:rsid w:val="00A04539"/>
    <w:rsid w:val="00A0456D"/>
    <w:rsid w:val="00A05DD4"/>
    <w:rsid w:val="00A10260"/>
    <w:rsid w:val="00A10654"/>
    <w:rsid w:val="00A116B8"/>
    <w:rsid w:val="00A140AD"/>
    <w:rsid w:val="00A1491E"/>
    <w:rsid w:val="00A14D54"/>
    <w:rsid w:val="00A15393"/>
    <w:rsid w:val="00A15815"/>
    <w:rsid w:val="00A15EC7"/>
    <w:rsid w:val="00A16ADA"/>
    <w:rsid w:val="00A16C5A"/>
    <w:rsid w:val="00A16CB1"/>
    <w:rsid w:val="00A16DD2"/>
    <w:rsid w:val="00A16EC3"/>
    <w:rsid w:val="00A171F3"/>
    <w:rsid w:val="00A178DF"/>
    <w:rsid w:val="00A17F67"/>
    <w:rsid w:val="00A20B49"/>
    <w:rsid w:val="00A211E3"/>
    <w:rsid w:val="00A22172"/>
    <w:rsid w:val="00A22457"/>
    <w:rsid w:val="00A224C7"/>
    <w:rsid w:val="00A22E0F"/>
    <w:rsid w:val="00A22EB0"/>
    <w:rsid w:val="00A22FD0"/>
    <w:rsid w:val="00A23164"/>
    <w:rsid w:val="00A23F7E"/>
    <w:rsid w:val="00A245EB"/>
    <w:rsid w:val="00A25DC1"/>
    <w:rsid w:val="00A27065"/>
    <w:rsid w:val="00A2714E"/>
    <w:rsid w:val="00A3014A"/>
    <w:rsid w:val="00A30642"/>
    <w:rsid w:val="00A306B0"/>
    <w:rsid w:val="00A30783"/>
    <w:rsid w:val="00A317DC"/>
    <w:rsid w:val="00A325F5"/>
    <w:rsid w:val="00A32625"/>
    <w:rsid w:val="00A333DE"/>
    <w:rsid w:val="00A33549"/>
    <w:rsid w:val="00A3358E"/>
    <w:rsid w:val="00A34AEC"/>
    <w:rsid w:val="00A35BD2"/>
    <w:rsid w:val="00A35D70"/>
    <w:rsid w:val="00A35FEE"/>
    <w:rsid w:val="00A37859"/>
    <w:rsid w:val="00A37BC3"/>
    <w:rsid w:val="00A41795"/>
    <w:rsid w:val="00A419D3"/>
    <w:rsid w:val="00A41A40"/>
    <w:rsid w:val="00A42555"/>
    <w:rsid w:val="00A42664"/>
    <w:rsid w:val="00A42718"/>
    <w:rsid w:val="00A42C67"/>
    <w:rsid w:val="00A42D88"/>
    <w:rsid w:val="00A4308C"/>
    <w:rsid w:val="00A44077"/>
    <w:rsid w:val="00A4478C"/>
    <w:rsid w:val="00A4566D"/>
    <w:rsid w:val="00A46555"/>
    <w:rsid w:val="00A46C2A"/>
    <w:rsid w:val="00A46EDC"/>
    <w:rsid w:val="00A4746F"/>
    <w:rsid w:val="00A47C78"/>
    <w:rsid w:val="00A47E07"/>
    <w:rsid w:val="00A50702"/>
    <w:rsid w:val="00A51722"/>
    <w:rsid w:val="00A522DA"/>
    <w:rsid w:val="00A525B8"/>
    <w:rsid w:val="00A526B2"/>
    <w:rsid w:val="00A53013"/>
    <w:rsid w:val="00A532E0"/>
    <w:rsid w:val="00A538F1"/>
    <w:rsid w:val="00A547C5"/>
    <w:rsid w:val="00A547CC"/>
    <w:rsid w:val="00A54A4D"/>
    <w:rsid w:val="00A55839"/>
    <w:rsid w:val="00A56ABE"/>
    <w:rsid w:val="00A57261"/>
    <w:rsid w:val="00A5726A"/>
    <w:rsid w:val="00A572D2"/>
    <w:rsid w:val="00A577F4"/>
    <w:rsid w:val="00A57EB7"/>
    <w:rsid w:val="00A601DC"/>
    <w:rsid w:val="00A6062E"/>
    <w:rsid w:val="00A6086C"/>
    <w:rsid w:val="00A608C1"/>
    <w:rsid w:val="00A61F31"/>
    <w:rsid w:val="00A62100"/>
    <w:rsid w:val="00A625F4"/>
    <w:rsid w:val="00A627CA"/>
    <w:rsid w:val="00A62BB8"/>
    <w:rsid w:val="00A62EBD"/>
    <w:rsid w:val="00A6333B"/>
    <w:rsid w:val="00A6335F"/>
    <w:rsid w:val="00A63626"/>
    <w:rsid w:val="00A63640"/>
    <w:rsid w:val="00A63D7E"/>
    <w:rsid w:val="00A63E74"/>
    <w:rsid w:val="00A64E53"/>
    <w:rsid w:val="00A64F00"/>
    <w:rsid w:val="00A6504B"/>
    <w:rsid w:val="00A65931"/>
    <w:rsid w:val="00A65D03"/>
    <w:rsid w:val="00A65D86"/>
    <w:rsid w:val="00A65D9B"/>
    <w:rsid w:val="00A669FF"/>
    <w:rsid w:val="00A673C4"/>
    <w:rsid w:val="00A67FA6"/>
    <w:rsid w:val="00A70F83"/>
    <w:rsid w:val="00A71183"/>
    <w:rsid w:val="00A71C3C"/>
    <w:rsid w:val="00A72279"/>
    <w:rsid w:val="00A72381"/>
    <w:rsid w:val="00A7244F"/>
    <w:rsid w:val="00A72BF8"/>
    <w:rsid w:val="00A72F93"/>
    <w:rsid w:val="00A7336D"/>
    <w:rsid w:val="00A73E9D"/>
    <w:rsid w:val="00A75C50"/>
    <w:rsid w:val="00A76CE5"/>
    <w:rsid w:val="00A76DE0"/>
    <w:rsid w:val="00A779F0"/>
    <w:rsid w:val="00A77FA2"/>
    <w:rsid w:val="00A80D3A"/>
    <w:rsid w:val="00A823E4"/>
    <w:rsid w:val="00A82D61"/>
    <w:rsid w:val="00A833AB"/>
    <w:rsid w:val="00A83C36"/>
    <w:rsid w:val="00A84206"/>
    <w:rsid w:val="00A84C26"/>
    <w:rsid w:val="00A84E91"/>
    <w:rsid w:val="00A85714"/>
    <w:rsid w:val="00A857B9"/>
    <w:rsid w:val="00A85CD4"/>
    <w:rsid w:val="00A8645D"/>
    <w:rsid w:val="00A86729"/>
    <w:rsid w:val="00A86981"/>
    <w:rsid w:val="00A8737E"/>
    <w:rsid w:val="00A87BAB"/>
    <w:rsid w:val="00A90825"/>
    <w:rsid w:val="00A91DF4"/>
    <w:rsid w:val="00A9354A"/>
    <w:rsid w:val="00A93B80"/>
    <w:rsid w:val="00A944F8"/>
    <w:rsid w:val="00A9471F"/>
    <w:rsid w:val="00A965FB"/>
    <w:rsid w:val="00A96A9C"/>
    <w:rsid w:val="00A97492"/>
    <w:rsid w:val="00AA0177"/>
    <w:rsid w:val="00AA026A"/>
    <w:rsid w:val="00AA10F4"/>
    <w:rsid w:val="00AA11BB"/>
    <w:rsid w:val="00AA1DDA"/>
    <w:rsid w:val="00AA1FE0"/>
    <w:rsid w:val="00AA22B1"/>
    <w:rsid w:val="00AA24DC"/>
    <w:rsid w:val="00AA26F0"/>
    <w:rsid w:val="00AA2776"/>
    <w:rsid w:val="00AA2A30"/>
    <w:rsid w:val="00AA2E7D"/>
    <w:rsid w:val="00AA46ED"/>
    <w:rsid w:val="00AA47A4"/>
    <w:rsid w:val="00AA5A5D"/>
    <w:rsid w:val="00AA689F"/>
    <w:rsid w:val="00AA68EA"/>
    <w:rsid w:val="00AB0112"/>
    <w:rsid w:val="00AB1885"/>
    <w:rsid w:val="00AB1DAD"/>
    <w:rsid w:val="00AB20A8"/>
    <w:rsid w:val="00AB228B"/>
    <w:rsid w:val="00AB2955"/>
    <w:rsid w:val="00AB2C2E"/>
    <w:rsid w:val="00AB309E"/>
    <w:rsid w:val="00AB332E"/>
    <w:rsid w:val="00AB3CEF"/>
    <w:rsid w:val="00AB3FC5"/>
    <w:rsid w:val="00AB40C7"/>
    <w:rsid w:val="00AB47D3"/>
    <w:rsid w:val="00AB4C32"/>
    <w:rsid w:val="00AB4D19"/>
    <w:rsid w:val="00AB5250"/>
    <w:rsid w:val="00AB6371"/>
    <w:rsid w:val="00AB645D"/>
    <w:rsid w:val="00AC1B3A"/>
    <w:rsid w:val="00AC22F8"/>
    <w:rsid w:val="00AC2BE8"/>
    <w:rsid w:val="00AC304E"/>
    <w:rsid w:val="00AC41E7"/>
    <w:rsid w:val="00AC4554"/>
    <w:rsid w:val="00AC4AF1"/>
    <w:rsid w:val="00AC5323"/>
    <w:rsid w:val="00AC5634"/>
    <w:rsid w:val="00AC5E96"/>
    <w:rsid w:val="00AC7547"/>
    <w:rsid w:val="00AC75F0"/>
    <w:rsid w:val="00AC7CEC"/>
    <w:rsid w:val="00AD01ED"/>
    <w:rsid w:val="00AD0481"/>
    <w:rsid w:val="00AD141B"/>
    <w:rsid w:val="00AD190B"/>
    <w:rsid w:val="00AD1A69"/>
    <w:rsid w:val="00AD3B51"/>
    <w:rsid w:val="00AD4D5E"/>
    <w:rsid w:val="00AD5711"/>
    <w:rsid w:val="00AD5D07"/>
    <w:rsid w:val="00AD5E15"/>
    <w:rsid w:val="00AD680E"/>
    <w:rsid w:val="00AE0830"/>
    <w:rsid w:val="00AE127A"/>
    <w:rsid w:val="00AE15DB"/>
    <w:rsid w:val="00AE1B6D"/>
    <w:rsid w:val="00AE1DA7"/>
    <w:rsid w:val="00AE3FC9"/>
    <w:rsid w:val="00AE4627"/>
    <w:rsid w:val="00AE541C"/>
    <w:rsid w:val="00AE5934"/>
    <w:rsid w:val="00AE6CCF"/>
    <w:rsid w:val="00AE6E96"/>
    <w:rsid w:val="00AE6FE0"/>
    <w:rsid w:val="00AE6FEB"/>
    <w:rsid w:val="00AE71F8"/>
    <w:rsid w:val="00AE778D"/>
    <w:rsid w:val="00AF00A1"/>
    <w:rsid w:val="00AF0608"/>
    <w:rsid w:val="00AF1438"/>
    <w:rsid w:val="00AF1DC9"/>
    <w:rsid w:val="00AF2072"/>
    <w:rsid w:val="00AF263D"/>
    <w:rsid w:val="00AF2769"/>
    <w:rsid w:val="00AF2B77"/>
    <w:rsid w:val="00AF2D1A"/>
    <w:rsid w:val="00AF31C0"/>
    <w:rsid w:val="00AF3CF0"/>
    <w:rsid w:val="00AF491C"/>
    <w:rsid w:val="00AF5BE3"/>
    <w:rsid w:val="00AF6087"/>
    <w:rsid w:val="00AF6497"/>
    <w:rsid w:val="00AF70D4"/>
    <w:rsid w:val="00AF78D6"/>
    <w:rsid w:val="00AF7C1F"/>
    <w:rsid w:val="00B0107E"/>
    <w:rsid w:val="00B01262"/>
    <w:rsid w:val="00B01D32"/>
    <w:rsid w:val="00B0394D"/>
    <w:rsid w:val="00B0445D"/>
    <w:rsid w:val="00B04681"/>
    <w:rsid w:val="00B050CD"/>
    <w:rsid w:val="00B06FDA"/>
    <w:rsid w:val="00B073BE"/>
    <w:rsid w:val="00B07F7B"/>
    <w:rsid w:val="00B10496"/>
    <w:rsid w:val="00B10CE2"/>
    <w:rsid w:val="00B10E1B"/>
    <w:rsid w:val="00B11057"/>
    <w:rsid w:val="00B11DD5"/>
    <w:rsid w:val="00B1269A"/>
    <w:rsid w:val="00B14021"/>
    <w:rsid w:val="00B14807"/>
    <w:rsid w:val="00B14D15"/>
    <w:rsid w:val="00B1516B"/>
    <w:rsid w:val="00B15458"/>
    <w:rsid w:val="00B155BB"/>
    <w:rsid w:val="00B166DC"/>
    <w:rsid w:val="00B2011E"/>
    <w:rsid w:val="00B2046C"/>
    <w:rsid w:val="00B213CE"/>
    <w:rsid w:val="00B21A6E"/>
    <w:rsid w:val="00B21ED3"/>
    <w:rsid w:val="00B22160"/>
    <w:rsid w:val="00B22568"/>
    <w:rsid w:val="00B22CD9"/>
    <w:rsid w:val="00B23F71"/>
    <w:rsid w:val="00B247A9"/>
    <w:rsid w:val="00B247DC"/>
    <w:rsid w:val="00B24912"/>
    <w:rsid w:val="00B24BE4"/>
    <w:rsid w:val="00B24BF1"/>
    <w:rsid w:val="00B2515E"/>
    <w:rsid w:val="00B25609"/>
    <w:rsid w:val="00B25AE7"/>
    <w:rsid w:val="00B263CF"/>
    <w:rsid w:val="00B2733A"/>
    <w:rsid w:val="00B275D4"/>
    <w:rsid w:val="00B276AB"/>
    <w:rsid w:val="00B27E3B"/>
    <w:rsid w:val="00B30302"/>
    <w:rsid w:val="00B30426"/>
    <w:rsid w:val="00B304C5"/>
    <w:rsid w:val="00B319EA"/>
    <w:rsid w:val="00B32D0D"/>
    <w:rsid w:val="00B33196"/>
    <w:rsid w:val="00B334DE"/>
    <w:rsid w:val="00B3354E"/>
    <w:rsid w:val="00B33559"/>
    <w:rsid w:val="00B33A44"/>
    <w:rsid w:val="00B33AFD"/>
    <w:rsid w:val="00B33C0E"/>
    <w:rsid w:val="00B3474F"/>
    <w:rsid w:val="00B35292"/>
    <w:rsid w:val="00B35EA3"/>
    <w:rsid w:val="00B3729F"/>
    <w:rsid w:val="00B40411"/>
    <w:rsid w:val="00B40829"/>
    <w:rsid w:val="00B40BA7"/>
    <w:rsid w:val="00B41080"/>
    <w:rsid w:val="00B41983"/>
    <w:rsid w:val="00B41F14"/>
    <w:rsid w:val="00B4206B"/>
    <w:rsid w:val="00B436AF"/>
    <w:rsid w:val="00B43B88"/>
    <w:rsid w:val="00B4418A"/>
    <w:rsid w:val="00B448E5"/>
    <w:rsid w:val="00B47BD7"/>
    <w:rsid w:val="00B47D9F"/>
    <w:rsid w:val="00B505D0"/>
    <w:rsid w:val="00B50ADE"/>
    <w:rsid w:val="00B51C94"/>
    <w:rsid w:val="00B51DC7"/>
    <w:rsid w:val="00B52C8D"/>
    <w:rsid w:val="00B52DB1"/>
    <w:rsid w:val="00B5392F"/>
    <w:rsid w:val="00B53953"/>
    <w:rsid w:val="00B54B7B"/>
    <w:rsid w:val="00B5533B"/>
    <w:rsid w:val="00B5536B"/>
    <w:rsid w:val="00B55729"/>
    <w:rsid w:val="00B56A83"/>
    <w:rsid w:val="00B5706A"/>
    <w:rsid w:val="00B6051A"/>
    <w:rsid w:val="00B60ECC"/>
    <w:rsid w:val="00B60FB0"/>
    <w:rsid w:val="00B6115E"/>
    <w:rsid w:val="00B61CAF"/>
    <w:rsid w:val="00B62B58"/>
    <w:rsid w:val="00B62CE5"/>
    <w:rsid w:val="00B63779"/>
    <w:rsid w:val="00B64324"/>
    <w:rsid w:val="00B64AF9"/>
    <w:rsid w:val="00B64F45"/>
    <w:rsid w:val="00B65E4C"/>
    <w:rsid w:val="00B65F38"/>
    <w:rsid w:val="00B661AA"/>
    <w:rsid w:val="00B66329"/>
    <w:rsid w:val="00B66AC5"/>
    <w:rsid w:val="00B67483"/>
    <w:rsid w:val="00B678BA"/>
    <w:rsid w:val="00B67CAB"/>
    <w:rsid w:val="00B705B5"/>
    <w:rsid w:val="00B71B79"/>
    <w:rsid w:val="00B71B90"/>
    <w:rsid w:val="00B7212D"/>
    <w:rsid w:val="00B72143"/>
    <w:rsid w:val="00B72214"/>
    <w:rsid w:val="00B72462"/>
    <w:rsid w:val="00B73B55"/>
    <w:rsid w:val="00B742CE"/>
    <w:rsid w:val="00B74705"/>
    <w:rsid w:val="00B74858"/>
    <w:rsid w:val="00B75C70"/>
    <w:rsid w:val="00B75DA8"/>
    <w:rsid w:val="00B76FEF"/>
    <w:rsid w:val="00B770E2"/>
    <w:rsid w:val="00B81634"/>
    <w:rsid w:val="00B81BE7"/>
    <w:rsid w:val="00B82421"/>
    <w:rsid w:val="00B84C08"/>
    <w:rsid w:val="00B858C3"/>
    <w:rsid w:val="00B873E4"/>
    <w:rsid w:val="00B906AC"/>
    <w:rsid w:val="00B91186"/>
    <w:rsid w:val="00B9257B"/>
    <w:rsid w:val="00B92C11"/>
    <w:rsid w:val="00B92D8F"/>
    <w:rsid w:val="00B93129"/>
    <w:rsid w:val="00B9371F"/>
    <w:rsid w:val="00B954BE"/>
    <w:rsid w:val="00B96439"/>
    <w:rsid w:val="00B96666"/>
    <w:rsid w:val="00B96C41"/>
    <w:rsid w:val="00B97014"/>
    <w:rsid w:val="00BA0FBB"/>
    <w:rsid w:val="00BA12EE"/>
    <w:rsid w:val="00BA2AED"/>
    <w:rsid w:val="00BA2B55"/>
    <w:rsid w:val="00BA31FB"/>
    <w:rsid w:val="00BA3427"/>
    <w:rsid w:val="00BA3CD1"/>
    <w:rsid w:val="00BA5DC8"/>
    <w:rsid w:val="00BA5E26"/>
    <w:rsid w:val="00BA6396"/>
    <w:rsid w:val="00BA67E5"/>
    <w:rsid w:val="00BA7CB8"/>
    <w:rsid w:val="00BB06BE"/>
    <w:rsid w:val="00BB1D39"/>
    <w:rsid w:val="00BB1DE6"/>
    <w:rsid w:val="00BB2659"/>
    <w:rsid w:val="00BB28E3"/>
    <w:rsid w:val="00BB2D92"/>
    <w:rsid w:val="00BB2E40"/>
    <w:rsid w:val="00BB35CC"/>
    <w:rsid w:val="00BB4600"/>
    <w:rsid w:val="00BB530B"/>
    <w:rsid w:val="00BB556A"/>
    <w:rsid w:val="00BB594C"/>
    <w:rsid w:val="00BB64D8"/>
    <w:rsid w:val="00BB7060"/>
    <w:rsid w:val="00BB725E"/>
    <w:rsid w:val="00BB7785"/>
    <w:rsid w:val="00BB7C76"/>
    <w:rsid w:val="00BC0248"/>
    <w:rsid w:val="00BC043F"/>
    <w:rsid w:val="00BC1F55"/>
    <w:rsid w:val="00BC276D"/>
    <w:rsid w:val="00BC27E8"/>
    <w:rsid w:val="00BC2FF2"/>
    <w:rsid w:val="00BC3E11"/>
    <w:rsid w:val="00BC41BC"/>
    <w:rsid w:val="00BC4A0F"/>
    <w:rsid w:val="00BC582B"/>
    <w:rsid w:val="00BC59DF"/>
    <w:rsid w:val="00BC6183"/>
    <w:rsid w:val="00BC7714"/>
    <w:rsid w:val="00BC7AE2"/>
    <w:rsid w:val="00BD01E8"/>
    <w:rsid w:val="00BD05BD"/>
    <w:rsid w:val="00BD1C90"/>
    <w:rsid w:val="00BD1DAF"/>
    <w:rsid w:val="00BD204A"/>
    <w:rsid w:val="00BD2335"/>
    <w:rsid w:val="00BD3340"/>
    <w:rsid w:val="00BD3421"/>
    <w:rsid w:val="00BD3967"/>
    <w:rsid w:val="00BD4768"/>
    <w:rsid w:val="00BD54CE"/>
    <w:rsid w:val="00BD63FB"/>
    <w:rsid w:val="00BD6496"/>
    <w:rsid w:val="00BD677B"/>
    <w:rsid w:val="00BD69BE"/>
    <w:rsid w:val="00BD6EC5"/>
    <w:rsid w:val="00BD74A6"/>
    <w:rsid w:val="00BE0576"/>
    <w:rsid w:val="00BE0EED"/>
    <w:rsid w:val="00BE10AC"/>
    <w:rsid w:val="00BE2BD0"/>
    <w:rsid w:val="00BE2E41"/>
    <w:rsid w:val="00BE2E7F"/>
    <w:rsid w:val="00BE3577"/>
    <w:rsid w:val="00BE4187"/>
    <w:rsid w:val="00BE427D"/>
    <w:rsid w:val="00BE45A2"/>
    <w:rsid w:val="00BE4935"/>
    <w:rsid w:val="00BE49E6"/>
    <w:rsid w:val="00BE4E46"/>
    <w:rsid w:val="00BE5647"/>
    <w:rsid w:val="00BE63EF"/>
    <w:rsid w:val="00BE7835"/>
    <w:rsid w:val="00BE7D63"/>
    <w:rsid w:val="00BF0106"/>
    <w:rsid w:val="00BF01AC"/>
    <w:rsid w:val="00BF0AC7"/>
    <w:rsid w:val="00BF0D5F"/>
    <w:rsid w:val="00BF15B6"/>
    <w:rsid w:val="00BF19CC"/>
    <w:rsid w:val="00BF1B06"/>
    <w:rsid w:val="00BF3016"/>
    <w:rsid w:val="00BF3F2F"/>
    <w:rsid w:val="00BF413A"/>
    <w:rsid w:val="00BF453F"/>
    <w:rsid w:val="00BF45C6"/>
    <w:rsid w:val="00BF4D21"/>
    <w:rsid w:val="00C030DB"/>
    <w:rsid w:val="00C03573"/>
    <w:rsid w:val="00C038B5"/>
    <w:rsid w:val="00C04E4B"/>
    <w:rsid w:val="00C0513E"/>
    <w:rsid w:val="00C05149"/>
    <w:rsid w:val="00C05823"/>
    <w:rsid w:val="00C05DC4"/>
    <w:rsid w:val="00C07CD8"/>
    <w:rsid w:val="00C10225"/>
    <w:rsid w:val="00C10E25"/>
    <w:rsid w:val="00C11ECB"/>
    <w:rsid w:val="00C12C84"/>
    <w:rsid w:val="00C130D1"/>
    <w:rsid w:val="00C1368A"/>
    <w:rsid w:val="00C13D71"/>
    <w:rsid w:val="00C1403F"/>
    <w:rsid w:val="00C145FE"/>
    <w:rsid w:val="00C149C3"/>
    <w:rsid w:val="00C150F3"/>
    <w:rsid w:val="00C152C4"/>
    <w:rsid w:val="00C15ACC"/>
    <w:rsid w:val="00C15FDB"/>
    <w:rsid w:val="00C16189"/>
    <w:rsid w:val="00C165A2"/>
    <w:rsid w:val="00C166D6"/>
    <w:rsid w:val="00C1685E"/>
    <w:rsid w:val="00C17354"/>
    <w:rsid w:val="00C200C9"/>
    <w:rsid w:val="00C20862"/>
    <w:rsid w:val="00C20C0B"/>
    <w:rsid w:val="00C221CE"/>
    <w:rsid w:val="00C23E92"/>
    <w:rsid w:val="00C2549F"/>
    <w:rsid w:val="00C256FA"/>
    <w:rsid w:val="00C25C84"/>
    <w:rsid w:val="00C263A4"/>
    <w:rsid w:val="00C26656"/>
    <w:rsid w:val="00C268CD"/>
    <w:rsid w:val="00C2694A"/>
    <w:rsid w:val="00C26BE9"/>
    <w:rsid w:val="00C26F51"/>
    <w:rsid w:val="00C3071C"/>
    <w:rsid w:val="00C30DE7"/>
    <w:rsid w:val="00C31395"/>
    <w:rsid w:val="00C31BA2"/>
    <w:rsid w:val="00C32957"/>
    <w:rsid w:val="00C33483"/>
    <w:rsid w:val="00C33602"/>
    <w:rsid w:val="00C337EF"/>
    <w:rsid w:val="00C33DE2"/>
    <w:rsid w:val="00C359BB"/>
    <w:rsid w:val="00C35FCD"/>
    <w:rsid w:val="00C364CC"/>
    <w:rsid w:val="00C371EA"/>
    <w:rsid w:val="00C37C98"/>
    <w:rsid w:val="00C40420"/>
    <w:rsid w:val="00C40AFC"/>
    <w:rsid w:val="00C41599"/>
    <w:rsid w:val="00C427C8"/>
    <w:rsid w:val="00C42B52"/>
    <w:rsid w:val="00C42CF1"/>
    <w:rsid w:val="00C42DA5"/>
    <w:rsid w:val="00C42EDD"/>
    <w:rsid w:val="00C4326E"/>
    <w:rsid w:val="00C446B3"/>
    <w:rsid w:val="00C44DBA"/>
    <w:rsid w:val="00C45329"/>
    <w:rsid w:val="00C453D3"/>
    <w:rsid w:val="00C45B17"/>
    <w:rsid w:val="00C47699"/>
    <w:rsid w:val="00C500C9"/>
    <w:rsid w:val="00C5092E"/>
    <w:rsid w:val="00C50AB9"/>
    <w:rsid w:val="00C50D23"/>
    <w:rsid w:val="00C51AF9"/>
    <w:rsid w:val="00C51D14"/>
    <w:rsid w:val="00C5220C"/>
    <w:rsid w:val="00C53280"/>
    <w:rsid w:val="00C536FB"/>
    <w:rsid w:val="00C53DB0"/>
    <w:rsid w:val="00C549C9"/>
    <w:rsid w:val="00C54AB3"/>
    <w:rsid w:val="00C54C3F"/>
    <w:rsid w:val="00C55536"/>
    <w:rsid w:val="00C57F98"/>
    <w:rsid w:val="00C60A22"/>
    <w:rsid w:val="00C60A46"/>
    <w:rsid w:val="00C60B43"/>
    <w:rsid w:val="00C61096"/>
    <w:rsid w:val="00C615F7"/>
    <w:rsid w:val="00C62102"/>
    <w:rsid w:val="00C6238B"/>
    <w:rsid w:val="00C6292B"/>
    <w:rsid w:val="00C6393C"/>
    <w:rsid w:val="00C64BA4"/>
    <w:rsid w:val="00C66347"/>
    <w:rsid w:val="00C71334"/>
    <w:rsid w:val="00C7272B"/>
    <w:rsid w:val="00C72B80"/>
    <w:rsid w:val="00C73001"/>
    <w:rsid w:val="00C730B9"/>
    <w:rsid w:val="00C733BC"/>
    <w:rsid w:val="00C74653"/>
    <w:rsid w:val="00C74B36"/>
    <w:rsid w:val="00C74B6F"/>
    <w:rsid w:val="00C76D59"/>
    <w:rsid w:val="00C77CAB"/>
    <w:rsid w:val="00C809A9"/>
    <w:rsid w:val="00C80AD8"/>
    <w:rsid w:val="00C81D3A"/>
    <w:rsid w:val="00C82095"/>
    <w:rsid w:val="00C8263A"/>
    <w:rsid w:val="00C82E15"/>
    <w:rsid w:val="00C84666"/>
    <w:rsid w:val="00C857CF"/>
    <w:rsid w:val="00C85991"/>
    <w:rsid w:val="00C85C89"/>
    <w:rsid w:val="00C86085"/>
    <w:rsid w:val="00C86298"/>
    <w:rsid w:val="00C8710C"/>
    <w:rsid w:val="00C87285"/>
    <w:rsid w:val="00C8747A"/>
    <w:rsid w:val="00C9079F"/>
    <w:rsid w:val="00C91263"/>
    <w:rsid w:val="00C91BD9"/>
    <w:rsid w:val="00C91C5A"/>
    <w:rsid w:val="00C922FB"/>
    <w:rsid w:val="00C9253F"/>
    <w:rsid w:val="00C926DA"/>
    <w:rsid w:val="00C92B05"/>
    <w:rsid w:val="00C92EB9"/>
    <w:rsid w:val="00C9318C"/>
    <w:rsid w:val="00C93732"/>
    <w:rsid w:val="00C94C50"/>
    <w:rsid w:val="00C96475"/>
    <w:rsid w:val="00C976A4"/>
    <w:rsid w:val="00CA0545"/>
    <w:rsid w:val="00CA08EB"/>
    <w:rsid w:val="00CA093C"/>
    <w:rsid w:val="00CA22BD"/>
    <w:rsid w:val="00CA24F3"/>
    <w:rsid w:val="00CA2601"/>
    <w:rsid w:val="00CA271E"/>
    <w:rsid w:val="00CA2CFC"/>
    <w:rsid w:val="00CA2DD2"/>
    <w:rsid w:val="00CA2DE4"/>
    <w:rsid w:val="00CA2F47"/>
    <w:rsid w:val="00CA3491"/>
    <w:rsid w:val="00CA373D"/>
    <w:rsid w:val="00CA4016"/>
    <w:rsid w:val="00CA4297"/>
    <w:rsid w:val="00CA4643"/>
    <w:rsid w:val="00CA4CE4"/>
    <w:rsid w:val="00CA544A"/>
    <w:rsid w:val="00CA5B4B"/>
    <w:rsid w:val="00CA62AB"/>
    <w:rsid w:val="00CA65F8"/>
    <w:rsid w:val="00CA680D"/>
    <w:rsid w:val="00CB0325"/>
    <w:rsid w:val="00CB0C21"/>
    <w:rsid w:val="00CB129D"/>
    <w:rsid w:val="00CB1649"/>
    <w:rsid w:val="00CB1CC1"/>
    <w:rsid w:val="00CB2938"/>
    <w:rsid w:val="00CB4593"/>
    <w:rsid w:val="00CB48AC"/>
    <w:rsid w:val="00CB569F"/>
    <w:rsid w:val="00CB5D54"/>
    <w:rsid w:val="00CB6034"/>
    <w:rsid w:val="00CB6216"/>
    <w:rsid w:val="00CB629C"/>
    <w:rsid w:val="00CB66BC"/>
    <w:rsid w:val="00CB7819"/>
    <w:rsid w:val="00CB7C19"/>
    <w:rsid w:val="00CB7D0B"/>
    <w:rsid w:val="00CC03C1"/>
    <w:rsid w:val="00CC0981"/>
    <w:rsid w:val="00CC151C"/>
    <w:rsid w:val="00CC1DBE"/>
    <w:rsid w:val="00CC1EF8"/>
    <w:rsid w:val="00CC24CC"/>
    <w:rsid w:val="00CC2D4D"/>
    <w:rsid w:val="00CC2F11"/>
    <w:rsid w:val="00CC32C9"/>
    <w:rsid w:val="00CC347B"/>
    <w:rsid w:val="00CC4E50"/>
    <w:rsid w:val="00CC4F5E"/>
    <w:rsid w:val="00CC5A5C"/>
    <w:rsid w:val="00CC5C09"/>
    <w:rsid w:val="00CC5F70"/>
    <w:rsid w:val="00CC6092"/>
    <w:rsid w:val="00CC71C9"/>
    <w:rsid w:val="00CC78AC"/>
    <w:rsid w:val="00CC7A2F"/>
    <w:rsid w:val="00CC7C77"/>
    <w:rsid w:val="00CD0162"/>
    <w:rsid w:val="00CD04C2"/>
    <w:rsid w:val="00CD0B22"/>
    <w:rsid w:val="00CD132B"/>
    <w:rsid w:val="00CD162F"/>
    <w:rsid w:val="00CD28A5"/>
    <w:rsid w:val="00CD2DB2"/>
    <w:rsid w:val="00CD42FC"/>
    <w:rsid w:val="00CD4746"/>
    <w:rsid w:val="00CD474F"/>
    <w:rsid w:val="00CD4C6F"/>
    <w:rsid w:val="00CD6B03"/>
    <w:rsid w:val="00CD6C11"/>
    <w:rsid w:val="00CD7118"/>
    <w:rsid w:val="00CD746D"/>
    <w:rsid w:val="00CD7764"/>
    <w:rsid w:val="00CD785A"/>
    <w:rsid w:val="00CD7E1C"/>
    <w:rsid w:val="00CE004B"/>
    <w:rsid w:val="00CE0C81"/>
    <w:rsid w:val="00CE0D75"/>
    <w:rsid w:val="00CE107B"/>
    <w:rsid w:val="00CE1147"/>
    <w:rsid w:val="00CE145F"/>
    <w:rsid w:val="00CE1637"/>
    <w:rsid w:val="00CE1A67"/>
    <w:rsid w:val="00CE25EC"/>
    <w:rsid w:val="00CE2F6A"/>
    <w:rsid w:val="00CE3553"/>
    <w:rsid w:val="00CE37BC"/>
    <w:rsid w:val="00CE3D9E"/>
    <w:rsid w:val="00CE4CAE"/>
    <w:rsid w:val="00CE4F56"/>
    <w:rsid w:val="00CE6BBB"/>
    <w:rsid w:val="00CF05FF"/>
    <w:rsid w:val="00CF097E"/>
    <w:rsid w:val="00CF0FD2"/>
    <w:rsid w:val="00CF1092"/>
    <w:rsid w:val="00CF303B"/>
    <w:rsid w:val="00CF354E"/>
    <w:rsid w:val="00CF36E9"/>
    <w:rsid w:val="00CF36FC"/>
    <w:rsid w:val="00CF3A3D"/>
    <w:rsid w:val="00CF41D9"/>
    <w:rsid w:val="00CF48B5"/>
    <w:rsid w:val="00CF64AD"/>
    <w:rsid w:val="00CF683E"/>
    <w:rsid w:val="00CF6E58"/>
    <w:rsid w:val="00CF6F1A"/>
    <w:rsid w:val="00CF7389"/>
    <w:rsid w:val="00CF75D7"/>
    <w:rsid w:val="00CF7D05"/>
    <w:rsid w:val="00CF7FE8"/>
    <w:rsid w:val="00D0043F"/>
    <w:rsid w:val="00D00F97"/>
    <w:rsid w:val="00D01785"/>
    <w:rsid w:val="00D01E34"/>
    <w:rsid w:val="00D01FE2"/>
    <w:rsid w:val="00D03D6E"/>
    <w:rsid w:val="00D040F1"/>
    <w:rsid w:val="00D04C1E"/>
    <w:rsid w:val="00D057DC"/>
    <w:rsid w:val="00D05805"/>
    <w:rsid w:val="00D05D1D"/>
    <w:rsid w:val="00D05D25"/>
    <w:rsid w:val="00D074F7"/>
    <w:rsid w:val="00D1102A"/>
    <w:rsid w:val="00D11413"/>
    <w:rsid w:val="00D11C40"/>
    <w:rsid w:val="00D12DAB"/>
    <w:rsid w:val="00D131F9"/>
    <w:rsid w:val="00D136B8"/>
    <w:rsid w:val="00D142DA"/>
    <w:rsid w:val="00D14FF1"/>
    <w:rsid w:val="00D15930"/>
    <w:rsid w:val="00D15C0D"/>
    <w:rsid w:val="00D160B7"/>
    <w:rsid w:val="00D163E1"/>
    <w:rsid w:val="00D17570"/>
    <w:rsid w:val="00D17846"/>
    <w:rsid w:val="00D205F5"/>
    <w:rsid w:val="00D206D9"/>
    <w:rsid w:val="00D20B6D"/>
    <w:rsid w:val="00D2119E"/>
    <w:rsid w:val="00D212B9"/>
    <w:rsid w:val="00D22BA9"/>
    <w:rsid w:val="00D22CF7"/>
    <w:rsid w:val="00D232E1"/>
    <w:rsid w:val="00D23684"/>
    <w:rsid w:val="00D2407A"/>
    <w:rsid w:val="00D24226"/>
    <w:rsid w:val="00D261C3"/>
    <w:rsid w:val="00D26B67"/>
    <w:rsid w:val="00D30503"/>
    <w:rsid w:val="00D30629"/>
    <w:rsid w:val="00D30D4F"/>
    <w:rsid w:val="00D310AD"/>
    <w:rsid w:val="00D311B6"/>
    <w:rsid w:val="00D320C3"/>
    <w:rsid w:val="00D32115"/>
    <w:rsid w:val="00D3245F"/>
    <w:rsid w:val="00D332B7"/>
    <w:rsid w:val="00D33BC3"/>
    <w:rsid w:val="00D34563"/>
    <w:rsid w:val="00D34933"/>
    <w:rsid w:val="00D357F0"/>
    <w:rsid w:val="00D35CCF"/>
    <w:rsid w:val="00D362BE"/>
    <w:rsid w:val="00D363B7"/>
    <w:rsid w:val="00D4023D"/>
    <w:rsid w:val="00D4042A"/>
    <w:rsid w:val="00D4075E"/>
    <w:rsid w:val="00D40A24"/>
    <w:rsid w:val="00D40DA6"/>
    <w:rsid w:val="00D41288"/>
    <w:rsid w:val="00D41306"/>
    <w:rsid w:val="00D418AC"/>
    <w:rsid w:val="00D419DD"/>
    <w:rsid w:val="00D42231"/>
    <w:rsid w:val="00D439C1"/>
    <w:rsid w:val="00D443FC"/>
    <w:rsid w:val="00D456BE"/>
    <w:rsid w:val="00D472E7"/>
    <w:rsid w:val="00D478EF"/>
    <w:rsid w:val="00D478FE"/>
    <w:rsid w:val="00D5026B"/>
    <w:rsid w:val="00D5129D"/>
    <w:rsid w:val="00D51EE7"/>
    <w:rsid w:val="00D53055"/>
    <w:rsid w:val="00D54AFA"/>
    <w:rsid w:val="00D54DF1"/>
    <w:rsid w:val="00D56ED5"/>
    <w:rsid w:val="00D576BA"/>
    <w:rsid w:val="00D577BB"/>
    <w:rsid w:val="00D57E97"/>
    <w:rsid w:val="00D60B49"/>
    <w:rsid w:val="00D62270"/>
    <w:rsid w:val="00D633B1"/>
    <w:rsid w:val="00D6444A"/>
    <w:rsid w:val="00D64ABB"/>
    <w:rsid w:val="00D654B7"/>
    <w:rsid w:val="00D656D3"/>
    <w:rsid w:val="00D65F02"/>
    <w:rsid w:val="00D667E5"/>
    <w:rsid w:val="00D66B33"/>
    <w:rsid w:val="00D7058E"/>
    <w:rsid w:val="00D70727"/>
    <w:rsid w:val="00D70C03"/>
    <w:rsid w:val="00D72BE6"/>
    <w:rsid w:val="00D73F27"/>
    <w:rsid w:val="00D7421C"/>
    <w:rsid w:val="00D747FF"/>
    <w:rsid w:val="00D74D83"/>
    <w:rsid w:val="00D74FD1"/>
    <w:rsid w:val="00D75977"/>
    <w:rsid w:val="00D761A1"/>
    <w:rsid w:val="00D764E7"/>
    <w:rsid w:val="00D76AFC"/>
    <w:rsid w:val="00D773B0"/>
    <w:rsid w:val="00D80DBD"/>
    <w:rsid w:val="00D80ED3"/>
    <w:rsid w:val="00D812BF"/>
    <w:rsid w:val="00D82009"/>
    <w:rsid w:val="00D82D0C"/>
    <w:rsid w:val="00D832CD"/>
    <w:rsid w:val="00D835D4"/>
    <w:rsid w:val="00D837F9"/>
    <w:rsid w:val="00D83E79"/>
    <w:rsid w:val="00D842E2"/>
    <w:rsid w:val="00D84732"/>
    <w:rsid w:val="00D84AB5"/>
    <w:rsid w:val="00D84BA0"/>
    <w:rsid w:val="00D84EAB"/>
    <w:rsid w:val="00D85195"/>
    <w:rsid w:val="00D8528A"/>
    <w:rsid w:val="00D85809"/>
    <w:rsid w:val="00D85CA4"/>
    <w:rsid w:val="00D863FE"/>
    <w:rsid w:val="00D8670D"/>
    <w:rsid w:val="00D86CB1"/>
    <w:rsid w:val="00D87C30"/>
    <w:rsid w:val="00D90781"/>
    <w:rsid w:val="00D907EA"/>
    <w:rsid w:val="00D90CA3"/>
    <w:rsid w:val="00D92896"/>
    <w:rsid w:val="00D92C30"/>
    <w:rsid w:val="00D92CA7"/>
    <w:rsid w:val="00D93BED"/>
    <w:rsid w:val="00D94D1D"/>
    <w:rsid w:val="00D94E99"/>
    <w:rsid w:val="00D9509B"/>
    <w:rsid w:val="00D95302"/>
    <w:rsid w:val="00D9599D"/>
    <w:rsid w:val="00D9634A"/>
    <w:rsid w:val="00D970BC"/>
    <w:rsid w:val="00DA0520"/>
    <w:rsid w:val="00DA0DEA"/>
    <w:rsid w:val="00DA16CC"/>
    <w:rsid w:val="00DA2017"/>
    <w:rsid w:val="00DA2546"/>
    <w:rsid w:val="00DA29C9"/>
    <w:rsid w:val="00DA29D8"/>
    <w:rsid w:val="00DA358E"/>
    <w:rsid w:val="00DA3AB4"/>
    <w:rsid w:val="00DA433C"/>
    <w:rsid w:val="00DA4E7F"/>
    <w:rsid w:val="00DA5426"/>
    <w:rsid w:val="00DA558D"/>
    <w:rsid w:val="00DA574E"/>
    <w:rsid w:val="00DA5CA3"/>
    <w:rsid w:val="00DA5ED1"/>
    <w:rsid w:val="00DA5FCB"/>
    <w:rsid w:val="00DA62F7"/>
    <w:rsid w:val="00DA687C"/>
    <w:rsid w:val="00DA6C42"/>
    <w:rsid w:val="00DA6E84"/>
    <w:rsid w:val="00DA70E0"/>
    <w:rsid w:val="00DB02ED"/>
    <w:rsid w:val="00DB0529"/>
    <w:rsid w:val="00DB08C5"/>
    <w:rsid w:val="00DB0924"/>
    <w:rsid w:val="00DB19D6"/>
    <w:rsid w:val="00DB1FD9"/>
    <w:rsid w:val="00DB2184"/>
    <w:rsid w:val="00DB26B2"/>
    <w:rsid w:val="00DB2D41"/>
    <w:rsid w:val="00DB3908"/>
    <w:rsid w:val="00DB455F"/>
    <w:rsid w:val="00DB5B93"/>
    <w:rsid w:val="00DB6571"/>
    <w:rsid w:val="00DB6D0E"/>
    <w:rsid w:val="00DB6EF5"/>
    <w:rsid w:val="00DB71B1"/>
    <w:rsid w:val="00DB7299"/>
    <w:rsid w:val="00DB74BD"/>
    <w:rsid w:val="00DB7FD1"/>
    <w:rsid w:val="00DC00DD"/>
    <w:rsid w:val="00DC03A5"/>
    <w:rsid w:val="00DC0ABC"/>
    <w:rsid w:val="00DC10B8"/>
    <w:rsid w:val="00DC11CA"/>
    <w:rsid w:val="00DC1D85"/>
    <w:rsid w:val="00DC2683"/>
    <w:rsid w:val="00DC281F"/>
    <w:rsid w:val="00DC2F75"/>
    <w:rsid w:val="00DC3601"/>
    <w:rsid w:val="00DC374D"/>
    <w:rsid w:val="00DC3B89"/>
    <w:rsid w:val="00DC3D37"/>
    <w:rsid w:val="00DC4026"/>
    <w:rsid w:val="00DC45AC"/>
    <w:rsid w:val="00DC478F"/>
    <w:rsid w:val="00DC5764"/>
    <w:rsid w:val="00DC5DCD"/>
    <w:rsid w:val="00DC5F91"/>
    <w:rsid w:val="00DC67EB"/>
    <w:rsid w:val="00DC6F8D"/>
    <w:rsid w:val="00DC7222"/>
    <w:rsid w:val="00DC7431"/>
    <w:rsid w:val="00DC7655"/>
    <w:rsid w:val="00DD0085"/>
    <w:rsid w:val="00DD03C7"/>
    <w:rsid w:val="00DD0455"/>
    <w:rsid w:val="00DD1431"/>
    <w:rsid w:val="00DD1BB5"/>
    <w:rsid w:val="00DD1BF1"/>
    <w:rsid w:val="00DD208E"/>
    <w:rsid w:val="00DD3877"/>
    <w:rsid w:val="00DD3914"/>
    <w:rsid w:val="00DD47DB"/>
    <w:rsid w:val="00DD4BB2"/>
    <w:rsid w:val="00DD6AD1"/>
    <w:rsid w:val="00DD6D42"/>
    <w:rsid w:val="00DD7008"/>
    <w:rsid w:val="00DD7B9D"/>
    <w:rsid w:val="00DD7DAD"/>
    <w:rsid w:val="00DD7F8E"/>
    <w:rsid w:val="00DE198F"/>
    <w:rsid w:val="00DE1B7B"/>
    <w:rsid w:val="00DE1C84"/>
    <w:rsid w:val="00DE27A0"/>
    <w:rsid w:val="00DE39BE"/>
    <w:rsid w:val="00DE4D03"/>
    <w:rsid w:val="00DE4F98"/>
    <w:rsid w:val="00DE52FD"/>
    <w:rsid w:val="00DE57EE"/>
    <w:rsid w:val="00DE582B"/>
    <w:rsid w:val="00DE5A47"/>
    <w:rsid w:val="00DE5C7D"/>
    <w:rsid w:val="00DE6AC5"/>
    <w:rsid w:val="00DE6AE6"/>
    <w:rsid w:val="00DE6B9A"/>
    <w:rsid w:val="00DE6CBF"/>
    <w:rsid w:val="00DE7AB7"/>
    <w:rsid w:val="00DF0A13"/>
    <w:rsid w:val="00DF0BFC"/>
    <w:rsid w:val="00DF1EF0"/>
    <w:rsid w:val="00DF26DC"/>
    <w:rsid w:val="00DF3E1F"/>
    <w:rsid w:val="00DF40AE"/>
    <w:rsid w:val="00DF451A"/>
    <w:rsid w:val="00DF4C3C"/>
    <w:rsid w:val="00DF4F6D"/>
    <w:rsid w:val="00DF539C"/>
    <w:rsid w:val="00DF5633"/>
    <w:rsid w:val="00DF571B"/>
    <w:rsid w:val="00DF6260"/>
    <w:rsid w:val="00DF6387"/>
    <w:rsid w:val="00DF6BAF"/>
    <w:rsid w:val="00DF6E53"/>
    <w:rsid w:val="00DF75ED"/>
    <w:rsid w:val="00DF7E57"/>
    <w:rsid w:val="00E00063"/>
    <w:rsid w:val="00E0092E"/>
    <w:rsid w:val="00E00992"/>
    <w:rsid w:val="00E00DF2"/>
    <w:rsid w:val="00E02B48"/>
    <w:rsid w:val="00E02C88"/>
    <w:rsid w:val="00E03087"/>
    <w:rsid w:val="00E03221"/>
    <w:rsid w:val="00E03DCA"/>
    <w:rsid w:val="00E042CE"/>
    <w:rsid w:val="00E0506A"/>
    <w:rsid w:val="00E052D5"/>
    <w:rsid w:val="00E05B74"/>
    <w:rsid w:val="00E05BA1"/>
    <w:rsid w:val="00E05D31"/>
    <w:rsid w:val="00E105B7"/>
    <w:rsid w:val="00E1112A"/>
    <w:rsid w:val="00E11294"/>
    <w:rsid w:val="00E12AC2"/>
    <w:rsid w:val="00E12D8F"/>
    <w:rsid w:val="00E13B1B"/>
    <w:rsid w:val="00E1458E"/>
    <w:rsid w:val="00E14715"/>
    <w:rsid w:val="00E1527C"/>
    <w:rsid w:val="00E15336"/>
    <w:rsid w:val="00E15F5F"/>
    <w:rsid w:val="00E162E3"/>
    <w:rsid w:val="00E1694E"/>
    <w:rsid w:val="00E16AB4"/>
    <w:rsid w:val="00E1715F"/>
    <w:rsid w:val="00E171B1"/>
    <w:rsid w:val="00E1733C"/>
    <w:rsid w:val="00E178EB"/>
    <w:rsid w:val="00E17999"/>
    <w:rsid w:val="00E17B23"/>
    <w:rsid w:val="00E17E46"/>
    <w:rsid w:val="00E207E1"/>
    <w:rsid w:val="00E20CD9"/>
    <w:rsid w:val="00E21707"/>
    <w:rsid w:val="00E218A5"/>
    <w:rsid w:val="00E21E84"/>
    <w:rsid w:val="00E22577"/>
    <w:rsid w:val="00E225BE"/>
    <w:rsid w:val="00E22F6A"/>
    <w:rsid w:val="00E23536"/>
    <w:rsid w:val="00E23E13"/>
    <w:rsid w:val="00E2408B"/>
    <w:rsid w:val="00E24F5C"/>
    <w:rsid w:val="00E2536A"/>
    <w:rsid w:val="00E25750"/>
    <w:rsid w:val="00E25B04"/>
    <w:rsid w:val="00E25D40"/>
    <w:rsid w:val="00E27604"/>
    <w:rsid w:val="00E2764A"/>
    <w:rsid w:val="00E27D39"/>
    <w:rsid w:val="00E27D89"/>
    <w:rsid w:val="00E306B5"/>
    <w:rsid w:val="00E30B0E"/>
    <w:rsid w:val="00E30C45"/>
    <w:rsid w:val="00E311F1"/>
    <w:rsid w:val="00E319DB"/>
    <w:rsid w:val="00E32BA7"/>
    <w:rsid w:val="00E32F6D"/>
    <w:rsid w:val="00E33287"/>
    <w:rsid w:val="00E341AB"/>
    <w:rsid w:val="00E345EF"/>
    <w:rsid w:val="00E3466B"/>
    <w:rsid w:val="00E3477A"/>
    <w:rsid w:val="00E34827"/>
    <w:rsid w:val="00E35D71"/>
    <w:rsid w:val="00E400C2"/>
    <w:rsid w:val="00E40134"/>
    <w:rsid w:val="00E40A5B"/>
    <w:rsid w:val="00E41521"/>
    <w:rsid w:val="00E4189A"/>
    <w:rsid w:val="00E42294"/>
    <w:rsid w:val="00E45323"/>
    <w:rsid w:val="00E455C3"/>
    <w:rsid w:val="00E45E38"/>
    <w:rsid w:val="00E465A6"/>
    <w:rsid w:val="00E476C4"/>
    <w:rsid w:val="00E50645"/>
    <w:rsid w:val="00E5076A"/>
    <w:rsid w:val="00E50E03"/>
    <w:rsid w:val="00E51E20"/>
    <w:rsid w:val="00E524AA"/>
    <w:rsid w:val="00E53255"/>
    <w:rsid w:val="00E532D7"/>
    <w:rsid w:val="00E53AF5"/>
    <w:rsid w:val="00E542C2"/>
    <w:rsid w:val="00E54523"/>
    <w:rsid w:val="00E549AE"/>
    <w:rsid w:val="00E54A45"/>
    <w:rsid w:val="00E54E24"/>
    <w:rsid w:val="00E557AB"/>
    <w:rsid w:val="00E55AFD"/>
    <w:rsid w:val="00E55D2C"/>
    <w:rsid w:val="00E562CA"/>
    <w:rsid w:val="00E5694A"/>
    <w:rsid w:val="00E56A7E"/>
    <w:rsid w:val="00E56D2F"/>
    <w:rsid w:val="00E56F12"/>
    <w:rsid w:val="00E577A6"/>
    <w:rsid w:val="00E57C64"/>
    <w:rsid w:val="00E60B21"/>
    <w:rsid w:val="00E6140C"/>
    <w:rsid w:val="00E61C1B"/>
    <w:rsid w:val="00E62108"/>
    <w:rsid w:val="00E62C6E"/>
    <w:rsid w:val="00E63C2E"/>
    <w:rsid w:val="00E641F0"/>
    <w:rsid w:val="00E6445D"/>
    <w:rsid w:val="00E6491F"/>
    <w:rsid w:val="00E651B6"/>
    <w:rsid w:val="00E6532A"/>
    <w:rsid w:val="00E65DEE"/>
    <w:rsid w:val="00E67A4E"/>
    <w:rsid w:val="00E706EB"/>
    <w:rsid w:val="00E70B84"/>
    <w:rsid w:val="00E710C8"/>
    <w:rsid w:val="00E715E4"/>
    <w:rsid w:val="00E71D14"/>
    <w:rsid w:val="00E722A1"/>
    <w:rsid w:val="00E72864"/>
    <w:rsid w:val="00E72B28"/>
    <w:rsid w:val="00E73274"/>
    <w:rsid w:val="00E74A08"/>
    <w:rsid w:val="00E74AF2"/>
    <w:rsid w:val="00E75481"/>
    <w:rsid w:val="00E75D4B"/>
    <w:rsid w:val="00E7663F"/>
    <w:rsid w:val="00E7669E"/>
    <w:rsid w:val="00E77870"/>
    <w:rsid w:val="00E8004C"/>
    <w:rsid w:val="00E80646"/>
    <w:rsid w:val="00E80C1C"/>
    <w:rsid w:val="00E81609"/>
    <w:rsid w:val="00E81B14"/>
    <w:rsid w:val="00E82484"/>
    <w:rsid w:val="00E8289C"/>
    <w:rsid w:val="00E828EF"/>
    <w:rsid w:val="00E83F22"/>
    <w:rsid w:val="00E8501D"/>
    <w:rsid w:val="00E85806"/>
    <w:rsid w:val="00E868E7"/>
    <w:rsid w:val="00E86FE3"/>
    <w:rsid w:val="00E87E03"/>
    <w:rsid w:val="00E87E06"/>
    <w:rsid w:val="00E9038C"/>
    <w:rsid w:val="00E91078"/>
    <w:rsid w:val="00E91E7F"/>
    <w:rsid w:val="00E9245A"/>
    <w:rsid w:val="00E925D8"/>
    <w:rsid w:val="00E92A99"/>
    <w:rsid w:val="00E9364D"/>
    <w:rsid w:val="00E942DB"/>
    <w:rsid w:val="00E94D67"/>
    <w:rsid w:val="00E956DD"/>
    <w:rsid w:val="00E958A4"/>
    <w:rsid w:val="00E95F5F"/>
    <w:rsid w:val="00E96173"/>
    <w:rsid w:val="00E964FA"/>
    <w:rsid w:val="00E96577"/>
    <w:rsid w:val="00E96725"/>
    <w:rsid w:val="00E9694E"/>
    <w:rsid w:val="00E976D1"/>
    <w:rsid w:val="00E97D19"/>
    <w:rsid w:val="00E97DF4"/>
    <w:rsid w:val="00EA0325"/>
    <w:rsid w:val="00EA04A6"/>
    <w:rsid w:val="00EA0CA4"/>
    <w:rsid w:val="00EA0D84"/>
    <w:rsid w:val="00EA1432"/>
    <w:rsid w:val="00EA1E6E"/>
    <w:rsid w:val="00EA226B"/>
    <w:rsid w:val="00EA2473"/>
    <w:rsid w:val="00EA24A0"/>
    <w:rsid w:val="00EA27E4"/>
    <w:rsid w:val="00EA3A31"/>
    <w:rsid w:val="00EA4052"/>
    <w:rsid w:val="00EA41DB"/>
    <w:rsid w:val="00EA446D"/>
    <w:rsid w:val="00EA4617"/>
    <w:rsid w:val="00EA49A4"/>
    <w:rsid w:val="00EA54E2"/>
    <w:rsid w:val="00EA5639"/>
    <w:rsid w:val="00EA65EF"/>
    <w:rsid w:val="00EA6707"/>
    <w:rsid w:val="00EA6980"/>
    <w:rsid w:val="00EA6B33"/>
    <w:rsid w:val="00EA6F00"/>
    <w:rsid w:val="00EA7547"/>
    <w:rsid w:val="00EB069B"/>
    <w:rsid w:val="00EB0BAA"/>
    <w:rsid w:val="00EB25C8"/>
    <w:rsid w:val="00EB4822"/>
    <w:rsid w:val="00EB4CE0"/>
    <w:rsid w:val="00EB4D50"/>
    <w:rsid w:val="00EB6DC7"/>
    <w:rsid w:val="00EB6EA2"/>
    <w:rsid w:val="00EB6EAB"/>
    <w:rsid w:val="00EB7351"/>
    <w:rsid w:val="00EC0796"/>
    <w:rsid w:val="00EC0B96"/>
    <w:rsid w:val="00EC1538"/>
    <w:rsid w:val="00EC18EE"/>
    <w:rsid w:val="00EC2D79"/>
    <w:rsid w:val="00EC439A"/>
    <w:rsid w:val="00EC4B71"/>
    <w:rsid w:val="00EC4FA4"/>
    <w:rsid w:val="00EC5CE1"/>
    <w:rsid w:val="00EC6284"/>
    <w:rsid w:val="00EC6FF0"/>
    <w:rsid w:val="00EC73CD"/>
    <w:rsid w:val="00EC76F4"/>
    <w:rsid w:val="00ED4026"/>
    <w:rsid w:val="00ED5BC2"/>
    <w:rsid w:val="00ED654F"/>
    <w:rsid w:val="00ED698E"/>
    <w:rsid w:val="00ED793A"/>
    <w:rsid w:val="00EE005E"/>
    <w:rsid w:val="00EE0CBB"/>
    <w:rsid w:val="00EE1713"/>
    <w:rsid w:val="00EE41CB"/>
    <w:rsid w:val="00EE448F"/>
    <w:rsid w:val="00EE49E7"/>
    <w:rsid w:val="00EE4DB0"/>
    <w:rsid w:val="00EE50D1"/>
    <w:rsid w:val="00EE523A"/>
    <w:rsid w:val="00EE56F4"/>
    <w:rsid w:val="00EE61BF"/>
    <w:rsid w:val="00EE6AC8"/>
    <w:rsid w:val="00EE70D6"/>
    <w:rsid w:val="00EE71C0"/>
    <w:rsid w:val="00EE747F"/>
    <w:rsid w:val="00EE75BC"/>
    <w:rsid w:val="00EE7931"/>
    <w:rsid w:val="00EE7CB7"/>
    <w:rsid w:val="00EF08B5"/>
    <w:rsid w:val="00EF1554"/>
    <w:rsid w:val="00EF204D"/>
    <w:rsid w:val="00EF244D"/>
    <w:rsid w:val="00EF2683"/>
    <w:rsid w:val="00EF38BF"/>
    <w:rsid w:val="00EF3B75"/>
    <w:rsid w:val="00EF3B82"/>
    <w:rsid w:val="00EF3BB7"/>
    <w:rsid w:val="00EF3CE5"/>
    <w:rsid w:val="00EF4356"/>
    <w:rsid w:val="00EF4E98"/>
    <w:rsid w:val="00EF4FDC"/>
    <w:rsid w:val="00EF55F1"/>
    <w:rsid w:val="00EF59A2"/>
    <w:rsid w:val="00EF787B"/>
    <w:rsid w:val="00EF7B58"/>
    <w:rsid w:val="00EF7D44"/>
    <w:rsid w:val="00EF7F6D"/>
    <w:rsid w:val="00F00A3E"/>
    <w:rsid w:val="00F011BA"/>
    <w:rsid w:val="00F014D1"/>
    <w:rsid w:val="00F01EB0"/>
    <w:rsid w:val="00F02355"/>
    <w:rsid w:val="00F02526"/>
    <w:rsid w:val="00F0336C"/>
    <w:rsid w:val="00F03B0D"/>
    <w:rsid w:val="00F03D5D"/>
    <w:rsid w:val="00F0475A"/>
    <w:rsid w:val="00F049B8"/>
    <w:rsid w:val="00F05464"/>
    <w:rsid w:val="00F05C69"/>
    <w:rsid w:val="00F06003"/>
    <w:rsid w:val="00F06408"/>
    <w:rsid w:val="00F06AB6"/>
    <w:rsid w:val="00F07617"/>
    <w:rsid w:val="00F07674"/>
    <w:rsid w:val="00F07A71"/>
    <w:rsid w:val="00F07E05"/>
    <w:rsid w:val="00F10081"/>
    <w:rsid w:val="00F10652"/>
    <w:rsid w:val="00F10671"/>
    <w:rsid w:val="00F110A0"/>
    <w:rsid w:val="00F12416"/>
    <w:rsid w:val="00F125D6"/>
    <w:rsid w:val="00F126DC"/>
    <w:rsid w:val="00F12AF8"/>
    <w:rsid w:val="00F12CCF"/>
    <w:rsid w:val="00F130AB"/>
    <w:rsid w:val="00F13FDA"/>
    <w:rsid w:val="00F1503E"/>
    <w:rsid w:val="00F16F1E"/>
    <w:rsid w:val="00F17B68"/>
    <w:rsid w:val="00F2023D"/>
    <w:rsid w:val="00F21BEE"/>
    <w:rsid w:val="00F232CC"/>
    <w:rsid w:val="00F23A1E"/>
    <w:rsid w:val="00F250E3"/>
    <w:rsid w:val="00F25767"/>
    <w:rsid w:val="00F26F03"/>
    <w:rsid w:val="00F273BF"/>
    <w:rsid w:val="00F275DE"/>
    <w:rsid w:val="00F27BBF"/>
    <w:rsid w:val="00F30826"/>
    <w:rsid w:val="00F31143"/>
    <w:rsid w:val="00F313D9"/>
    <w:rsid w:val="00F3140E"/>
    <w:rsid w:val="00F31A55"/>
    <w:rsid w:val="00F32F58"/>
    <w:rsid w:val="00F346E0"/>
    <w:rsid w:val="00F3491A"/>
    <w:rsid w:val="00F35217"/>
    <w:rsid w:val="00F35AEB"/>
    <w:rsid w:val="00F35ED9"/>
    <w:rsid w:val="00F372C8"/>
    <w:rsid w:val="00F373C4"/>
    <w:rsid w:val="00F3764F"/>
    <w:rsid w:val="00F37862"/>
    <w:rsid w:val="00F37AC7"/>
    <w:rsid w:val="00F407D0"/>
    <w:rsid w:val="00F4091B"/>
    <w:rsid w:val="00F418AB"/>
    <w:rsid w:val="00F42696"/>
    <w:rsid w:val="00F42896"/>
    <w:rsid w:val="00F42EAE"/>
    <w:rsid w:val="00F43099"/>
    <w:rsid w:val="00F431F1"/>
    <w:rsid w:val="00F435D0"/>
    <w:rsid w:val="00F43816"/>
    <w:rsid w:val="00F43900"/>
    <w:rsid w:val="00F43A8C"/>
    <w:rsid w:val="00F45285"/>
    <w:rsid w:val="00F459BE"/>
    <w:rsid w:val="00F47088"/>
    <w:rsid w:val="00F47AFD"/>
    <w:rsid w:val="00F47E3A"/>
    <w:rsid w:val="00F5058D"/>
    <w:rsid w:val="00F50EE8"/>
    <w:rsid w:val="00F516D3"/>
    <w:rsid w:val="00F5171B"/>
    <w:rsid w:val="00F51DAE"/>
    <w:rsid w:val="00F51F48"/>
    <w:rsid w:val="00F52D57"/>
    <w:rsid w:val="00F53BB7"/>
    <w:rsid w:val="00F53CCD"/>
    <w:rsid w:val="00F53D25"/>
    <w:rsid w:val="00F5609F"/>
    <w:rsid w:val="00F56BBB"/>
    <w:rsid w:val="00F56C65"/>
    <w:rsid w:val="00F570FE"/>
    <w:rsid w:val="00F57DCA"/>
    <w:rsid w:val="00F57E80"/>
    <w:rsid w:val="00F61017"/>
    <w:rsid w:val="00F61A64"/>
    <w:rsid w:val="00F62CFD"/>
    <w:rsid w:val="00F62EC2"/>
    <w:rsid w:val="00F64525"/>
    <w:rsid w:val="00F656B2"/>
    <w:rsid w:val="00F664B3"/>
    <w:rsid w:val="00F67AE3"/>
    <w:rsid w:val="00F67B34"/>
    <w:rsid w:val="00F70C24"/>
    <w:rsid w:val="00F726E5"/>
    <w:rsid w:val="00F7293D"/>
    <w:rsid w:val="00F73122"/>
    <w:rsid w:val="00F7319D"/>
    <w:rsid w:val="00F73633"/>
    <w:rsid w:val="00F7372B"/>
    <w:rsid w:val="00F73762"/>
    <w:rsid w:val="00F73AFE"/>
    <w:rsid w:val="00F758C1"/>
    <w:rsid w:val="00F75A7A"/>
    <w:rsid w:val="00F76CEB"/>
    <w:rsid w:val="00F771AF"/>
    <w:rsid w:val="00F77C9F"/>
    <w:rsid w:val="00F77EBE"/>
    <w:rsid w:val="00F8010B"/>
    <w:rsid w:val="00F80376"/>
    <w:rsid w:val="00F8040A"/>
    <w:rsid w:val="00F80976"/>
    <w:rsid w:val="00F81B08"/>
    <w:rsid w:val="00F824B1"/>
    <w:rsid w:val="00F831EB"/>
    <w:rsid w:val="00F83F85"/>
    <w:rsid w:val="00F843DD"/>
    <w:rsid w:val="00F851C2"/>
    <w:rsid w:val="00F8532C"/>
    <w:rsid w:val="00F85F0B"/>
    <w:rsid w:val="00F861FC"/>
    <w:rsid w:val="00F86BCB"/>
    <w:rsid w:val="00F86D8E"/>
    <w:rsid w:val="00F8719A"/>
    <w:rsid w:val="00F87515"/>
    <w:rsid w:val="00F87E9A"/>
    <w:rsid w:val="00F90D5C"/>
    <w:rsid w:val="00F91096"/>
    <w:rsid w:val="00F9186E"/>
    <w:rsid w:val="00F92076"/>
    <w:rsid w:val="00F9241D"/>
    <w:rsid w:val="00F92889"/>
    <w:rsid w:val="00F92E01"/>
    <w:rsid w:val="00F92EFB"/>
    <w:rsid w:val="00F9346C"/>
    <w:rsid w:val="00F9355E"/>
    <w:rsid w:val="00F93653"/>
    <w:rsid w:val="00F93C22"/>
    <w:rsid w:val="00F94380"/>
    <w:rsid w:val="00F948AC"/>
    <w:rsid w:val="00F948C9"/>
    <w:rsid w:val="00F94CDF"/>
    <w:rsid w:val="00F95F61"/>
    <w:rsid w:val="00F9620B"/>
    <w:rsid w:val="00F965C0"/>
    <w:rsid w:val="00F96FAA"/>
    <w:rsid w:val="00F971F7"/>
    <w:rsid w:val="00F9721C"/>
    <w:rsid w:val="00F9738B"/>
    <w:rsid w:val="00F97AE9"/>
    <w:rsid w:val="00F97EC6"/>
    <w:rsid w:val="00FA018E"/>
    <w:rsid w:val="00FA053E"/>
    <w:rsid w:val="00FA0CA7"/>
    <w:rsid w:val="00FA0E7A"/>
    <w:rsid w:val="00FA1996"/>
    <w:rsid w:val="00FA1CAD"/>
    <w:rsid w:val="00FA33F1"/>
    <w:rsid w:val="00FA380C"/>
    <w:rsid w:val="00FA3EF1"/>
    <w:rsid w:val="00FA46C7"/>
    <w:rsid w:val="00FA5B26"/>
    <w:rsid w:val="00FA6AAE"/>
    <w:rsid w:val="00FA7366"/>
    <w:rsid w:val="00FB002D"/>
    <w:rsid w:val="00FB02CD"/>
    <w:rsid w:val="00FB0E14"/>
    <w:rsid w:val="00FB2D0B"/>
    <w:rsid w:val="00FB30B2"/>
    <w:rsid w:val="00FB399C"/>
    <w:rsid w:val="00FB3C26"/>
    <w:rsid w:val="00FB526B"/>
    <w:rsid w:val="00FB5364"/>
    <w:rsid w:val="00FB55D3"/>
    <w:rsid w:val="00FB5C3A"/>
    <w:rsid w:val="00FB5EC6"/>
    <w:rsid w:val="00FB6805"/>
    <w:rsid w:val="00FB78E7"/>
    <w:rsid w:val="00FC24B2"/>
    <w:rsid w:val="00FC2984"/>
    <w:rsid w:val="00FC2F4A"/>
    <w:rsid w:val="00FC2FCF"/>
    <w:rsid w:val="00FC3156"/>
    <w:rsid w:val="00FC3221"/>
    <w:rsid w:val="00FC5004"/>
    <w:rsid w:val="00FC5634"/>
    <w:rsid w:val="00FC56E2"/>
    <w:rsid w:val="00FC5F68"/>
    <w:rsid w:val="00FC6D91"/>
    <w:rsid w:val="00FC7161"/>
    <w:rsid w:val="00FD01F1"/>
    <w:rsid w:val="00FD03F0"/>
    <w:rsid w:val="00FD0B30"/>
    <w:rsid w:val="00FD2DCC"/>
    <w:rsid w:val="00FD345E"/>
    <w:rsid w:val="00FD3570"/>
    <w:rsid w:val="00FD374E"/>
    <w:rsid w:val="00FD4B57"/>
    <w:rsid w:val="00FD5498"/>
    <w:rsid w:val="00FD56F0"/>
    <w:rsid w:val="00FD6406"/>
    <w:rsid w:val="00FD644D"/>
    <w:rsid w:val="00FD6975"/>
    <w:rsid w:val="00FD6DE7"/>
    <w:rsid w:val="00FD769A"/>
    <w:rsid w:val="00FE02FF"/>
    <w:rsid w:val="00FE05DA"/>
    <w:rsid w:val="00FE1A5A"/>
    <w:rsid w:val="00FE1B86"/>
    <w:rsid w:val="00FE1D50"/>
    <w:rsid w:val="00FE1FAA"/>
    <w:rsid w:val="00FE2822"/>
    <w:rsid w:val="00FE2A85"/>
    <w:rsid w:val="00FE3000"/>
    <w:rsid w:val="00FE309B"/>
    <w:rsid w:val="00FE38C6"/>
    <w:rsid w:val="00FE565B"/>
    <w:rsid w:val="00FE5760"/>
    <w:rsid w:val="00FE6342"/>
    <w:rsid w:val="00FE684C"/>
    <w:rsid w:val="00FE703F"/>
    <w:rsid w:val="00FE7B41"/>
    <w:rsid w:val="00FE7BD2"/>
    <w:rsid w:val="00FF1089"/>
    <w:rsid w:val="00FF1493"/>
    <w:rsid w:val="00FF1AD5"/>
    <w:rsid w:val="00FF221A"/>
    <w:rsid w:val="00FF4D7D"/>
    <w:rsid w:val="00FF5142"/>
    <w:rsid w:val="00FF6331"/>
    <w:rsid w:val="00FF6692"/>
    <w:rsid w:val="00FF68BB"/>
    <w:rsid w:val="00FF7036"/>
    <w:rsid w:val="00FF7C90"/>
    <w:rsid w:val="00FF7D03"/>
    <w:rsid w:val="0129F240"/>
    <w:rsid w:val="01B7BD9C"/>
    <w:rsid w:val="031493C1"/>
    <w:rsid w:val="037087FE"/>
    <w:rsid w:val="03FD2F02"/>
    <w:rsid w:val="04A90090"/>
    <w:rsid w:val="0519FDB6"/>
    <w:rsid w:val="05218F45"/>
    <w:rsid w:val="058316EC"/>
    <w:rsid w:val="05EF4427"/>
    <w:rsid w:val="06720EC8"/>
    <w:rsid w:val="078C2601"/>
    <w:rsid w:val="079B5ED3"/>
    <w:rsid w:val="07C66196"/>
    <w:rsid w:val="07DE1F20"/>
    <w:rsid w:val="07E05C2D"/>
    <w:rsid w:val="08049C70"/>
    <w:rsid w:val="08BF4A3A"/>
    <w:rsid w:val="08E068D6"/>
    <w:rsid w:val="08EB0A70"/>
    <w:rsid w:val="09199DBB"/>
    <w:rsid w:val="09464FF0"/>
    <w:rsid w:val="094F095E"/>
    <w:rsid w:val="096453F4"/>
    <w:rsid w:val="0965DF25"/>
    <w:rsid w:val="098112BE"/>
    <w:rsid w:val="099E936B"/>
    <w:rsid w:val="09B828D5"/>
    <w:rsid w:val="09C7AD1F"/>
    <w:rsid w:val="0A709F66"/>
    <w:rsid w:val="0A8D4E75"/>
    <w:rsid w:val="0AB999CF"/>
    <w:rsid w:val="0AC1EBFC"/>
    <w:rsid w:val="0B7E866E"/>
    <w:rsid w:val="0BA03CD2"/>
    <w:rsid w:val="0BCEA47B"/>
    <w:rsid w:val="0C6806C8"/>
    <w:rsid w:val="0C761A71"/>
    <w:rsid w:val="0E30D2C1"/>
    <w:rsid w:val="0F274445"/>
    <w:rsid w:val="0FA80384"/>
    <w:rsid w:val="11D3A3DD"/>
    <w:rsid w:val="12811686"/>
    <w:rsid w:val="13EBDF57"/>
    <w:rsid w:val="15189665"/>
    <w:rsid w:val="154ADDBE"/>
    <w:rsid w:val="1677BA05"/>
    <w:rsid w:val="16C1BBB9"/>
    <w:rsid w:val="17802EFD"/>
    <w:rsid w:val="18E37984"/>
    <w:rsid w:val="192C9825"/>
    <w:rsid w:val="1A00425B"/>
    <w:rsid w:val="1A0DC918"/>
    <w:rsid w:val="1A591322"/>
    <w:rsid w:val="1BBA1F42"/>
    <w:rsid w:val="1BE63862"/>
    <w:rsid w:val="1CE2487D"/>
    <w:rsid w:val="1CE8971F"/>
    <w:rsid w:val="1D87FCB2"/>
    <w:rsid w:val="1DC1002B"/>
    <w:rsid w:val="1DD37EB8"/>
    <w:rsid w:val="1E6B313E"/>
    <w:rsid w:val="1F450F08"/>
    <w:rsid w:val="202BE63F"/>
    <w:rsid w:val="205B430B"/>
    <w:rsid w:val="20738F5B"/>
    <w:rsid w:val="20D7051C"/>
    <w:rsid w:val="21204815"/>
    <w:rsid w:val="2136146F"/>
    <w:rsid w:val="214217BF"/>
    <w:rsid w:val="21858C28"/>
    <w:rsid w:val="21BA41DA"/>
    <w:rsid w:val="22221EB1"/>
    <w:rsid w:val="22473A40"/>
    <w:rsid w:val="22FB984A"/>
    <w:rsid w:val="23161F0D"/>
    <w:rsid w:val="2372013C"/>
    <w:rsid w:val="24151CF7"/>
    <w:rsid w:val="24913859"/>
    <w:rsid w:val="2491A95F"/>
    <w:rsid w:val="2728ED2F"/>
    <w:rsid w:val="28A10775"/>
    <w:rsid w:val="28C770CC"/>
    <w:rsid w:val="28FD2D88"/>
    <w:rsid w:val="29C1F516"/>
    <w:rsid w:val="29FC2434"/>
    <w:rsid w:val="2A8923D8"/>
    <w:rsid w:val="2B360236"/>
    <w:rsid w:val="2B7A61AD"/>
    <w:rsid w:val="2BBA1839"/>
    <w:rsid w:val="2C242AEB"/>
    <w:rsid w:val="2D08B5DD"/>
    <w:rsid w:val="2D7E2B8B"/>
    <w:rsid w:val="2D9AE1EF"/>
    <w:rsid w:val="2E31D202"/>
    <w:rsid w:val="2EE02D22"/>
    <w:rsid w:val="2F1EF41A"/>
    <w:rsid w:val="2FD995BA"/>
    <w:rsid w:val="311DA2A9"/>
    <w:rsid w:val="315F48B3"/>
    <w:rsid w:val="31916302"/>
    <w:rsid w:val="31A875EC"/>
    <w:rsid w:val="320BA9A0"/>
    <w:rsid w:val="329A7CAE"/>
    <w:rsid w:val="336F9A9C"/>
    <w:rsid w:val="33A25E59"/>
    <w:rsid w:val="351454A2"/>
    <w:rsid w:val="36EB33CA"/>
    <w:rsid w:val="374C5CE6"/>
    <w:rsid w:val="38173D2D"/>
    <w:rsid w:val="38365B1A"/>
    <w:rsid w:val="3859C33E"/>
    <w:rsid w:val="38F33889"/>
    <w:rsid w:val="399345BC"/>
    <w:rsid w:val="3A1B411B"/>
    <w:rsid w:val="3AB9487C"/>
    <w:rsid w:val="3AD36861"/>
    <w:rsid w:val="3AEA36AD"/>
    <w:rsid w:val="3BABBF3A"/>
    <w:rsid w:val="3C3B4BD5"/>
    <w:rsid w:val="3CABA441"/>
    <w:rsid w:val="3D3AC390"/>
    <w:rsid w:val="3E47D850"/>
    <w:rsid w:val="3F54C12E"/>
    <w:rsid w:val="3FA522EC"/>
    <w:rsid w:val="3FC7881A"/>
    <w:rsid w:val="40047B6D"/>
    <w:rsid w:val="402CE414"/>
    <w:rsid w:val="40A2DD1C"/>
    <w:rsid w:val="410B8C63"/>
    <w:rsid w:val="41401EC3"/>
    <w:rsid w:val="4185A896"/>
    <w:rsid w:val="42F5C7F3"/>
    <w:rsid w:val="43C25BBD"/>
    <w:rsid w:val="4448CFC9"/>
    <w:rsid w:val="449038D8"/>
    <w:rsid w:val="44D9CED6"/>
    <w:rsid w:val="452BEC28"/>
    <w:rsid w:val="460D08AD"/>
    <w:rsid w:val="464B37E6"/>
    <w:rsid w:val="47ACB4E7"/>
    <w:rsid w:val="4858FCB8"/>
    <w:rsid w:val="4CCE23D7"/>
    <w:rsid w:val="4D0052C0"/>
    <w:rsid w:val="4D737672"/>
    <w:rsid w:val="4E325C3E"/>
    <w:rsid w:val="4EE0A878"/>
    <w:rsid w:val="4F4786F0"/>
    <w:rsid w:val="4F5E410A"/>
    <w:rsid w:val="4FA312A2"/>
    <w:rsid w:val="4FBDF202"/>
    <w:rsid w:val="4FC899DC"/>
    <w:rsid w:val="507C3ADB"/>
    <w:rsid w:val="50EE2F4C"/>
    <w:rsid w:val="52CF4147"/>
    <w:rsid w:val="53FA4584"/>
    <w:rsid w:val="547F339A"/>
    <w:rsid w:val="56D335E8"/>
    <w:rsid w:val="56E58294"/>
    <w:rsid w:val="57174E33"/>
    <w:rsid w:val="571CC799"/>
    <w:rsid w:val="5780C01E"/>
    <w:rsid w:val="587B7956"/>
    <w:rsid w:val="592A6C98"/>
    <w:rsid w:val="5962E375"/>
    <w:rsid w:val="5996D25E"/>
    <w:rsid w:val="5A43AEDC"/>
    <w:rsid w:val="5A62F3A9"/>
    <w:rsid w:val="5A63B777"/>
    <w:rsid w:val="5B8F89BA"/>
    <w:rsid w:val="5BE398D7"/>
    <w:rsid w:val="5D0EA345"/>
    <w:rsid w:val="5D2A5C23"/>
    <w:rsid w:val="5D420C95"/>
    <w:rsid w:val="5DEEF85E"/>
    <w:rsid w:val="5E02C2EB"/>
    <w:rsid w:val="5E58104F"/>
    <w:rsid w:val="5EE3979D"/>
    <w:rsid w:val="5FC1909F"/>
    <w:rsid w:val="5FE3EEE2"/>
    <w:rsid w:val="600BD55E"/>
    <w:rsid w:val="60252F91"/>
    <w:rsid w:val="60AEB062"/>
    <w:rsid w:val="60B1070D"/>
    <w:rsid w:val="60DB8379"/>
    <w:rsid w:val="60F022E7"/>
    <w:rsid w:val="60F87FAC"/>
    <w:rsid w:val="614A25EA"/>
    <w:rsid w:val="619172BA"/>
    <w:rsid w:val="61972CCB"/>
    <w:rsid w:val="62495E9E"/>
    <w:rsid w:val="6286C944"/>
    <w:rsid w:val="63DB6C71"/>
    <w:rsid w:val="63DC7E5E"/>
    <w:rsid w:val="660167BC"/>
    <w:rsid w:val="662DED99"/>
    <w:rsid w:val="66D58220"/>
    <w:rsid w:val="67C4F804"/>
    <w:rsid w:val="67CAA86F"/>
    <w:rsid w:val="681FD715"/>
    <w:rsid w:val="6978E03F"/>
    <w:rsid w:val="6ABD497C"/>
    <w:rsid w:val="6BD26688"/>
    <w:rsid w:val="6BFFB0EE"/>
    <w:rsid w:val="6C262FAA"/>
    <w:rsid w:val="6C35CE48"/>
    <w:rsid w:val="6C4B493B"/>
    <w:rsid w:val="6D3EAA56"/>
    <w:rsid w:val="6F648203"/>
    <w:rsid w:val="6FF68F3D"/>
    <w:rsid w:val="70100B29"/>
    <w:rsid w:val="705E9DEA"/>
    <w:rsid w:val="7072102E"/>
    <w:rsid w:val="70EE8BA8"/>
    <w:rsid w:val="70FB2860"/>
    <w:rsid w:val="71BD60AC"/>
    <w:rsid w:val="71FC520A"/>
    <w:rsid w:val="72C78CB0"/>
    <w:rsid w:val="72D23547"/>
    <w:rsid w:val="7375EBA7"/>
    <w:rsid w:val="74940A94"/>
    <w:rsid w:val="749B3AF2"/>
    <w:rsid w:val="750C05DE"/>
    <w:rsid w:val="75741C37"/>
    <w:rsid w:val="762FBF5F"/>
    <w:rsid w:val="76322D7D"/>
    <w:rsid w:val="7736F5CD"/>
    <w:rsid w:val="7759FFFE"/>
    <w:rsid w:val="780EB046"/>
    <w:rsid w:val="782A03B2"/>
    <w:rsid w:val="78869904"/>
    <w:rsid w:val="78B3DC55"/>
    <w:rsid w:val="78F3766F"/>
    <w:rsid w:val="79FBCD3D"/>
    <w:rsid w:val="7A6F7518"/>
    <w:rsid w:val="7AEBF15D"/>
    <w:rsid w:val="7B8B505D"/>
    <w:rsid w:val="7BA6C6FF"/>
    <w:rsid w:val="7BBC041F"/>
    <w:rsid w:val="7DA265AD"/>
    <w:rsid w:val="7E1A09AD"/>
    <w:rsid w:val="7EE833EC"/>
    <w:rsid w:val="7F015C49"/>
    <w:rsid w:val="7F6A93B9"/>
    <w:rsid w:val="7FA2B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308D3"/>
  <w15:chartTrackingRefBased/>
  <w15:docId w15:val="{7248C6E9-F42E-4BCA-8FA7-B38AEF66F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0"/>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389"/>
    <w:pPr>
      <w:outlineLvl w:val="0"/>
    </w:pPr>
    <w:rPr>
      <w:rFonts w:ascii="Times New Roman" w:hAnsi="Times New Roman" w:cs="Times New Roman"/>
      <w:b/>
      <w:sz w:val="24"/>
      <w:szCs w:val="24"/>
    </w:rPr>
  </w:style>
  <w:style w:type="paragraph" w:styleId="Heading2">
    <w:name w:val="heading 2"/>
    <w:basedOn w:val="Heading1"/>
    <w:next w:val="Normal"/>
    <w:link w:val="Heading2Char"/>
    <w:uiPriority w:val="9"/>
    <w:unhideWhenUsed/>
    <w:qFormat/>
    <w:rsid w:val="00C4326E"/>
    <w:pPr>
      <w:outlineLvl w:val="1"/>
    </w:pPr>
  </w:style>
  <w:style w:type="paragraph" w:styleId="Heading3">
    <w:name w:val="heading 3"/>
    <w:basedOn w:val="Heading2"/>
    <w:next w:val="BodyText"/>
    <w:link w:val="Heading3Char"/>
    <w:uiPriority w:val="9"/>
    <w:unhideWhenUsed/>
    <w:qFormat/>
    <w:rsid w:val="00512728"/>
    <w:pPr>
      <w:outlineLvl w:val="2"/>
    </w:pPr>
    <w:rPr>
      <w:b w:val="0"/>
      <w:bCs/>
      <w:i/>
      <w:iCs/>
    </w:rPr>
  </w:style>
  <w:style w:type="paragraph" w:styleId="Heading4">
    <w:name w:val="heading 4"/>
    <w:basedOn w:val="Normal"/>
    <w:next w:val="BodyText"/>
    <w:link w:val="Heading4Char"/>
    <w:uiPriority w:val="9"/>
    <w:unhideWhenUsed/>
    <w:qFormat/>
    <w:rsid w:val="00BC582B"/>
    <w:pPr>
      <w:spacing w:after="0" w:line="240" w:lineRule="auto"/>
      <w:outlineLvl w:val="3"/>
    </w:pPr>
    <w:rPr>
      <w:rFonts w:ascii="Times New Roman" w:eastAsia="Times New Roman" w:hAnsi="Times New Roman" w:cs="Times New Roman"/>
      <w:i/>
      <w:sz w:val="24"/>
      <w:szCs w:val="24"/>
    </w:rPr>
  </w:style>
  <w:style w:type="paragraph" w:styleId="Heading5">
    <w:name w:val="heading 5"/>
    <w:basedOn w:val="Heading4"/>
    <w:next w:val="BodyText"/>
    <w:link w:val="Heading5Char"/>
    <w:uiPriority w:val="9"/>
    <w:unhideWhenUsed/>
    <w:qFormat/>
    <w:rsid w:val="00C87285"/>
    <w:pPr>
      <w:spacing w:line="360" w:lineRule="auto"/>
      <w:outlineLvl w:val="4"/>
    </w:pPr>
  </w:style>
  <w:style w:type="paragraph" w:styleId="Heading6">
    <w:name w:val="heading 6"/>
    <w:basedOn w:val="Normal"/>
    <w:next w:val="BodyText"/>
    <w:link w:val="Heading6Char"/>
    <w:uiPriority w:val="9"/>
    <w:unhideWhenUsed/>
    <w:qFormat/>
    <w:rsid w:val="0067753F"/>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67753F"/>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67753F"/>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67753F"/>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E20"/>
    <w:pPr>
      <w:ind w:left="720"/>
      <w:contextualSpacing/>
    </w:pPr>
  </w:style>
  <w:style w:type="paragraph" w:styleId="Header">
    <w:name w:val="header"/>
    <w:basedOn w:val="Normal"/>
    <w:link w:val="HeaderChar"/>
    <w:unhideWhenUsed/>
    <w:rsid w:val="00656A55"/>
    <w:pPr>
      <w:tabs>
        <w:tab w:val="center" w:pos="4680"/>
        <w:tab w:val="right" w:pos="9360"/>
      </w:tabs>
      <w:spacing w:after="0" w:line="240" w:lineRule="auto"/>
    </w:pPr>
  </w:style>
  <w:style w:type="character" w:customStyle="1" w:styleId="HeaderChar">
    <w:name w:val="Header Char"/>
    <w:basedOn w:val="DefaultParagraphFont"/>
    <w:link w:val="Header"/>
    <w:rsid w:val="00656A55"/>
  </w:style>
  <w:style w:type="paragraph" w:styleId="Footer">
    <w:name w:val="footer"/>
    <w:basedOn w:val="Normal"/>
    <w:link w:val="FooterChar"/>
    <w:unhideWhenUsed/>
    <w:rsid w:val="00656A55"/>
    <w:pPr>
      <w:tabs>
        <w:tab w:val="center" w:pos="4680"/>
        <w:tab w:val="right" w:pos="9360"/>
      </w:tabs>
      <w:spacing w:after="0" w:line="240" w:lineRule="auto"/>
    </w:pPr>
  </w:style>
  <w:style w:type="character" w:customStyle="1" w:styleId="FooterChar">
    <w:name w:val="Footer Char"/>
    <w:basedOn w:val="DefaultParagraphFont"/>
    <w:link w:val="Footer"/>
    <w:rsid w:val="00656A55"/>
  </w:style>
  <w:style w:type="character" w:customStyle="1" w:styleId="Heading1Char">
    <w:name w:val="Heading 1 Char"/>
    <w:basedOn w:val="DefaultParagraphFont"/>
    <w:link w:val="Heading1"/>
    <w:uiPriority w:val="9"/>
    <w:rsid w:val="00CF7389"/>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C4326E"/>
    <w:rPr>
      <w:rFonts w:ascii="Times New Roman" w:hAnsi="Times New Roman" w:cs="Times New Roman"/>
      <w:b/>
      <w:sz w:val="24"/>
      <w:szCs w:val="24"/>
    </w:rPr>
  </w:style>
  <w:style w:type="character" w:styleId="Hyperlink">
    <w:name w:val="Hyperlink"/>
    <w:basedOn w:val="DefaultParagraphFont"/>
    <w:unhideWhenUsed/>
    <w:rsid w:val="00836BBC"/>
    <w:rPr>
      <w:color w:val="0563C1" w:themeColor="hyperlink"/>
      <w:u w:val="single"/>
    </w:rPr>
  </w:style>
  <w:style w:type="table" w:styleId="TableGrid">
    <w:name w:val="Table Grid"/>
    <w:basedOn w:val="TableNormal"/>
    <w:uiPriority w:val="39"/>
    <w:rsid w:val="005468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aliases w:val="Normal text"/>
    <w:uiPriority w:val="1"/>
    <w:qFormat/>
    <w:rsid w:val="005468A9"/>
    <w:pPr>
      <w:spacing w:after="0" w:line="240" w:lineRule="auto"/>
    </w:pPr>
  </w:style>
  <w:style w:type="paragraph" w:styleId="FootnoteText">
    <w:name w:val="footnote text"/>
    <w:basedOn w:val="Normal"/>
    <w:link w:val="FootnoteTextChar"/>
    <w:uiPriority w:val="9"/>
    <w:unhideWhenUsed/>
    <w:qFormat/>
    <w:rsid w:val="005468A9"/>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
    <w:rsid w:val="005468A9"/>
    <w:rPr>
      <w:rFonts w:eastAsiaTheme="minorEastAsia"/>
      <w:sz w:val="20"/>
      <w:szCs w:val="20"/>
    </w:rPr>
  </w:style>
  <w:style w:type="character" w:styleId="FootnoteReference">
    <w:name w:val="footnote reference"/>
    <w:aliases w:val="ftref"/>
    <w:basedOn w:val="DefaultParagraphFont"/>
    <w:unhideWhenUsed/>
    <w:rsid w:val="005468A9"/>
    <w:rPr>
      <w:vertAlign w:val="superscript"/>
    </w:rPr>
  </w:style>
  <w:style w:type="paragraph" w:styleId="BodyText">
    <w:name w:val="Body Text"/>
    <w:basedOn w:val="Normal"/>
    <w:link w:val="BodyTextChar"/>
    <w:qFormat/>
    <w:rsid w:val="0070383B"/>
    <w:pPr>
      <w:spacing w:before="180" w:after="180" w:line="240" w:lineRule="auto"/>
    </w:pPr>
    <w:rPr>
      <w:sz w:val="24"/>
      <w:szCs w:val="24"/>
    </w:rPr>
  </w:style>
  <w:style w:type="character" w:customStyle="1" w:styleId="BodyTextChar">
    <w:name w:val="Body Text Char"/>
    <w:basedOn w:val="DefaultParagraphFont"/>
    <w:link w:val="BodyText"/>
    <w:rsid w:val="0070383B"/>
    <w:rPr>
      <w:sz w:val="24"/>
      <w:szCs w:val="24"/>
    </w:rPr>
  </w:style>
  <w:style w:type="table" w:customStyle="1" w:styleId="Table">
    <w:name w:val="Table"/>
    <w:semiHidden/>
    <w:unhideWhenUsed/>
    <w:qFormat/>
    <w:rsid w:val="00C4326E"/>
    <w:pPr>
      <w:spacing w:after="200" w:line="240" w:lineRule="auto"/>
    </w:pPr>
    <w:rPr>
      <w:sz w:val="24"/>
      <w:szCs w:val="24"/>
    </w:rPr>
    <w:tblPr>
      <w:tblInd w:w="0" w:type="dxa"/>
      <w:tblCellMar>
        <w:top w:w="0" w:type="dxa"/>
        <w:left w:w="108" w:type="dxa"/>
        <w:bottom w:w="0" w:type="dxa"/>
        <w:right w:w="108" w:type="dxa"/>
      </w:tblCellMar>
    </w:tblPr>
  </w:style>
  <w:style w:type="paragraph" w:customStyle="1" w:styleId="ImageCaption">
    <w:name w:val="Image Caption"/>
    <w:basedOn w:val="Caption"/>
    <w:rsid w:val="008B0BCA"/>
    <w:pPr>
      <w:spacing w:after="120"/>
    </w:pPr>
    <w:rPr>
      <w:iCs w:val="0"/>
      <w:color w:val="auto"/>
      <w:sz w:val="24"/>
      <w:szCs w:val="24"/>
    </w:rPr>
  </w:style>
  <w:style w:type="paragraph" w:customStyle="1" w:styleId="CaptionedFigure">
    <w:name w:val="Captioned Figure"/>
    <w:basedOn w:val="Normal"/>
    <w:rsid w:val="008B0BCA"/>
    <w:pPr>
      <w:keepNext/>
      <w:spacing w:after="200" w:line="240" w:lineRule="auto"/>
    </w:pPr>
    <w:rPr>
      <w:sz w:val="24"/>
      <w:szCs w:val="24"/>
    </w:rPr>
  </w:style>
  <w:style w:type="paragraph" w:styleId="Caption">
    <w:name w:val="caption"/>
    <w:basedOn w:val="Normal"/>
    <w:next w:val="Normal"/>
    <w:link w:val="CaptionChar"/>
    <w:unhideWhenUsed/>
    <w:qFormat/>
    <w:rsid w:val="008B0BC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12728"/>
    <w:rPr>
      <w:rFonts w:ascii="Times New Roman" w:hAnsi="Times New Roman" w:cs="Times New Roman"/>
      <w:bCs/>
      <w:i/>
      <w:iCs/>
      <w:sz w:val="24"/>
      <w:szCs w:val="24"/>
    </w:rPr>
  </w:style>
  <w:style w:type="character" w:customStyle="1" w:styleId="Heading4Char">
    <w:name w:val="Heading 4 Char"/>
    <w:basedOn w:val="DefaultParagraphFont"/>
    <w:link w:val="Heading4"/>
    <w:uiPriority w:val="9"/>
    <w:rsid w:val="00BC582B"/>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C87285"/>
    <w:rPr>
      <w:rFonts w:ascii="Times New Roman" w:eastAsia="Times New Roman" w:hAnsi="Times New Roman" w:cs="Times New Roman"/>
      <w:i/>
      <w:sz w:val="24"/>
      <w:szCs w:val="24"/>
    </w:rPr>
  </w:style>
  <w:style w:type="character" w:customStyle="1" w:styleId="Heading6Char">
    <w:name w:val="Heading 6 Char"/>
    <w:basedOn w:val="DefaultParagraphFont"/>
    <w:link w:val="Heading6"/>
    <w:uiPriority w:val="9"/>
    <w:rsid w:val="0067753F"/>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67753F"/>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67753F"/>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67753F"/>
    <w:rPr>
      <w:rFonts w:asciiTheme="majorHAnsi" w:eastAsiaTheme="majorEastAsia" w:hAnsiTheme="majorHAnsi" w:cstheme="majorBidi"/>
      <w:color w:val="4472C4" w:themeColor="accent1"/>
      <w:sz w:val="24"/>
      <w:szCs w:val="24"/>
    </w:rPr>
  </w:style>
  <w:style w:type="paragraph" w:customStyle="1" w:styleId="FirstParagraph">
    <w:name w:val="First Paragraph"/>
    <w:basedOn w:val="BodyText"/>
    <w:next w:val="BodyText"/>
    <w:qFormat/>
    <w:rsid w:val="0067753F"/>
  </w:style>
  <w:style w:type="paragraph" w:customStyle="1" w:styleId="Compact">
    <w:name w:val="Compact"/>
    <w:basedOn w:val="BodyText"/>
    <w:qFormat/>
    <w:rsid w:val="0067753F"/>
    <w:pPr>
      <w:spacing w:before="36" w:after="36"/>
    </w:pPr>
  </w:style>
  <w:style w:type="paragraph" w:styleId="Title">
    <w:name w:val="Title"/>
    <w:basedOn w:val="Normal"/>
    <w:next w:val="BodyText"/>
    <w:link w:val="TitleChar"/>
    <w:qFormat/>
    <w:rsid w:val="0067753F"/>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67753F"/>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67753F"/>
    <w:pPr>
      <w:spacing w:before="240"/>
    </w:pPr>
    <w:rPr>
      <w:sz w:val="30"/>
      <w:szCs w:val="30"/>
    </w:rPr>
  </w:style>
  <w:style w:type="character" w:customStyle="1" w:styleId="SubtitleChar">
    <w:name w:val="Subtitle Char"/>
    <w:basedOn w:val="DefaultParagraphFont"/>
    <w:link w:val="Subtitle"/>
    <w:rsid w:val="0067753F"/>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67753F"/>
    <w:pPr>
      <w:keepNext/>
      <w:keepLines/>
      <w:spacing w:after="200" w:line="240" w:lineRule="auto"/>
      <w:jc w:val="center"/>
    </w:pPr>
    <w:rPr>
      <w:sz w:val="24"/>
      <w:szCs w:val="24"/>
    </w:rPr>
  </w:style>
  <w:style w:type="paragraph" w:styleId="Date">
    <w:name w:val="Date"/>
    <w:next w:val="BodyText"/>
    <w:link w:val="DateChar"/>
    <w:qFormat/>
    <w:rsid w:val="0067753F"/>
    <w:pPr>
      <w:keepNext/>
      <w:keepLines/>
      <w:spacing w:after="200" w:line="240" w:lineRule="auto"/>
      <w:jc w:val="center"/>
    </w:pPr>
    <w:rPr>
      <w:sz w:val="24"/>
      <w:szCs w:val="24"/>
    </w:rPr>
  </w:style>
  <w:style w:type="character" w:customStyle="1" w:styleId="DateChar">
    <w:name w:val="Date Char"/>
    <w:basedOn w:val="DefaultParagraphFont"/>
    <w:link w:val="Date"/>
    <w:rsid w:val="0067753F"/>
    <w:rPr>
      <w:sz w:val="24"/>
      <w:szCs w:val="24"/>
    </w:rPr>
  </w:style>
  <w:style w:type="paragraph" w:customStyle="1" w:styleId="Abstract">
    <w:name w:val="Abstract"/>
    <w:basedOn w:val="Normal"/>
    <w:next w:val="BodyText"/>
    <w:qFormat/>
    <w:rsid w:val="0067753F"/>
    <w:pPr>
      <w:keepNext/>
      <w:keepLines/>
      <w:spacing w:before="300" w:after="300" w:line="240" w:lineRule="auto"/>
    </w:pPr>
    <w:rPr>
      <w:sz w:val="20"/>
      <w:szCs w:val="20"/>
    </w:rPr>
  </w:style>
  <w:style w:type="paragraph" w:styleId="Bibliography">
    <w:name w:val="Bibliography"/>
    <w:basedOn w:val="Normal"/>
    <w:qFormat/>
    <w:rsid w:val="0067753F"/>
    <w:pPr>
      <w:spacing w:after="200" w:line="240" w:lineRule="auto"/>
    </w:pPr>
    <w:rPr>
      <w:sz w:val="24"/>
      <w:szCs w:val="24"/>
    </w:rPr>
  </w:style>
  <w:style w:type="paragraph" w:styleId="BlockText">
    <w:name w:val="Block Text"/>
    <w:basedOn w:val="BodyText"/>
    <w:next w:val="BodyText"/>
    <w:uiPriority w:val="9"/>
    <w:unhideWhenUsed/>
    <w:qFormat/>
    <w:rsid w:val="0067753F"/>
    <w:pPr>
      <w:spacing w:before="100" w:after="100"/>
      <w:ind w:left="480" w:right="480"/>
    </w:pPr>
  </w:style>
  <w:style w:type="paragraph" w:customStyle="1" w:styleId="DefinitionTerm">
    <w:name w:val="Definition Term"/>
    <w:basedOn w:val="Normal"/>
    <w:next w:val="Definition"/>
    <w:rsid w:val="0067753F"/>
    <w:pPr>
      <w:keepNext/>
      <w:keepLines/>
      <w:spacing w:after="0" w:line="240" w:lineRule="auto"/>
    </w:pPr>
    <w:rPr>
      <w:b/>
      <w:sz w:val="24"/>
      <w:szCs w:val="24"/>
    </w:rPr>
  </w:style>
  <w:style w:type="paragraph" w:customStyle="1" w:styleId="Definition">
    <w:name w:val="Definition"/>
    <w:basedOn w:val="Normal"/>
    <w:rsid w:val="0067753F"/>
    <w:pPr>
      <w:spacing w:after="200" w:line="240" w:lineRule="auto"/>
    </w:pPr>
    <w:rPr>
      <w:sz w:val="24"/>
      <w:szCs w:val="24"/>
    </w:rPr>
  </w:style>
  <w:style w:type="paragraph" w:customStyle="1" w:styleId="TableCaption">
    <w:name w:val="Table Caption"/>
    <w:basedOn w:val="Caption"/>
    <w:rsid w:val="0067753F"/>
    <w:pPr>
      <w:keepNext/>
      <w:spacing w:after="120"/>
    </w:pPr>
    <w:rPr>
      <w:iCs w:val="0"/>
      <w:color w:val="auto"/>
      <w:sz w:val="24"/>
      <w:szCs w:val="24"/>
    </w:rPr>
  </w:style>
  <w:style w:type="paragraph" w:customStyle="1" w:styleId="Figure">
    <w:name w:val="Figure"/>
    <w:basedOn w:val="Normal"/>
    <w:rsid w:val="0067753F"/>
    <w:pPr>
      <w:spacing w:after="200" w:line="240" w:lineRule="auto"/>
    </w:pPr>
    <w:rPr>
      <w:sz w:val="24"/>
      <w:szCs w:val="24"/>
    </w:rPr>
  </w:style>
  <w:style w:type="character" w:customStyle="1" w:styleId="CaptionChar">
    <w:name w:val="Caption Char"/>
    <w:basedOn w:val="DefaultParagraphFont"/>
    <w:link w:val="Caption"/>
    <w:rsid w:val="0067753F"/>
    <w:rPr>
      <w:i/>
      <w:iCs/>
      <w:color w:val="44546A" w:themeColor="text2"/>
      <w:sz w:val="18"/>
      <w:szCs w:val="18"/>
    </w:rPr>
  </w:style>
  <w:style w:type="character" w:customStyle="1" w:styleId="VerbatimChar">
    <w:name w:val="Verbatim Char"/>
    <w:basedOn w:val="CaptionChar"/>
    <w:link w:val="SourceCode"/>
    <w:rsid w:val="0067753F"/>
    <w:rPr>
      <w:rFonts w:ascii="Consolas" w:hAnsi="Consolas"/>
      <w:i/>
      <w:iCs/>
      <w:color w:val="44546A" w:themeColor="text2"/>
      <w:sz w:val="18"/>
      <w:szCs w:val="18"/>
      <w:shd w:val="clear" w:color="auto" w:fill="F8F8F8"/>
    </w:rPr>
  </w:style>
  <w:style w:type="character" w:customStyle="1" w:styleId="SectionNumber">
    <w:name w:val="Section Number"/>
    <w:basedOn w:val="CaptionChar"/>
    <w:rsid w:val="0067753F"/>
    <w:rPr>
      <w:i/>
      <w:iCs/>
      <w:color w:val="44546A" w:themeColor="text2"/>
      <w:sz w:val="18"/>
      <w:szCs w:val="18"/>
    </w:rPr>
  </w:style>
  <w:style w:type="paragraph" w:styleId="TOCHeading">
    <w:name w:val="TOC Heading"/>
    <w:basedOn w:val="Heading1"/>
    <w:next w:val="BodyText"/>
    <w:uiPriority w:val="39"/>
    <w:unhideWhenUsed/>
    <w:qFormat/>
    <w:rsid w:val="0067753F"/>
    <w:pPr>
      <w:keepNext/>
      <w:keepLines/>
      <w:spacing w:before="240" w:after="0"/>
      <w:outlineLvl w:val="9"/>
    </w:pPr>
    <w:rPr>
      <w:rFonts w:asciiTheme="majorHAnsi" w:eastAsiaTheme="majorEastAsia" w:hAnsiTheme="majorHAnsi" w:cstheme="majorBidi"/>
      <w:b w:val="0"/>
      <w:color w:val="2F5496" w:themeColor="accent1" w:themeShade="BF"/>
      <w:sz w:val="32"/>
      <w:szCs w:val="32"/>
    </w:rPr>
  </w:style>
  <w:style w:type="paragraph" w:customStyle="1" w:styleId="SourceCode">
    <w:name w:val="Source Code"/>
    <w:basedOn w:val="Normal"/>
    <w:link w:val="VerbatimChar"/>
    <w:rsid w:val="0067753F"/>
    <w:pPr>
      <w:shd w:val="clear" w:color="auto" w:fill="F8F8F8"/>
      <w:wordWrap w:val="0"/>
      <w:spacing w:after="200" w:line="240" w:lineRule="auto"/>
    </w:pPr>
    <w:rPr>
      <w:rFonts w:ascii="Consolas" w:hAnsi="Consolas"/>
      <w:i/>
      <w:iCs/>
      <w:color w:val="44546A" w:themeColor="text2"/>
      <w:szCs w:val="18"/>
    </w:rPr>
  </w:style>
  <w:style w:type="character" w:customStyle="1" w:styleId="KeywordTok">
    <w:name w:val="KeywordTok"/>
    <w:basedOn w:val="VerbatimChar"/>
    <w:rsid w:val="0067753F"/>
    <w:rPr>
      <w:rFonts w:ascii="Consolas" w:hAnsi="Consolas"/>
      <w:b/>
      <w:i/>
      <w:iCs/>
      <w:color w:val="204A87"/>
      <w:sz w:val="18"/>
      <w:szCs w:val="18"/>
      <w:shd w:val="clear" w:color="auto" w:fill="F8F8F8"/>
    </w:rPr>
  </w:style>
  <w:style w:type="character" w:customStyle="1" w:styleId="DataTypeTok">
    <w:name w:val="DataTypeTok"/>
    <w:basedOn w:val="VerbatimChar"/>
    <w:rsid w:val="0067753F"/>
    <w:rPr>
      <w:rFonts w:ascii="Consolas" w:hAnsi="Consolas"/>
      <w:i/>
      <w:iCs/>
      <w:color w:val="204A87"/>
      <w:sz w:val="18"/>
      <w:szCs w:val="18"/>
      <w:shd w:val="clear" w:color="auto" w:fill="F8F8F8"/>
    </w:rPr>
  </w:style>
  <w:style w:type="character" w:customStyle="1" w:styleId="DecValTok">
    <w:name w:val="DecValTok"/>
    <w:basedOn w:val="VerbatimChar"/>
    <w:rsid w:val="0067753F"/>
    <w:rPr>
      <w:rFonts w:ascii="Consolas" w:hAnsi="Consolas"/>
      <w:i/>
      <w:iCs/>
      <w:color w:val="0000CF"/>
      <w:sz w:val="18"/>
      <w:szCs w:val="18"/>
      <w:shd w:val="clear" w:color="auto" w:fill="F8F8F8"/>
    </w:rPr>
  </w:style>
  <w:style w:type="character" w:customStyle="1" w:styleId="BaseNTok">
    <w:name w:val="BaseNTok"/>
    <w:basedOn w:val="VerbatimChar"/>
    <w:rsid w:val="0067753F"/>
    <w:rPr>
      <w:rFonts w:ascii="Consolas" w:hAnsi="Consolas"/>
      <w:i/>
      <w:iCs/>
      <w:color w:val="0000CF"/>
      <w:sz w:val="18"/>
      <w:szCs w:val="18"/>
      <w:shd w:val="clear" w:color="auto" w:fill="F8F8F8"/>
    </w:rPr>
  </w:style>
  <w:style w:type="character" w:customStyle="1" w:styleId="FloatTok">
    <w:name w:val="FloatTok"/>
    <w:basedOn w:val="VerbatimChar"/>
    <w:rsid w:val="0067753F"/>
    <w:rPr>
      <w:rFonts w:ascii="Consolas" w:hAnsi="Consolas"/>
      <w:i/>
      <w:iCs/>
      <w:color w:val="0000CF"/>
      <w:sz w:val="18"/>
      <w:szCs w:val="18"/>
      <w:shd w:val="clear" w:color="auto" w:fill="F8F8F8"/>
    </w:rPr>
  </w:style>
  <w:style w:type="character" w:customStyle="1" w:styleId="ConstantTok">
    <w:name w:val="ConstantTok"/>
    <w:basedOn w:val="VerbatimChar"/>
    <w:rsid w:val="0067753F"/>
    <w:rPr>
      <w:rFonts w:ascii="Consolas" w:hAnsi="Consolas"/>
      <w:i/>
      <w:iCs/>
      <w:color w:val="000000"/>
      <w:sz w:val="18"/>
      <w:szCs w:val="18"/>
      <w:shd w:val="clear" w:color="auto" w:fill="F8F8F8"/>
    </w:rPr>
  </w:style>
  <w:style w:type="character" w:customStyle="1" w:styleId="CharTok">
    <w:name w:val="CharTok"/>
    <w:basedOn w:val="VerbatimChar"/>
    <w:rsid w:val="0067753F"/>
    <w:rPr>
      <w:rFonts w:ascii="Consolas" w:hAnsi="Consolas"/>
      <w:i/>
      <w:iCs/>
      <w:color w:val="4E9A06"/>
      <w:sz w:val="18"/>
      <w:szCs w:val="18"/>
      <w:shd w:val="clear" w:color="auto" w:fill="F8F8F8"/>
    </w:rPr>
  </w:style>
  <w:style w:type="character" w:customStyle="1" w:styleId="SpecialCharTok">
    <w:name w:val="SpecialCharTok"/>
    <w:basedOn w:val="VerbatimChar"/>
    <w:rsid w:val="0067753F"/>
    <w:rPr>
      <w:rFonts w:ascii="Consolas" w:hAnsi="Consolas"/>
      <w:i/>
      <w:iCs/>
      <w:color w:val="000000"/>
      <w:sz w:val="18"/>
      <w:szCs w:val="18"/>
      <w:shd w:val="clear" w:color="auto" w:fill="F8F8F8"/>
    </w:rPr>
  </w:style>
  <w:style w:type="character" w:customStyle="1" w:styleId="StringTok">
    <w:name w:val="StringTok"/>
    <w:basedOn w:val="VerbatimChar"/>
    <w:rsid w:val="0067753F"/>
    <w:rPr>
      <w:rFonts w:ascii="Consolas" w:hAnsi="Consolas"/>
      <w:i/>
      <w:iCs/>
      <w:color w:val="4E9A06"/>
      <w:sz w:val="18"/>
      <w:szCs w:val="18"/>
      <w:shd w:val="clear" w:color="auto" w:fill="F8F8F8"/>
    </w:rPr>
  </w:style>
  <w:style w:type="character" w:customStyle="1" w:styleId="VerbatimStringTok">
    <w:name w:val="VerbatimStringTok"/>
    <w:basedOn w:val="VerbatimChar"/>
    <w:rsid w:val="0067753F"/>
    <w:rPr>
      <w:rFonts w:ascii="Consolas" w:hAnsi="Consolas"/>
      <w:i/>
      <w:iCs/>
      <w:color w:val="4E9A06"/>
      <w:sz w:val="18"/>
      <w:szCs w:val="18"/>
      <w:shd w:val="clear" w:color="auto" w:fill="F8F8F8"/>
    </w:rPr>
  </w:style>
  <w:style w:type="character" w:customStyle="1" w:styleId="SpecialStringTok">
    <w:name w:val="SpecialStringTok"/>
    <w:basedOn w:val="VerbatimChar"/>
    <w:rsid w:val="0067753F"/>
    <w:rPr>
      <w:rFonts w:ascii="Consolas" w:hAnsi="Consolas"/>
      <w:i/>
      <w:iCs/>
      <w:color w:val="4E9A06"/>
      <w:sz w:val="18"/>
      <w:szCs w:val="18"/>
      <w:shd w:val="clear" w:color="auto" w:fill="F8F8F8"/>
    </w:rPr>
  </w:style>
  <w:style w:type="character" w:customStyle="1" w:styleId="ImportTok">
    <w:name w:val="ImportTok"/>
    <w:basedOn w:val="VerbatimChar"/>
    <w:rsid w:val="0067753F"/>
    <w:rPr>
      <w:rFonts w:ascii="Consolas" w:hAnsi="Consolas"/>
      <w:i/>
      <w:iCs/>
      <w:color w:val="44546A" w:themeColor="text2"/>
      <w:sz w:val="18"/>
      <w:szCs w:val="18"/>
      <w:shd w:val="clear" w:color="auto" w:fill="F8F8F8"/>
    </w:rPr>
  </w:style>
  <w:style w:type="character" w:customStyle="1" w:styleId="CommentTok">
    <w:name w:val="CommentTok"/>
    <w:basedOn w:val="VerbatimChar"/>
    <w:rsid w:val="0067753F"/>
    <w:rPr>
      <w:rFonts w:ascii="Consolas" w:hAnsi="Consolas"/>
      <w:i w:val="0"/>
      <w:iCs/>
      <w:color w:val="8F5902"/>
      <w:sz w:val="18"/>
      <w:szCs w:val="18"/>
      <w:shd w:val="clear" w:color="auto" w:fill="F8F8F8"/>
    </w:rPr>
  </w:style>
  <w:style w:type="character" w:customStyle="1" w:styleId="DocumentationTok">
    <w:name w:val="DocumentationTok"/>
    <w:basedOn w:val="VerbatimChar"/>
    <w:rsid w:val="0067753F"/>
    <w:rPr>
      <w:rFonts w:ascii="Consolas" w:hAnsi="Consolas"/>
      <w:b/>
      <w:i w:val="0"/>
      <w:iCs/>
      <w:color w:val="8F5902"/>
      <w:sz w:val="18"/>
      <w:szCs w:val="18"/>
      <w:shd w:val="clear" w:color="auto" w:fill="F8F8F8"/>
    </w:rPr>
  </w:style>
  <w:style w:type="character" w:customStyle="1" w:styleId="AnnotationTok">
    <w:name w:val="AnnotationTok"/>
    <w:basedOn w:val="VerbatimChar"/>
    <w:rsid w:val="0067753F"/>
    <w:rPr>
      <w:rFonts w:ascii="Consolas" w:hAnsi="Consolas"/>
      <w:b/>
      <w:i w:val="0"/>
      <w:iCs/>
      <w:color w:val="8F5902"/>
      <w:sz w:val="18"/>
      <w:szCs w:val="18"/>
      <w:shd w:val="clear" w:color="auto" w:fill="F8F8F8"/>
    </w:rPr>
  </w:style>
  <w:style w:type="character" w:customStyle="1" w:styleId="CommentVarTok">
    <w:name w:val="CommentVarTok"/>
    <w:basedOn w:val="VerbatimChar"/>
    <w:rsid w:val="0067753F"/>
    <w:rPr>
      <w:rFonts w:ascii="Consolas" w:hAnsi="Consolas"/>
      <w:b/>
      <w:i w:val="0"/>
      <w:iCs/>
      <w:color w:val="8F5902"/>
      <w:sz w:val="18"/>
      <w:szCs w:val="18"/>
      <w:shd w:val="clear" w:color="auto" w:fill="F8F8F8"/>
    </w:rPr>
  </w:style>
  <w:style w:type="character" w:customStyle="1" w:styleId="OtherTok">
    <w:name w:val="OtherTok"/>
    <w:basedOn w:val="VerbatimChar"/>
    <w:rsid w:val="0067753F"/>
    <w:rPr>
      <w:rFonts w:ascii="Consolas" w:hAnsi="Consolas"/>
      <w:i/>
      <w:iCs/>
      <w:color w:val="8F5902"/>
      <w:sz w:val="18"/>
      <w:szCs w:val="18"/>
      <w:shd w:val="clear" w:color="auto" w:fill="F8F8F8"/>
    </w:rPr>
  </w:style>
  <w:style w:type="character" w:customStyle="1" w:styleId="FunctionTok">
    <w:name w:val="FunctionTok"/>
    <w:basedOn w:val="VerbatimChar"/>
    <w:rsid w:val="0067753F"/>
    <w:rPr>
      <w:rFonts w:ascii="Consolas" w:hAnsi="Consolas"/>
      <w:i/>
      <w:iCs/>
      <w:color w:val="000000"/>
      <w:sz w:val="18"/>
      <w:szCs w:val="18"/>
      <w:shd w:val="clear" w:color="auto" w:fill="F8F8F8"/>
    </w:rPr>
  </w:style>
  <w:style w:type="character" w:customStyle="1" w:styleId="VariableTok">
    <w:name w:val="VariableTok"/>
    <w:basedOn w:val="VerbatimChar"/>
    <w:rsid w:val="0067753F"/>
    <w:rPr>
      <w:rFonts w:ascii="Consolas" w:hAnsi="Consolas"/>
      <w:i/>
      <w:iCs/>
      <w:color w:val="000000"/>
      <w:sz w:val="18"/>
      <w:szCs w:val="18"/>
      <w:shd w:val="clear" w:color="auto" w:fill="F8F8F8"/>
    </w:rPr>
  </w:style>
  <w:style w:type="character" w:customStyle="1" w:styleId="ControlFlowTok">
    <w:name w:val="ControlFlowTok"/>
    <w:basedOn w:val="VerbatimChar"/>
    <w:rsid w:val="0067753F"/>
    <w:rPr>
      <w:rFonts w:ascii="Consolas" w:hAnsi="Consolas"/>
      <w:b/>
      <w:i/>
      <w:iCs/>
      <w:color w:val="204A87"/>
      <w:sz w:val="18"/>
      <w:szCs w:val="18"/>
      <w:shd w:val="clear" w:color="auto" w:fill="F8F8F8"/>
    </w:rPr>
  </w:style>
  <w:style w:type="character" w:customStyle="1" w:styleId="OperatorTok">
    <w:name w:val="OperatorTok"/>
    <w:basedOn w:val="VerbatimChar"/>
    <w:rsid w:val="0067753F"/>
    <w:rPr>
      <w:rFonts w:ascii="Consolas" w:hAnsi="Consolas"/>
      <w:b/>
      <w:i/>
      <w:iCs/>
      <w:color w:val="CE5C00"/>
      <w:sz w:val="18"/>
      <w:szCs w:val="18"/>
      <w:shd w:val="clear" w:color="auto" w:fill="F8F8F8"/>
    </w:rPr>
  </w:style>
  <w:style w:type="character" w:customStyle="1" w:styleId="BuiltInTok">
    <w:name w:val="BuiltInTok"/>
    <w:basedOn w:val="VerbatimChar"/>
    <w:rsid w:val="0067753F"/>
    <w:rPr>
      <w:rFonts w:ascii="Consolas" w:hAnsi="Consolas"/>
      <w:i/>
      <w:iCs/>
      <w:color w:val="44546A" w:themeColor="text2"/>
      <w:sz w:val="18"/>
      <w:szCs w:val="18"/>
      <w:shd w:val="clear" w:color="auto" w:fill="F8F8F8"/>
    </w:rPr>
  </w:style>
  <w:style w:type="character" w:customStyle="1" w:styleId="ExtensionTok">
    <w:name w:val="ExtensionTok"/>
    <w:basedOn w:val="VerbatimChar"/>
    <w:rsid w:val="0067753F"/>
    <w:rPr>
      <w:rFonts w:ascii="Consolas" w:hAnsi="Consolas"/>
      <w:i/>
      <w:iCs/>
      <w:color w:val="44546A" w:themeColor="text2"/>
      <w:sz w:val="18"/>
      <w:szCs w:val="18"/>
      <w:shd w:val="clear" w:color="auto" w:fill="F8F8F8"/>
    </w:rPr>
  </w:style>
  <w:style w:type="character" w:customStyle="1" w:styleId="PreprocessorTok">
    <w:name w:val="PreprocessorTok"/>
    <w:basedOn w:val="VerbatimChar"/>
    <w:rsid w:val="0067753F"/>
    <w:rPr>
      <w:rFonts w:ascii="Consolas" w:hAnsi="Consolas"/>
      <w:i w:val="0"/>
      <w:iCs/>
      <w:color w:val="8F5902"/>
      <w:sz w:val="18"/>
      <w:szCs w:val="18"/>
      <w:shd w:val="clear" w:color="auto" w:fill="F8F8F8"/>
    </w:rPr>
  </w:style>
  <w:style w:type="character" w:customStyle="1" w:styleId="AttributeTok">
    <w:name w:val="AttributeTok"/>
    <w:basedOn w:val="VerbatimChar"/>
    <w:rsid w:val="0067753F"/>
    <w:rPr>
      <w:rFonts w:ascii="Consolas" w:hAnsi="Consolas"/>
      <w:i/>
      <w:iCs/>
      <w:color w:val="C4A000"/>
      <w:sz w:val="18"/>
      <w:szCs w:val="18"/>
      <w:shd w:val="clear" w:color="auto" w:fill="F8F8F8"/>
    </w:rPr>
  </w:style>
  <w:style w:type="character" w:customStyle="1" w:styleId="RegionMarkerTok">
    <w:name w:val="RegionMarkerTok"/>
    <w:basedOn w:val="VerbatimChar"/>
    <w:rsid w:val="0067753F"/>
    <w:rPr>
      <w:rFonts w:ascii="Consolas" w:hAnsi="Consolas"/>
      <w:i/>
      <w:iCs/>
      <w:color w:val="44546A" w:themeColor="text2"/>
      <w:sz w:val="18"/>
      <w:szCs w:val="18"/>
      <w:shd w:val="clear" w:color="auto" w:fill="F8F8F8"/>
    </w:rPr>
  </w:style>
  <w:style w:type="character" w:customStyle="1" w:styleId="InformationTok">
    <w:name w:val="InformationTok"/>
    <w:basedOn w:val="VerbatimChar"/>
    <w:rsid w:val="0067753F"/>
    <w:rPr>
      <w:rFonts w:ascii="Consolas" w:hAnsi="Consolas"/>
      <w:b/>
      <w:i w:val="0"/>
      <w:iCs/>
      <w:color w:val="8F5902"/>
      <w:sz w:val="18"/>
      <w:szCs w:val="18"/>
      <w:shd w:val="clear" w:color="auto" w:fill="F8F8F8"/>
    </w:rPr>
  </w:style>
  <w:style w:type="character" w:customStyle="1" w:styleId="WarningTok">
    <w:name w:val="WarningTok"/>
    <w:basedOn w:val="VerbatimChar"/>
    <w:rsid w:val="0067753F"/>
    <w:rPr>
      <w:rFonts w:ascii="Consolas" w:hAnsi="Consolas"/>
      <w:b/>
      <w:i w:val="0"/>
      <w:iCs/>
      <w:color w:val="8F5902"/>
      <w:sz w:val="18"/>
      <w:szCs w:val="18"/>
      <w:shd w:val="clear" w:color="auto" w:fill="F8F8F8"/>
    </w:rPr>
  </w:style>
  <w:style w:type="character" w:customStyle="1" w:styleId="AlertTok">
    <w:name w:val="AlertTok"/>
    <w:basedOn w:val="VerbatimChar"/>
    <w:rsid w:val="0067753F"/>
    <w:rPr>
      <w:rFonts w:ascii="Consolas" w:hAnsi="Consolas"/>
      <w:i/>
      <w:iCs/>
      <w:color w:val="EF2929"/>
      <w:sz w:val="18"/>
      <w:szCs w:val="18"/>
      <w:shd w:val="clear" w:color="auto" w:fill="F8F8F8"/>
    </w:rPr>
  </w:style>
  <w:style w:type="character" w:customStyle="1" w:styleId="ErrorTok">
    <w:name w:val="ErrorTok"/>
    <w:basedOn w:val="VerbatimChar"/>
    <w:rsid w:val="0067753F"/>
    <w:rPr>
      <w:rFonts w:ascii="Consolas" w:hAnsi="Consolas"/>
      <w:b/>
      <w:i/>
      <w:iCs/>
      <w:color w:val="A40000"/>
      <w:sz w:val="18"/>
      <w:szCs w:val="18"/>
      <w:shd w:val="clear" w:color="auto" w:fill="F8F8F8"/>
    </w:rPr>
  </w:style>
  <w:style w:type="character" w:customStyle="1" w:styleId="NormalTok">
    <w:name w:val="NormalTok"/>
    <w:basedOn w:val="VerbatimChar"/>
    <w:rsid w:val="0067753F"/>
    <w:rPr>
      <w:rFonts w:ascii="Consolas" w:hAnsi="Consolas"/>
      <w:i/>
      <w:iCs/>
      <w:color w:val="44546A" w:themeColor="text2"/>
      <w:sz w:val="18"/>
      <w:szCs w:val="18"/>
      <w:shd w:val="clear" w:color="auto" w:fill="F8F8F8"/>
    </w:rPr>
  </w:style>
  <w:style w:type="paragraph" w:styleId="TOC1">
    <w:name w:val="toc 1"/>
    <w:basedOn w:val="Normal"/>
    <w:next w:val="Normal"/>
    <w:autoRedefine/>
    <w:uiPriority w:val="39"/>
    <w:unhideWhenUsed/>
    <w:rsid w:val="0067753F"/>
    <w:pPr>
      <w:spacing w:after="100" w:line="240" w:lineRule="auto"/>
    </w:pPr>
    <w:rPr>
      <w:sz w:val="24"/>
      <w:szCs w:val="24"/>
    </w:rPr>
  </w:style>
  <w:style w:type="paragraph" w:styleId="TOC2">
    <w:name w:val="toc 2"/>
    <w:basedOn w:val="Normal"/>
    <w:next w:val="Normal"/>
    <w:autoRedefine/>
    <w:uiPriority w:val="39"/>
    <w:unhideWhenUsed/>
    <w:rsid w:val="0067753F"/>
    <w:pPr>
      <w:spacing w:after="100" w:line="240" w:lineRule="auto"/>
      <w:ind w:left="240"/>
    </w:pPr>
    <w:rPr>
      <w:sz w:val="24"/>
      <w:szCs w:val="24"/>
    </w:rPr>
  </w:style>
  <w:style w:type="paragraph" w:styleId="TOC3">
    <w:name w:val="toc 3"/>
    <w:basedOn w:val="Normal"/>
    <w:next w:val="Normal"/>
    <w:autoRedefine/>
    <w:uiPriority w:val="39"/>
    <w:unhideWhenUsed/>
    <w:rsid w:val="0067753F"/>
    <w:pPr>
      <w:spacing w:after="100" w:line="240" w:lineRule="auto"/>
      <w:ind w:left="480"/>
    </w:pPr>
    <w:rPr>
      <w:sz w:val="24"/>
      <w:szCs w:val="24"/>
    </w:rPr>
  </w:style>
  <w:style w:type="character" w:styleId="CommentReference">
    <w:name w:val="annotation reference"/>
    <w:basedOn w:val="DefaultParagraphFont"/>
    <w:semiHidden/>
    <w:unhideWhenUsed/>
    <w:rsid w:val="000B6154"/>
    <w:rPr>
      <w:sz w:val="16"/>
      <w:szCs w:val="16"/>
    </w:rPr>
  </w:style>
  <w:style w:type="paragraph" w:styleId="CommentText">
    <w:name w:val="annotation text"/>
    <w:basedOn w:val="Normal"/>
    <w:link w:val="CommentTextChar"/>
    <w:uiPriority w:val="99"/>
    <w:unhideWhenUsed/>
    <w:rsid w:val="000B6154"/>
    <w:pPr>
      <w:spacing w:line="240" w:lineRule="auto"/>
    </w:pPr>
    <w:rPr>
      <w:sz w:val="20"/>
      <w:szCs w:val="20"/>
    </w:rPr>
  </w:style>
  <w:style w:type="character" w:customStyle="1" w:styleId="CommentTextChar">
    <w:name w:val="Comment Text Char"/>
    <w:basedOn w:val="DefaultParagraphFont"/>
    <w:link w:val="CommentText"/>
    <w:uiPriority w:val="99"/>
    <w:rsid w:val="000B6154"/>
    <w:rPr>
      <w:sz w:val="20"/>
      <w:szCs w:val="20"/>
    </w:rPr>
  </w:style>
  <w:style w:type="paragraph" w:styleId="CommentSubject">
    <w:name w:val="annotation subject"/>
    <w:basedOn w:val="CommentText"/>
    <w:next w:val="CommentText"/>
    <w:link w:val="CommentSubjectChar"/>
    <w:uiPriority w:val="99"/>
    <w:semiHidden/>
    <w:unhideWhenUsed/>
    <w:rsid w:val="000B6154"/>
    <w:rPr>
      <w:b/>
      <w:bCs/>
    </w:rPr>
  </w:style>
  <w:style w:type="character" w:customStyle="1" w:styleId="CommentSubjectChar">
    <w:name w:val="Comment Subject Char"/>
    <w:basedOn w:val="CommentTextChar"/>
    <w:link w:val="CommentSubject"/>
    <w:uiPriority w:val="99"/>
    <w:semiHidden/>
    <w:rsid w:val="000B6154"/>
    <w:rPr>
      <w:b/>
      <w:bCs/>
      <w:sz w:val="20"/>
      <w:szCs w:val="20"/>
    </w:rPr>
  </w:style>
  <w:style w:type="paragraph" w:styleId="BalloonText">
    <w:name w:val="Balloon Text"/>
    <w:basedOn w:val="Normal"/>
    <w:link w:val="BalloonTextChar"/>
    <w:semiHidden/>
    <w:unhideWhenUsed/>
    <w:rsid w:val="000B6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0B6154"/>
    <w:rPr>
      <w:rFonts w:ascii="Segoe UI" w:hAnsi="Segoe UI" w:cs="Segoe UI"/>
      <w:sz w:val="18"/>
      <w:szCs w:val="18"/>
    </w:rPr>
  </w:style>
  <w:style w:type="character" w:styleId="PlaceholderText">
    <w:name w:val="Placeholder Text"/>
    <w:basedOn w:val="DefaultParagraphFont"/>
    <w:uiPriority w:val="99"/>
    <w:semiHidden/>
    <w:rsid w:val="007D0F50"/>
    <w:rPr>
      <w:color w:val="808080"/>
    </w:rPr>
  </w:style>
  <w:style w:type="paragraph" w:customStyle="1" w:styleId="AbstractTitle">
    <w:name w:val="Abstract Title"/>
    <w:basedOn w:val="Normal"/>
    <w:next w:val="Abstract"/>
    <w:qFormat/>
    <w:rsid w:val="001A5A03"/>
    <w:pPr>
      <w:keepNext/>
      <w:keepLines/>
      <w:spacing w:before="300" w:after="0" w:line="240" w:lineRule="auto"/>
      <w:jc w:val="center"/>
    </w:pPr>
    <w:rPr>
      <w:b/>
      <w:color w:val="345A8A"/>
      <w:sz w:val="20"/>
      <w:szCs w:val="20"/>
    </w:rPr>
  </w:style>
  <w:style w:type="table" w:customStyle="1" w:styleId="Table1">
    <w:name w:val="Table1"/>
    <w:semiHidden/>
    <w:unhideWhenUsed/>
    <w:qFormat/>
    <w:rsid w:val="00735CBD"/>
    <w:pPr>
      <w:spacing w:after="200" w:line="240" w:lineRule="auto"/>
    </w:pPr>
    <w:rPr>
      <w:sz w:val="24"/>
      <w:szCs w:val="24"/>
    </w:rPr>
    <w:tblPr>
      <w:tblInd w:w="0" w:type="dxa"/>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1F4F6C"/>
    <w:rPr>
      <w:color w:val="605E5C"/>
      <w:shd w:val="clear" w:color="auto" w:fill="E1DFDD"/>
    </w:rPr>
  </w:style>
  <w:style w:type="table" w:customStyle="1" w:styleId="Table2">
    <w:name w:val="Table2"/>
    <w:semiHidden/>
    <w:unhideWhenUsed/>
    <w:qFormat/>
    <w:rsid w:val="00735CBD"/>
    <w:pPr>
      <w:spacing w:after="200" w:line="240" w:lineRule="auto"/>
    </w:pPr>
    <w:rPr>
      <w:sz w:val="24"/>
      <w:szCs w:val="24"/>
    </w:rPr>
    <w:tblPr>
      <w:tblInd w:w="0" w:type="dxa"/>
      <w:tblCellMar>
        <w:top w:w="0" w:type="dxa"/>
        <w:left w:w="108" w:type="dxa"/>
        <w:bottom w:w="0" w:type="dxa"/>
        <w:right w:w="108" w:type="dxa"/>
      </w:tblCellMar>
    </w:tblPr>
  </w:style>
  <w:style w:type="character" w:customStyle="1" w:styleId="UnresolvedMention10">
    <w:name w:val="Unresolved Mention1"/>
    <w:basedOn w:val="DefaultParagraphFont"/>
    <w:uiPriority w:val="99"/>
    <w:semiHidden/>
    <w:unhideWhenUsed/>
    <w:rsid w:val="00333F2D"/>
    <w:rPr>
      <w:color w:val="605E5C"/>
      <w:shd w:val="clear" w:color="auto" w:fill="E1DFDD"/>
    </w:rPr>
  </w:style>
  <w:style w:type="character" w:customStyle="1" w:styleId="UnresolvedMention2">
    <w:name w:val="Unresolved Mention2"/>
    <w:basedOn w:val="DefaultParagraphFont"/>
    <w:uiPriority w:val="99"/>
    <w:semiHidden/>
    <w:unhideWhenUsed/>
    <w:rsid w:val="00CB0325"/>
    <w:rPr>
      <w:color w:val="605E5C"/>
      <w:shd w:val="clear" w:color="auto" w:fill="E1DFDD"/>
    </w:rPr>
  </w:style>
  <w:style w:type="character" w:styleId="Emphasis">
    <w:name w:val="Emphasis"/>
    <w:basedOn w:val="DefaultParagraphFont"/>
    <w:uiPriority w:val="20"/>
    <w:qFormat/>
    <w:rsid w:val="004A0392"/>
    <w:rPr>
      <w:i/>
      <w:iCs/>
    </w:rPr>
  </w:style>
  <w:style w:type="character" w:customStyle="1" w:styleId="italic">
    <w:name w:val="italic"/>
    <w:basedOn w:val="DefaultParagraphFont"/>
    <w:rsid w:val="00620E98"/>
  </w:style>
  <w:style w:type="character" w:styleId="Strong">
    <w:name w:val="Strong"/>
    <w:basedOn w:val="DefaultParagraphFont"/>
    <w:uiPriority w:val="22"/>
    <w:qFormat/>
    <w:rsid w:val="00710C97"/>
    <w:rPr>
      <w:b/>
      <w:bCs/>
    </w:rPr>
  </w:style>
  <w:style w:type="character" w:styleId="FollowedHyperlink">
    <w:name w:val="FollowedHyperlink"/>
    <w:basedOn w:val="DefaultParagraphFont"/>
    <w:uiPriority w:val="99"/>
    <w:semiHidden/>
    <w:unhideWhenUsed/>
    <w:rsid w:val="00621092"/>
    <w:rPr>
      <w:color w:val="954F72" w:themeColor="followedHyperlink"/>
      <w:u w:val="single"/>
    </w:rPr>
  </w:style>
  <w:style w:type="table" w:customStyle="1" w:styleId="Table3">
    <w:name w:val="Table3"/>
    <w:semiHidden/>
    <w:unhideWhenUsed/>
    <w:qFormat/>
    <w:rsid w:val="0060113C"/>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msonormal0">
    <w:name w:val="msonormal"/>
    <w:basedOn w:val="Normal"/>
    <w:rsid w:val="00EB6EA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4">
    <w:name w:val="Table4"/>
    <w:semiHidden/>
    <w:qFormat/>
    <w:rsid w:val="00EB6EA2"/>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bookseriesname">
    <w:name w:val="bookseriesname"/>
    <w:basedOn w:val="DefaultParagraphFont"/>
    <w:rsid w:val="00DC2683"/>
  </w:style>
  <w:style w:type="character" w:customStyle="1" w:styleId="ref-title">
    <w:name w:val="ref-title"/>
    <w:basedOn w:val="DefaultParagraphFont"/>
    <w:rsid w:val="00295C73"/>
  </w:style>
  <w:style w:type="paragraph" w:styleId="Revision">
    <w:name w:val="Revision"/>
    <w:hidden/>
    <w:uiPriority w:val="99"/>
    <w:semiHidden/>
    <w:rsid w:val="00A44077"/>
    <w:pPr>
      <w:spacing w:after="0" w:line="240" w:lineRule="auto"/>
    </w:pPr>
  </w:style>
  <w:style w:type="character" w:customStyle="1" w:styleId="UnresolvedMention3">
    <w:name w:val="Unresolved Mention3"/>
    <w:basedOn w:val="DefaultParagraphFont"/>
    <w:uiPriority w:val="99"/>
    <w:semiHidden/>
    <w:unhideWhenUsed/>
    <w:rsid w:val="00E641F0"/>
    <w:rPr>
      <w:color w:val="605E5C"/>
      <w:shd w:val="clear" w:color="auto" w:fill="E1DFDD"/>
    </w:rPr>
  </w:style>
  <w:style w:type="paragraph" w:styleId="EndnoteText">
    <w:name w:val="endnote text"/>
    <w:basedOn w:val="Normal"/>
    <w:link w:val="EndnoteTextChar"/>
    <w:uiPriority w:val="99"/>
    <w:semiHidden/>
    <w:unhideWhenUsed/>
    <w:rsid w:val="00F418AB"/>
    <w:pPr>
      <w:spacing w:after="0" w:line="240" w:lineRule="auto"/>
      <w:ind w:left="154" w:hanging="10"/>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semiHidden/>
    <w:rsid w:val="00F418AB"/>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F418AB"/>
    <w:rPr>
      <w:vertAlign w:val="superscript"/>
    </w:rPr>
  </w:style>
  <w:style w:type="table" w:styleId="PlainTable4">
    <w:name w:val="Plain Table 4"/>
    <w:basedOn w:val="TableNormal"/>
    <w:rsid w:val="00E87E06"/>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136F13"/>
    <w:pPr>
      <w:autoSpaceDE w:val="0"/>
      <w:autoSpaceDN w:val="0"/>
      <w:adjustRightInd w:val="0"/>
      <w:spacing w:after="0" w:line="240" w:lineRule="auto"/>
    </w:pPr>
    <w:rPr>
      <w:rFonts w:ascii="FOPGG M+ Gulliver" w:hAnsi="FOPGG M+ Gulliver" w:cs="FOPGG M+ Gulliver"/>
      <w:color w:val="000000"/>
      <w:sz w:val="24"/>
      <w:szCs w:val="24"/>
    </w:rPr>
  </w:style>
  <w:style w:type="table" w:styleId="PlainTable1">
    <w:name w:val="Plain Table 1"/>
    <w:basedOn w:val="TableNormal"/>
    <w:uiPriority w:val="41"/>
    <w:rsid w:val="00534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4">
    <w:name w:val="Unresolved Mention4"/>
    <w:basedOn w:val="DefaultParagraphFont"/>
    <w:uiPriority w:val="99"/>
    <w:semiHidden/>
    <w:unhideWhenUsed/>
    <w:rsid w:val="007A3C76"/>
    <w:rPr>
      <w:color w:val="605E5C"/>
      <w:shd w:val="clear" w:color="auto" w:fill="E1DFDD"/>
    </w:rPr>
  </w:style>
  <w:style w:type="character" w:customStyle="1" w:styleId="shareable-quote">
    <w:name w:val="shareable-quote"/>
    <w:basedOn w:val="DefaultParagraphFont"/>
    <w:rsid w:val="00340FD2"/>
  </w:style>
  <w:style w:type="table" w:styleId="GridTable1Light-Accent1">
    <w:name w:val="Grid Table 1 Light Accent 1"/>
    <w:basedOn w:val="TableNormal"/>
    <w:uiPriority w:val="46"/>
    <w:rsid w:val="00D85CA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5">
    <w:name w:val="Unresolved Mention5"/>
    <w:basedOn w:val="DefaultParagraphFont"/>
    <w:uiPriority w:val="99"/>
    <w:semiHidden/>
    <w:unhideWhenUsed/>
    <w:rsid w:val="00006687"/>
    <w:rPr>
      <w:color w:val="605E5C"/>
      <w:shd w:val="clear" w:color="auto" w:fill="E1DFDD"/>
    </w:rPr>
  </w:style>
  <w:style w:type="character" w:customStyle="1" w:styleId="UnresolvedMention6">
    <w:name w:val="Unresolved Mention6"/>
    <w:basedOn w:val="DefaultParagraphFont"/>
    <w:uiPriority w:val="99"/>
    <w:semiHidden/>
    <w:unhideWhenUsed/>
    <w:rsid w:val="00331086"/>
    <w:rPr>
      <w:color w:val="605E5C"/>
      <w:shd w:val="clear" w:color="auto" w:fill="E1DFDD"/>
    </w:rPr>
  </w:style>
  <w:style w:type="numbering" w:customStyle="1" w:styleId="NoList1">
    <w:name w:val="No List1"/>
    <w:next w:val="NoList"/>
    <w:uiPriority w:val="99"/>
    <w:semiHidden/>
    <w:unhideWhenUsed/>
    <w:rsid w:val="00EB0BAA"/>
  </w:style>
  <w:style w:type="table" w:customStyle="1" w:styleId="Table5">
    <w:name w:val="Table5"/>
    <w:semiHidden/>
    <w:unhideWhenUsed/>
    <w:qFormat/>
    <w:rsid w:val="00EB0BAA"/>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Style1">
    <w:name w:val="Style1"/>
    <w:basedOn w:val="BodyText"/>
    <w:qFormat/>
    <w:rsid w:val="008535A7"/>
    <w:rPr>
      <w:rFonts w:ascii="Times New Roman" w:hAnsi="Times New Roman"/>
    </w:rPr>
  </w:style>
  <w:style w:type="paragraph" w:styleId="BodyText2">
    <w:name w:val="Body Text 2"/>
    <w:basedOn w:val="Normal"/>
    <w:link w:val="BodyText2Char"/>
    <w:rsid w:val="008535A7"/>
    <w:pPr>
      <w:spacing w:after="120" w:line="480" w:lineRule="auto"/>
    </w:pPr>
    <w:rPr>
      <w:rFonts w:ascii="Times New Roman" w:hAnsi="Times New Roman"/>
      <w:sz w:val="24"/>
      <w:szCs w:val="24"/>
    </w:rPr>
  </w:style>
  <w:style w:type="character" w:customStyle="1" w:styleId="BodyText2Char">
    <w:name w:val="Body Text 2 Char"/>
    <w:basedOn w:val="DefaultParagraphFont"/>
    <w:link w:val="BodyText2"/>
    <w:rsid w:val="008535A7"/>
    <w:rPr>
      <w:rFonts w:ascii="Times New Roman" w:hAnsi="Times New Roman"/>
      <w:sz w:val="24"/>
      <w:szCs w:val="24"/>
    </w:rPr>
  </w:style>
  <w:style w:type="paragraph" w:styleId="BodyText3">
    <w:name w:val="Body Text 3"/>
    <w:basedOn w:val="Normal"/>
    <w:link w:val="BodyText3Char"/>
    <w:rsid w:val="008535A7"/>
    <w:pPr>
      <w:spacing w:after="120" w:line="240" w:lineRule="auto"/>
    </w:pPr>
    <w:rPr>
      <w:rFonts w:ascii="Times New Roman" w:hAnsi="Times New Roman"/>
      <w:sz w:val="16"/>
      <w:szCs w:val="16"/>
    </w:rPr>
  </w:style>
  <w:style w:type="character" w:customStyle="1" w:styleId="BodyText3Char">
    <w:name w:val="Body Text 3 Char"/>
    <w:basedOn w:val="DefaultParagraphFont"/>
    <w:link w:val="BodyText3"/>
    <w:rsid w:val="008535A7"/>
    <w:rPr>
      <w:rFonts w:ascii="Times New Roman" w:hAnsi="Times New Roman"/>
      <w:sz w:val="16"/>
      <w:szCs w:val="16"/>
    </w:rPr>
  </w:style>
  <w:style w:type="paragraph" w:styleId="BodyTextFirstIndent">
    <w:name w:val="Body Text First Indent"/>
    <w:basedOn w:val="BodyText"/>
    <w:link w:val="BodyTextFirstIndentChar"/>
    <w:unhideWhenUsed/>
    <w:rsid w:val="008535A7"/>
    <w:rPr>
      <w:rFonts w:ascii="Times New Roman" w:hAnsi="Times New Roman"/>
    </w:rPr>
  </w:style>
  <w:style w:type="character" w:customStyle="1" w:styleId="BodyTextFirstIndentChar">
    <w:name w:val="Body Text First Indent Char"/>
    <w:basedOn w:val="BodyTextChar"/>
    <w:link w:val="BodyTextFirstIndent"/>
    <w:rsid w:val="008535A7"/>
    <w:rPr>
      <w:rFonts w:ascii="Times New Roman" w:hAnsi="Times New Roman"/>
      <w:sz w:val="24"/>
      <w:szCs w:val="24"/>
    </w:rPr>
  </w:style>
  <w:style w:type="paragraph" w:styleId="BodyTextIndent">
    <w:name w:val="Body Text Indent"/>
    <w:basedOn w:val="Normal"/>
    <w:link w:val="BodyTextIndentChar"/>
    <w:semiHidden/>
    <w:unhideWhenUsed/>
    <w:rsid w:val="008535A7"/>
    <w:pPr>
      <w:spacing w:after="120" w:line="240" w:lineRule="auto"/>
      <w:ind w:left="360"/>
    </w:pPr>
    <w:rPr>
      <w:sz w:val="24"/>
      <w:szCs w:val="24"/>
    </w:rPr>
  </w:style>
  <w:style w:type="character" w:customStyle="1" w:styleId="BodyTextIndentChar">
    <w:name w:val="Body Text Indent Char"/>
    <w:basedOn w:val="DefaultParagraphFont"/>
    <w:link w:val="BodyTextIndent"/>
    <w:semiHidden/>
    <w:rsid w:val="008535A7"/>
    <w:rPr>
      <w:sz w:val="24"/>
      <w:szCs w:val="24"/>
    </w:rPr>
  </w:style>
  <w:style w:type="paragraph" w:styleId="BodyTextFirstIndent2">
    <w:name w:val="Body Text First Indent 2"/>
    <w:basedOn w:val="BodyTextIndent"/>
    <w:link w:val="BodyTextFirstIndent2Char"/>
    <w:rsid w:val="008535A7"/>
    <w:pPr>
      <w:spacing w:after="200"/>
      <w:ind w:firstLine="360"/>
    </w:pPr>
    <w:rPr>
      <w:rFonts w:ascii="Times New Roman" w:hAnsi="Times New Roman"/>
    </w:rPr>
  </w:style>
  <w:style w:type="character" w:customStyle="1" w:styleId="BodyTextFirstIndent2Char">
    <w:name w:val="Body Text First Indent 2 Char"/>
    <w:basedOn w:val="BodyTextIndentChar"/>
    <w:link w:val="BodyTextFirstIndent2"/>
    <w:rsid w:val="008535A7"/>
    <w:rPr>
      <w:rFonts w:ascii="Times New Roman" w:hAnsi="Times New Roman"/>
      <w:sz w:val="24"/>
      <w:szCs w:val="24"/>
    </w:rPr>
  </w:style>
  <w:style w:type="paragraph" w:styleId="BodyTextIndent2">
    <w:name w:val="Body Text Indent 2"/>
    <w:basedOn w:val="Normal"/>
    <w:link w:val="BodyTextIndent2Char"/>
    <w:semiHidden/>
    <w:unhideWhenUsed/>
    <w:rsid w:val="008535A7"/>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semiHidden/>
    <w:rsid w:val="008535A7"/>
    <w:rPr>
      <w:rFonts w:ascii="Times New Roman" w:hAnsi="Times New Roman"/>
      <w:sz w:val="24"/>
      <w:szCs w:val="24"/>
    </w:rPr>
  </w:style>
  <w:style w:type="numbering" w:customStyle="1" w:styleId="NoList2">
    <w:name w:val="No List2"/>
    <w:next w:val="NoList"/>
    <w:uiPriority w:val="99"/>
    <w:semiHidden/>
    <w:unhideWhenUsed/>
    <w:rsid w:val="00143BE6"/>
  </w:style>
  <w:style w:type="table" w:customStyle="1" w:styleId="Table6">
    <w:name w:val="Table6"/>
    <w:semiHidden/>
    <w:unhideWhenUsed/>
    <w:qFormat/>
    <w:rsid w:val="00143BE6"/>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ableofFigures">
    <w:name w:val="table of figures"/>
    <w:basedOn w:val="Normal"/>
    <w:next w:val="Normal"/>
    <w:semiHidden/>
    <w:unhideWhenUsed/>
    <w:rsid w:val="00143BE6"/>
    <w:pPr>
      <w:spacing w:after="0" w:line="240" w:lineRule="auto"/>
    </w:pPr>
    <w:rPr>
      <w:rFonts w:ascii="Times New Roman" w:hAnsi="Times New Roman"/>
      <w:sz w:val="24"/>
      <w:szCs w:val="24"/>
    </w:rPr>
  </w:style>
  <w:style w:type="paragraph" w:styleId="PlainText">
    <w:name w:val="Plain Text"/>
    <w:basedOn w:val="Normal"/>
    <w:link w:val="PlainTextChar"/>
    <w:semiHidden/>
    <w:unhideWhenUsed/>
    <w:rsid w:val="00143BE6"/>
    <w:pPr>
      <w:spacing w:after="0" w:line="240" w:lineRule="auto"/>
    </w:pPr>
    <w:rPr>
      <w:rFonts w:ascii="Times New Roman" w:hAnsi="Times New Roman"/>
      <w:sz w:val="21"/>
      <w:szCs w:val="21"/>
    </w:rPr>
  </w:style>
  <w:style w:type="character" w:customStyle="1" w:styleId="PlainTextChar">
    <w:name w:val="Plain Text Char"/>
    <w:basedOn w:val="DefaultParagraphFont"/>
    <w:link w:val="PlainText"/>
    <w:semiHidden/>
    <w:rsid w:val="00143BE6"/>
    <w:rPr>
      <w:rFonts w:ascii="Times New Roman" w:hAnsi="Times New Roman"/>
      <w:sz w:val="21"/>
      <w:szCs w:val="21"/>
    </w:rPr>
  </w:style>
  <w:style w:type="character" w:customStyle="1" w:styleId="UnresolvedMention7">
    <w:name w:val="Unresolved Mention7"/>
    <w:basedOn w:val="DefaultParagraphFont"/>
    <w:uiPriority w:val="99"/>
    <w:semiHidden/>
    <w:unhideWhenUsed/>
    <w:rsid w:val="003F4C6C"/>
    <w:rPr>
      <w:color w:val="605E5C"/>
      <w:shd w:val="clear" w:color="auto" w:fill="E1DFDD"/>
    </w:rPr>
  </w:style>
  <w:style w:type="paragraph" w:customStyle="1" w:styleId="pf0">
    <w:name w:val="pf0"/>
    <w:basedOn w:val="Normal"/>
    <w:rsid w:val="00A22F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A22FD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7913">
      <w:bodyDiv w:val="1"/>
      <w:marLeft w:val="0"/>
      <w:marRight w:val="0"/>
      <w:marTop w:val="0"/>
      <w:marBottom w:val="0"/>
      <w:divBdr>
        <w:top w:val="none" w:sz="0" w:space="0" w:color="auto"/>
        <w:left w:val="none" w:sz="0" w:space="0" w:color="auto"/>
        <w:bottom w:val="none" w:sz="0" w:space="0" w:color="auto"/>
        <w:right w:val="none" w:sz="0" w:space="0" w:color="auto"/>
      </w:divBdr>
    </w:div>
    <w:div w:id="92677149">
      <w:bodyDiv w:val="1"/>
      <w:marLeft w:val="0"/>
      <w:marRight w:val="0"/>
      <w:marTop w:val="0"/>
      <w:marBottom w:val="0"/>
      <w:divBdr>
        <w:top w:val="none" w:sz="0" w:space="0" w:color="auto"/>
        <w:left w:val="none" w:sz="0" w:space="0" w:color="auto"/>
        <w:bottom w:val="none" w:sz="0" w:space="0" w:color="auto"/>
        <w:right w:val="none" w:sz="0" w:space="0" w:color="auto"/>
      </w:divBdr>
    </w:div>
    <w:div w:id="209650820">
      <w:bodyDiv w:val="1"/>
      <w:marLeft w:val="0"/>
      <w:marRight w:val="0"/>
      <w:marTop w:val="0"/>
      <w:marBottom w:val="0"/>
      <w:divBdr>
        <w:top w:val="none" w:sz="0" w:space="0" w:color="auto"/>
        <w:left w:val="none" w:sz="0" w:space="0" w:color="auto"/>
        <w:bottom w:val="none" w:sz="0" w:space="0" w:color="auto"/>
        <w:right w:val="none" w:sz="0" w:space="0" w:color="auto"/>
      </w:divBdr>
    </w:div>
    <w:div w:id="249462248">
      <w:bodyDiv w:val="1"/>
      <w:marLeft w:val="0"/>
      <w:marRight w:val="0"/>
      <w:marTop w:val="0"/>
      <w:marBottom w:val="0"/>
      <w:divBdr>
        <w:top w:val="none" w:sz="0" w:space="0" w:color="auto"/>
        <w:left w:val="none" w:sz="0" w:space="0" w:color="auto"/>
        <w:bottom w:val="none" w:sz="0" w:space="0" w:color="auto"/>
        <w:right w:val="none" w:sz="0" w:space="0" w:color="auto"/>
      </w:divBdr>
    </w:div>
    <w:div w:id="357583241">
      <w:bodyDiv w:val="1"/>
      <w:marLeft w:val="0"/>
      <w:marRight w:val="0"/>
      <w:marTop w:val="0"/>
      <w:marBottom w:val="0"/>
      <w:divBdr>
        <w:top w:val="none" w:sz="0" w:space="0" w:color="auto"/>
        <w:left w:val="none" w:sz="0" w:space="0" w:color="auto"/>
        <w:bottom w:val="none" w:sz="0" w:space="0" w:color="auto"/>
        <w:right w:val="none" w:sz="0" w:space="0" w:color="auto"/>
      </w:divBdr>
    </w:div>
    <w:div w:id="477303254">
      <w:bodyDiv w:val="1"/>
      <w:marLeft w:val="0"/>
      <w:marRight w:val="0"/>
      <w:marTop w:val="0"/>
      <w:marBottom w:val="0"/>
      <w:divBdr>
        <w:top w:val="none" w:sz="0" w:space="0" w:color="auto"/>
        <w:left w:val="none" w:sz="0" w:space="0" w:color="auto"/>
        <w:bottom w:val="none" w:sz="0" w:space="0" w:color="auto"/>
        <w:right w:val="none" w:sz="0" w:space="0" w:color="auto"/>
      </w:divBdr>
    </w:div>
    <w:div w:id="493690656">
      <w:bodyDiv w:val="1"/>
      <w:marLeft w:val="0"/>
      <w:marRight w:val="0"/>
      <w:marTop w:val="0"/>
      <w:marBottom w:val="0"/>
      <w:divBdr>
        <w:top w:val="none" w:sz="0" w:space="0" w:color="auto"/>
        <w:left w:val="none" w:sz="0" w:space="0" w:color="auto"/>
        <w:bottom w:val="none" w:sz="0" w:space="0" w:color="auto"/>
        <w:right w:val="none" w:sz="0" w:space="0" w:color="auto"/>
      </w:divBdr>
    </w:div>
    <w:div w:id="556821692">
      <w:bodyDiv w:val="1"/>
      <w:marLeft w:val="0"/>
      <w:marRight w:val="0"/>
      <w:marTop w:val="0"/>
      <w:marBottom w:val="0"/>
      <w:divBdr>
        <w:top w:val="none" w:sz="0" w:space="0" w:color="auto"/>
        <w:left w:val="none" w:sz="0" w:space="0" w:color="auto"/>
        <w:bottom w:val="none" w:sz="0" w:space="0" w:color="auto"/>
        <w:right w:val="none" w:sz="0" w:space="0" w:color="auto"/>
      </w:divBdr>
    </w:div>
    <w:div w:id="646325592">
      <w:bodyDiv w:val="1"/>
      <w:marLeft w:val="0"/>
      <w:marRight w:val="0"/>
      <w:marTop w:val="0"/>
      <w:marBottom w:val="0"/>
      <w:divBdr>
        <w:top w:val="none" w:sz="0" w:space="0" w:color="auto"/>
        <w:left w:val="none" w:sz="0" w:space="0" w:color="auto"/>
        <w:bottom w:val="none" w:sz="0" w:space="0" w:color="auto"/>
        <w:right w:val="none" w:sz="0" w:space="0" w:color="auto"/>
      </w:divBdr>
    </w:div>
    <w:div w:id="681248872">
      <w:bodyDiv w:val="1"/>
      <w:marLeft w:val="0"/>
      <w:marRight w:val="0"/>
      <w:marTop w:val="0"/>
      <w:marBottom w:val="0"/>
      <w:divBdr>
        <w:top w:val="none" w:sz="0" w:space="0" w:color="auto"/>
        <w:left w:val="none" w:sz="0" w:space="0" w:color="auto"/>
        <w:bottom w:val="none" w:sz="0" w:space="0" w:color="auto"/>
        <w:right w:val="none" w:sz="0" w:space="0" w:color="auto"/>
      </w:divBdr>
    </w:div>
    <w:div w:id="828447347">
      <w:bodyDiv w:val="1"/>
      <w:marLeft w:val="0"/>
      <w:marRight w:val="0"/>
      <w:marTop w:val="0"/>
      <w:marBottom w:val="0"/>
      <w:divBdr>
        <w:top w:val="none" w:sz="0" w:space="0" w:color="auto"/>
        <w:left w:val="none" w:sz="0" w:space="0" w:color="auto"/>
        <w:bottom w:val="none" w:sz="0" w:space="0" w:color="auto"/>
        <w:right w:val="none" w:sz="0" w:space="0" w:color="auto"/>
      </w:divBdr>
    </w:div>
    <w:div w:id="870458553">
      <w:bodyDiv w:val="1"/>
      <w:marLeft w:val="0"/>
      <w:marRight w:val="0"/>
      <w:marTop w:val="0"/>
      <w:marBottom w:val="0"/>
      <w:divBdr>
        <w:top w:val="none" w:sz="0" w:space="0" w:color="auto"/>
        <w:left w:val="none" w:sz="0" w:space="0" w:color="auto"/>
        <w:bottom w:val="none" w:sz="0" w:space="0" w:color="auto"/>
        <w:right w:val="none" w:sz="0" w:space="0" w:color="auto"/>
      </w:divBdr>
    </w:div>
    <w:div w:id="989482352">
      <w:bodyDiv w:val="1"/>
      <w:marLeft w:val="0"/>
      <w:marRight w:val="0"/>
      <w:marTop w:val="0"/>
      <w:marBottom w:val="0"/>
      <w:divBdr>
        <w:top w:val="none" w:sz="0" w:space="0" w:color="auto"/>
        <w:left w:val="none" w:sz="0" w:space="0" w:color="auto"/>
        <w:bottom w:val="none" w:sz="0" w:space="0" w:color="auto"/>
        <w:right w:val="none" w:sz="0" w:space="0" w:color="auto"/>
      </w:divBdr>
    </w:div>
    <w:div w:id="1087534927">
      <w:bodyDiv w:val="1"/>
      <w:marLeft w:val="0"/>
      <w:marRight w:val="0"/>
      <w:marTop w:val="0"/>
      <w:marBottom w:val="0"/>
      <w:divBdr>
        <w:top w:val="none" w:sz="0" w:space="0" w:color="auto"/>
        <w:left w:val="none" w:sz="0" w:space="0" w:color="auto"/>
        <w:bottom w:val="none" w:sz="0" w:space="0" w:color="auto"/>
        <w:right w:val="none" w:sz="0" w:space="0" w:color="auto"/>
      </w:divBdr>
    </w:div>
    <w:div w:id="1105073984">
      <w:bodyDiv w:val="1"/>
      <w:marLeft w:val="0"/>
      <w:marRight w:val="0"/>
      <w:marTop w:val="0"/>
      <w:marBottom w:val="0"/>
      <w:divBdr>
        <w:top w:val="none" w:sz="0" w:space="0" w:color="auto"/>
        <w:left w:val="none" w:sz="0" w:space="0" w:color="auto"/>
        <w:bottom w:val="none" w:sz="0" w:space="0" w:color="auto"/>
        <w:right w:val="none" w:sz="0" w:space="0" w:color="auto"/>
      </w:divBdr>
      <w:divsChild>
        <w:div w:id="480462988">
          <w:marLeft w:val="0"/>
          <w:marRight w:val="0"/>
          <w:marTop w:val="0"/>
          <w:marBottom w:val="75"/>
          <w:divBdr>
            <w:top w:val="none" w:sz="0" w:space="0" w:color="auto"/>
            <w:left w:val="none" w:sz="0" w:space="0" w:color="auto"/>
            <w:bottom w:val="none" w:sz="0" w:space="0" w:color="auto"/>
            <w:right w:val="none" w:sz="0" w:space="0" w:color="auto"/>
          </w:divBdr>
        </w:div>
      </w:divsChild>
    </w:div>
    <w:div w:id="1109928609">
      <w:bodyDiv w:val="1"/>
      <w:marLeft w:val="0"/>
      <w:marRight w:val="0"/>
      <w:marTop w:val="0"/>
      <w:marBottom w:val="0"/>
      <w:divBdr>
        <w:top w:val="none" w:sz="0" w:space="0" w:color="auto"/>
        <w:left w:val="none" w:sz="0" w:space="0" w:color="auto"/>
        <w:bottom w:val="none" w:sz="0" w:space="0" w:color="auto"/>
        <w:right w:val="none" w:sz="0" w:space="0" w:color="auto"/>
      </w:divBdr>
    </w:div>
    <w:div w:id="1116027537">
      <w:bodyDiv w:val="1"/>
      <w:marLeft w:val="0"/>
      <w:marRight w:val="0"/>
      <w:marTop w:val="0"/>
      <w:marBottom w:val="0"/>
      <w:divBdr>
        <w:top w:val="none" w:sz="0" w:space="0" w:color="auto"/>
        <w:left w:val="none" w:sz="0" w:space="0" w:color="auto"/>
        <w:bottom w:val="none" w:sz="0" w:space="0" w:color="auto"/>
        <w:right w:val="none" w:sz="0" w:space="0" w:color="auto"/>
      </w:divBdr>
    </w:div>
    <w:div w:id="1126776917">
      <w:bodyDiv w:val="1"/>
      <w:marLeft w:val="0"/>
      <w:marRight w:val="0"/>
      <w:marTop w:val="0"/>
      <w:marBottom w:val="0"/>
      <w:divBdr>
        <w:top w:val="none" w:sz="0" w:space="0" w:color="auto"/>
        <w:left w:val="none" w:sz="0" w:space="0" w:color="auto"/>
        <w:bottom w:val="none" w:sz="0" w:space="0" w:color="auto"/>
        <w:right w:val="none" w:sz="0" w:space="0" w:color="auto"/>
      </w:divBdr>
    </w:div>
    <w:div w:id="1220215999">
      <w:bodyDiv w:val="1"/>
      <w:marLeft w:val="0"/>
      <w:marRight w:val="0"/>
      <w:marTop w:val="0"/>
      <w:marBottom w:val="0"/>
      <w:divBdr>
        <w:top w:val="none" w:sz="0" w:space="0" w:color="auto"/>
        <w:left w:val="none" w:sz="0" w:space="0" w:color="auto"/>
        <w:bottom w:val="none" w:sz="0" w:space="0" w:color="auto"/>
        <w:right w:val="none" w:sz="0" w:space="0" w:color="auto"/>
      </w:divBdr>
    </w:div>
    <w:div w:id="1256402457">
      <w:bodyDiv w:val="1"/>
      <w:marLeft w:val="0"/>
      <w:marRight w:val="0"/>
      <w:marTop w:val="0"/>
      <w:marBottom w:val="0"/>
      <w:divBdr>
        <w:top w:val="none" w:sz="0" w:space="0" w:color="auto"/>
        <w:left w:val="none" w:sz="0" w:space="0" w:color="auto"/>
        <w:bottom w:val="none" w:sz="0" w:space="0" w:color="auto"/>
        <w:right w:val="none" w:sz="0" w:space="0" w:color="auto"/>
      </w:divBdr>
    </w:div>
    <w:div w:id="1372732139">
      <w:bodyDiv w:val="1"/>
      <w:marLeft w:val="0"/>
      <w:marRight w:val="0"/>
      <w:marTop w:val="0"/>
      <w:marBottom w:val="0"/>
      <w:divBdr>
        <w:top w:val="none" w:sz="0" w:space="0" w:color="auto"/>
        <w:left w:val="none" w:sz="0" w:space="0" w:color="auto"/>
        <w:bottom w:val="none" w:sz="0" w:space="0" w:color="auto"/>
        <w:right w:val="none" w:sz="0" w:space="0" w:color="auto"/>
      </w:divBdr>
    </w:div>
    <w:div w:id="1506821253">
      <w:bodyDiv w:val="1"/>
      <w:marLeft w:val="0"/>
      <w:marRight w:val="0"/>
      <w:marTop w:val="0"/>
      <w:marBottom w:val="0"/>
      <w:divBdr>
        <w:top w:val="none" w:sz="0" w:space="0" w:color="auto"/>
        <w:left w:val="none" w:sz="0" w:space="0" w:color="auto"/>
        <w:bottom w:val="none" w:sz="0" w:space="0" w:color="auto"/>
        <w:right w:val="none" w:sz="0" w:space="0" w:color="auto"/>
      </w:divBdr>
    </w:div>
    <w:div w:id="1549297969">
      <w:bodyDiv w:val="1"/>
      <w:marLeft w:val="0"/>
      <w:marRight w:val="0"/>
      <w:marTop w:val="0"/>
      <w:marBottom w:val="0"/>
      <w:divBdr>
        <w:top w:val="none" w:sz="0" w:space="0" w:color="auto"/>
        <w:left w:val="none" w:sz="0" w:space="0" w:color="auto"/>
        <w:bottom w:val="none" w:sz="0" w:space="0" w:color="auto"/>
        <w:right w:val="none" w:sz="0" w:space="0" w:color="auto"/>
      </w:divBdr>
    </w:div>
    <w:div w:id="1650786675">
      <w:bodyDiv w:val="1"/>
      <w:marLeft w:val="0"/>
      <w:marRight w:val="0"/>
      <w:marTop w:val="0"/>
      <w:marBottom w:val="0"/>
      <w:divBdr>
        <w:top w:val="none" w:sz="0" w:space="0" w:color="auto"/>
        <w:left w:val="none" w:sz="0" w:space="0" w:color="auto"/>
        <w:bottom w:val="none" w:sz="0" w:space="0" w:color="auto"/>
        <w:right w:val="none" w:sz="0" w:space="0" w:color="auto"/>
      </w:divBdr>
    </w:div>
    <w:div w:id="1710911080">
      <w:bodyDiv w:val="1"/>
      <w:marLeft w:val="0"/>
      <w:marRight w:val="0"/>
      <w:marTop w:val="0"/>
      <w:marBottom w:val="0"/>
      <w:divBdr>
        <w:top w:val="none" w:sz="0" w:space="0" w:color="auto"/>
        <w:left w:val="none" w:sz="0" w:space="0" w:color="auto"/>
        <w:bottom w:val="none" w:sz="0" w:space="0" w:color="auto"/>
        <w:right w:val="none" w:sz="0" w:space="0" w:color="auto"/>
      </w:divBdr>
    </w:div>
    <w:div w:id="1798907524">
      <w:bodyDiv w:val="1"/>
      <w:marLeft w:val="0"/>
      <w:marRight w:val="0"/>
      <w:marTop w:val="0"/>
      <w:marBottom w:val="0"/>
      <w:divBdr>
        <w:top w:val="none" w:sz="0" w:space="0" w:color="auto"/>
        <w:left w:val="none" w:sz="0" w:space="0" w:color="auto"/>
        <w:bottom w:val="none" w:sz="0" w:space="0" w:color="auto"/>
        <w:right w:val="none" w:sz="0" w:space="0" w:color="auto"/>
      </w:divBdr>
    </w:div>
    <w:div w:id="20967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o.ibrahim.foundation/sites/default/files/2023-01/2022-index-report.pdf" TargetMode="External"/><Relationship Id="rId21" Type="http://schemas.openxmlformats.org/officeDocument/2006/relationships/hyperlink" Target="http://hdl.handle.net/10986/34915" TargetMode="External"/><Relationship Id="rId42" Type="http://schemas.openxmlformats.org/officeDocument/2006/relationships/footer" Target="footer3.xml"/><Relationship Id="rId47" Type="http://schemas.openxmlformats.org/officeDocument/2006/relationships/image" Target="media/image3.png"/><Relationship Id="rId63" Type="http://schemas.openxmlformats.org/officeDocument/2006/relationships/hyperlink" Target="https://globaldatabarometer.org/research/methodology/" TargetMode="External"/><Relationship Id="rId68" Type="http://schemas.openxmlformats.org/officeDocument/2006/relationships/hyperlink" Target="https://papers.ssrn.com/sol3/papers.cfm?abstract_id=1682130" TargetMode="External"/><Relationship Id="rId16" Type="http://schemas.openxmlformats.org/officeDocument/2006/relationships/hyperlink" Target="https://publications.iadb.org/en/who-wants-know-political-economy-statistical-capacity-latin-america" TargetMode="External"/><Relationship Id="rId11" Type="http://schemas.openxmlformats.org/officeDocument/2006/relationships/footer" Target="footer1.xml"/><Relationship Id="rId24" Type="http://schemas.openxmlformats.org/officeDocument/2006/relationships/hyperlink" Target="https://doi.org/10.1086/720458" TargetMode="External"/><Relationship Id="rId32" Type="http://schemas.openxmlformats.org/officeDocument/2006/relationships/hyperlink" Target="https://publications.iadb.org/en/political-economy-statistical-capacity-theoretical-approach" TargetMode="External"/><Relationship Id="rId37" Type="http://schemas.openxmlformats.org/officeDocument/2006/relationships/hyperlink" Target="https://wdr2021.worldbank.org/" TargetMode="External"/><Relationship Id="rId40" Type="http://schemas.openxmlformats.org/officeDocument/2006/relationships/header" Target="header2.xml"/><Relationship Id="rId45" Type="http://schemas.openxmlformats.org/officeDocument/2006/relationships/image" Target="media/image1.png"/><Relationship Id="rId53" Type="http://schemas.openxmlformats.org/officeDocument/2006/relationships/hyperlink" Target="https://pip.worldbank.org/home" TargetMode="External"/><Relationship Id="rId58" Type="http://schemas.openxmlformats.org/officeDocument/2006/relationships/header" Target="header4.xml"/><Relationship Id="rId66" Type="http://schemas.openxmlformats.org/officeDocument/2006/relationships/hyperlink" Target="https://unstats.un.org/unsd/methodology/dataquality/tools/" TargetMode="External"/><Relationship Id="rId74" Type="http://schemas.openxmlformats.org/officeDocument/2006/relationships/hyperlink" Target="https://wbl.worldbank.org/en/methodology" TargetMode="External"/><Relationship Id="rId5" Type="http://schemas.openxmlformats.org/officeDocument/2006/relationships/numbering" Target="numbering.xml"/><Relationship Id="rId61" Type="http://schemas.openxmlformats.org/officeDocument/2006/relationships/hyperlink" Target="https://odin.opendatawatch.com/%20" TargetMode="External"/><Relationship Id="rId19" Type="http://schemas.openxmlformats.org/officeDocument/2006/relationships/hyperlink" Target="https://doi.org/10.5281/zenodo.6488349" TargetMode="External"/><Relationship Id="rId14" Type="http://schemas.openxmlformats.org/officeDocument/2006/relationships/hyperlink" Target="https://doi.org/10.1596/978-1-4648-1561-4" TargetMode="External"/><Relationship Id="rId22" Type="http://schemas.openxmlformats.org/officeDocument/2006/relationships/hyperlink" Target="https://blogs.worldbank.org/opendata/creating-integrated-national-data-system-lessons-estonia-ghana-and-mexico" TargetMode="External"/><Relationship Id="rId27" Type="http://schemas.openxmlformats.org/officeDocument/2006/relationships/hyperlink" Target="https://opendatawatch.com/reference/odin-2022-23-methodology-guide/" TargetMode="External"/><Relationship Id="rId30" Type="http://schemas.openxmlformats.org/officeDocument/2006/relationships/hyperlink" Target="https://doi.org/10.1017/9781009106559" TargetMode="External"/><Relationship Id="rId35" Type="http://schemas.openxmlformats.org/officeDocument/2006/relationships/hyperlink" Target="https://sdgs.un.org/goals/goal17" TargetMode="External"/><Relationship Id="rId43" Type="http://schemas.openxmlformats.org/officeDocument/2006/relationships/header" Target="header3.xml"/><Relationship Id="rId48" Type="http://schemas.openxmlformats.org/officeDocument/2006/relationships/image" Target="media/image4.png"/><Relationship Id="rId56" Type="http://schemas.openxmlformats.org/officeDocument/2006/relationships/hyperlink" Target="https://docs.google.com/document/d/1MBK0hN6MoQrii7_E1bmRXmsUcE8Fbb-Q32nxm8d8qTw/edit" TargetMode="External"/><Relationship Id="rId64" Type="http://schemas.openxmlformats.org/officeDocument/2006/relationships/hyperlink" Target="https://mo.ibrahim.foundation/iiag/methodology" TargetMode="External"/><Relationship Id="rId69" Type="http://schemas.openxmlformats.org/officeDocument/2006/relationships/hyperlink" Target="https://ophi.org.uk/gmpi-2018/" TargetMode="External"/><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footer" Target="footer5.xml"/><Relationship Id="rId72" Type="http://schemas.openxmlformats.org/officeDocument/2006/relationships/hyperlink" Target="https://hdr.undp.org/content/human-development-report-2021-22" TargetMode="External"/><Relationship Id="rId3" Type="http://schemas.openxmlformats.org/officeDocument/2006/relationships/customXml" Target="../customXml/item3.xml"/><Relationship Id="rId12" Type="http://schemas.openxmlformats.org/officeDocument/2006/relationships/hyperlink" Target="http://www.worldbank.org/spi" TargetMode="External"/><Relationship Id="rId17" Type="http://schemas.openxmlformats.org/officeDocument/2006/relationships/hyperlink" Target="http://hdl.handle.net/10986/36233" TargetMode="External"/><Relationship Id="rId25" Type="http://schemas.openxmlformats.org/officeDocument/2006/relationships/hyperlink" Target="http://documents.worldbank.org/curated/en/381921591325928545/Improving-the-Productivity-of-National-Offices-for-Statistics-IPNOS" TargetMode="External"/><Relationship Id="rId33" Type="http://schemas.openxmlformats.org/officeDocument/2006/relationships/hyperlink" Target="https://www.unicef.org/reports/progress-every-child-sdg-era" TargetMode="External"/><Relationship Id="rId38" Type="http://schemas.openxmlformats.org/officeDocument/2006/relationships/hyperlink" Target="https://doi.org/10.2139/ssrn.4088823" TargetMode="External"/><Relationship Id="rId46" Type="http://schemas.openxmlformats.org/officeDocument/2006/relationships/image" Target="media/image2.png"/><Relationship Id="rId59" Type="http://schemas.openxmlformats.org/officeDocument/2006/relationships/hyperlink" Target="https://openknowledge.worldbank.org/handle/10986/35301" TargetMode="External"/><Relationship Id="rId67" Type="http://schemas.openxmlformats.org/officeDocument/2006/relationships/hyperlink" Target="https://www.paris21.org/nsds-self-assessment-evaluation-tool" TargetMode="External"/><Relationship Id="rId20" Type="http://schemas.openxmlformats.org/officeDocument/2006/relationships/hyperlink" Target="https://www.imf.org/en/Publications/CR/Issues/2019/08/23/Republic-of-Mozambique-Diagnostic-Report-on-Transparency-Governance-and-Corruption-48613" TargetMode="External"/><Relationship Id="rId41" Type="http://schemas.openxmlformats.org/officeDocument/2006/relationships/footer" Target="footer2.xml"/><Relationship Id="rId54" Type="http://schemas.openxmlformats.org/officeDocument/2006/relationships/hyperlink" Target="https://childmortality.org/" TargetMode="External"/><Relationship Id="rId62" Type="http://schemas.openxmlformats.org/officeDocument/2006/relationships/hyperlink" Target="https://opendatabarometer.org/leadersedition/methodology/" TargetMode="External"/><Relationship Id="rId70" Type="http://schemas.openxmlformats.org/officeDocument/2006/relationships/hyperlink" Target="https://www.worldbank.org/en/topic/poverty/brief/multidimensional-poverty-measure" TargetMode="External"/><Relationship Id="rId75" Type="http://schemas.openxmlformats.org/officeDocument/2006/relationships/hyperlink" Target="https://data.europa.eu/sites/default/files/edp_landscaping_insight_report_n6_2020.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hdl.handle.net/10986/34654" TargetMode="External"/><Relationship Id="rId23" Type="http://schemas.openxmlformats.org/officeDocument/2006/relationships/hyperlink" Target="http://hdl.handle.net/10986/33295" TargetMode="External"/><Relationship Id="rId28" Type="http://schemas.openxmlformats.org/officeDocument/2006/relationships/hyperlink" Target="https://rsf.org/en/methodology-used-compiling-world-press-freedom-index-2023?year=2023&amp;data_type=general" TargetMode="External"/><Relationship Id="rId36" Type="http://schemas.openxmlformats.org/officeDocument/2006/relationships/hyperlink" Target="https://datatopics.worldbank.org/statisticalcapacity/" TargetMode="External"/><Relationship Id="rId49" Type="http://schemas.openxmlformats.org/officeDocument/2006/relationships/image" Target="media/image5.png"/><Relationship Id="rId57" Type="http://schemas.openxmlformats.org/officeDocument/2006/relationships/hyperlink" Target="https://www.oecd.org/sdd/measuring-distance-to-the-sdg-targets-2019-a8caf3fa-en.htm" TargetMode="External"/><Relationship Id="rId10" Type="http://schemas.openxmlformats.org/officeDocument/2006/relationships/endnotes" Target="endnotes.xml"/><Relationship Id="rId31" Type="http://schemas.openxmlformats.org/officeDocument/2006/relationships/hyperlink" Target="https://doi.org/10.25546/102924" TargetMode="External"/><Relationship Id="rId44" Type="http://schemas.openxmlformats.org/officeDocument/2006/relationships/footer" Target="footer4.xml"/><Relationship Id="rId52" Type="http://schemas.openxmlformats.org/officeDocument/2006/relationships/image" Target="media/image7.png"/><Relationship Id="rId60" Type="http://schemas.openxmlformats.org/officeDocument/2006/relationships/hyperlink" Target="https://datatopics.worldbank.org/statisticalcapacity/SCIdashboard.aspx" TargetMode="External"/><Relationship Id="rId65" Type="http://schemas.openxmlformats.org/officeDocument/2006/relationships/hyperlink" Target="https://ec.europa.eu/eurostat/web/international-statistical-cooperation-tools/capacity-building-tools/the-snapshot" TargetMode="External"/><Relationship Id="rId73" Type="http://schemas.openxmlformats.org/officeDocument/2006/relationships/hyperlink" Target="https://www.thelancet.com/pdfs/journals/lancet/PIIS0140-6736(18)31941-X.pdf"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worldbank/SPI" TargetMode="External"/><Relationship Id="rId18" Type="http://schemas.openxmlformats.org/officeDocument/2006/relationships/hyperlink" Target="https://www.economist.com/middle-east-and-africa/2019/08/22/a-2bn-loan-scandal-sank-mozambiques-economy" TargetMode="External"/><Relationship Id="rId39" Type="http://schemas.openxmlformats.org/officeDocument/2006/relationships/header" Target="header1.xml"/><Relationship Id="rId34" Type="http://schemas.openxmlformats.org/officeDocument/2006/relationships/hyperlink" Target="https://digitallibrary.un.org/record/840707?ln=en" TargetMode="External"/><Relationship Id="rId50" Type="http://schemas.openxmlformats.org/officeDocument/2006/relationships/image" Target="media/image6.png"/><Relationship Id="rId55" Type="http://schemas.openxmlformats.org/officeDocument/2006/relationships/hyperlink" Target="https://washdata.org/"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openknowledge.worldbank.org/handle/10986/34432?cid=GGH_e_hcpexternal_en_ext" TargetMode="External"/><Relationship Id="rId2" Type="http://schemas.openxmlformats.org/officeDocument/2006/relationships/customXml" Target="../customXml/item2.xml"/><Relationship Id="rId29" Type="http://schemas.openxmlformats.org/officeDocument/2006/relationships/hyperlink" Target="http://dx.doi.org/10.18235/0001883"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opendatatoolkit.worldbank.org/content/dam/sites/data/odk/documents/odra_v3.1_methodology-en.pdf" TargetMode="External"/><Relationship Id="rId2" Type="http://schemas.openxmlformats.org/officeDocument/2006/relationships/hyperlink" Target="mailto:userajuddin@worldbank.org" TargetMode="External"/><Relationship Id="rId1" Type="http://schemas.openxmlformats.org/officeDocument/2006/relationships/hyperlink" Target="mailto:hdang@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5DAC7483DBC34C9ED754A39647CF7B" ma:contentTypeVersion="13" ma:contentTypeDescription="Create a new document." ma:contentTypeScope="" ma:versionID="812bfb5dcddbed82b64a8d269cfacc2f">
  <xsd:schema xmlns:xsd="http://www.w3.org/2001/XMLSchema" xmlns:xs="http://www.w3.org/2001/XMLSchema" xmlns:p="http://schemas.microsoft.com/office/2006/metadata/properties" xmlns:ns3="c029f6bb-5ecd-48aa-8a84-5ef2747338aa" xmlns:ns4="4d83cd3e-8c5b-45a7-ad72-00f59354b72f" targetNamespace="http://schemas.microsoft.com/office/2006/metadata/properties" ma:root="true" ma:fieldsID="e936f10d2f8cbac818893ce7c01d6d83" ns3:_="" ns4:_="">
    <xsd:import namespace="c029f6bb-5ecd-48aa-8a84-5ef2747338aa"/>
    <xsd:import namespace="4d83cd3e-8c5b-45a7-ad72-00f59354b72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29f6bb-5ecd-48aa-8a84-5ef274733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83cd3e-8c5b-45a7-ad72-00f59354b72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47DFE0-F6C3-4FBF-88F0-A506E530A3CE}">
  <ds:schemaRefs>
    <ds:schemaRef ds:uri="http://schemas.microsoft.com/sharepoint/v3/contenttype/forms"/>
  </ds:schemaRefs>
</ds:datastoreItem>
</file>

<file path=customXml/itemProps2.xml><?xml version="1.0" encoding="utf-8"?>
<ds:datastoreItem xmlns:ds="http://schemas.openxmlformats.org/officeDocument/2006/customXml" ds:itemID="{930E9D2E-312B-4833-91E9-024FE29915A1}">
  <ds:schemaRefs>
    <ds:schemaRef ds:uri="http://schemas.openxmlformats.org/officeDocument/2006/bibliography"/>
  </ds:schemaRefs>
</ds:datastoreItem>
</file>

<file path=customXml/itemProps3.xml><?xml version="1.0" encoding="utf-8"?>
<ds:datastoreItem xmlns:ds="http://schemas.openxmlformats.org/officeDocument/2006/customXml" ds:itemID="{F8CB570E-2CA5-4CED-9429-2E09C102AB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F7D094-0267-49CF-A593-1B64F2118D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29f6bb-5ecd-48aa-8a84-5ef2747338aa"/>
    <ds:schemaRef ds:uri="4d83cd3e-8c5b-45a7-ad72-00f59354b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21956</Words>
  <Characters>125150</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146813</CharactersWithSpaces>
  <SharedDoc>false</SharedDoc>
  <HLinks>
    <vt:vector size="312" baseType="variant">
      <vt:variant>
        <vt:i4>7471131</vt:i4>
      </vt:variant>
      <vt:variant>
        <vt:i4>147</vt:i4>
      </vt:variant>
      <vt:variant>
        <vt:i4>0</vt:i4>
      </vt:variant>
      <vt:variant>
        <vt:i4>5</vt:i4>
      </vt:variant>
      <vt:variant>
        <vt:lpwstr>https://data.europa.eu/sites/default/files/edp_landscaping_insight_report_n6_2020.pdf</vt:lpwstr>
      </vt:variant>
      <vt:variant>
        <vt:lpwstr/>
      </vt:variant>
      <vt:variant>
        <vt:i4>4194320</vt:i4>
      </vt:variant>
      <vt:variant>
        <vt:i4>144</vt:i4>
      </vt:variant>
      <vt:variant>
        <vt:i4>0</vt:i4>
      </vt:variant>
      <vt:variant>
        <vt:i4>5</vt:i4>
      </vt:variant>
      <vt:variant>
        <vt:lpwstr>https://wbl.worldbank.org/en/methodology</vt:lpwstr>
      </vt:variant>
      <vt:variant>
        <vt:lpwstr/>
      </vt:variant>
      <vt:variant>
        <vt:i4>3211370</vt:i4>
      </vt:variant>
      <vt:variant>
        <vt:i4>141</vt:i4>
      </vt:variant>
      <vt:variant>
        <vt:i4>0</vt:i4>
      </vt:variant>
      <vt:variant>
        <vt:i4>5</vt:i4>
      </vt:variant>
      <vt:variant>
        <vt:lpwstr>https://www.thelancet.com/pdfs/journals/lancet/PIIS0140-6736(18)31941-X.pdf</vt:lpwstr>
      </vt:variant>
      <vt:variant>
        <vt:lpwstr/>
      </vt:variant>
      <vt:variant>
        <vt:i4>4915273</vt:i4>
      </vt:variant>
      <vt:variant>
        <vt:i4>138</vt:i4>
      </vt:variant>
      <vt:variant>
        <vt:i4>0</vt:i4>
      </vt:variant>
      <vt:variant>
        <vt:i4>5</vt:i4>
      </vt:variant>
      <vt:variant>
        <vt:lpwstr>https://hdr.undp.org/content/human-development-report-2021-22</vt:lpwstr>
      </vt:variant>
      <vt:variant>
        <vt:lpwstr/>
      </vt:variant>
      <vt:variant>
        <vt:i4>327708</vt:i4>
      </vt:variant>
      <vt:variant>
        <vt:i4>135</vt:i4>
      </vt:variant>
      <vt:variant>
        <vt:i4>0</vt:i4>
      </vt:variant>
      <vt:variant>
        <vt:i4>5</vt:i4>
      </vt:variant>
      <vt:variant>
        <vt:lpwstr>https://openknowledge.worldbank.org/handle/10986/34432?cid=GGH_e_hcpexternal_en_ext</vt:lpwstr>
      </vt:variant>
      <vt:variant>
        <vt:lpwstr/>
      </vt:variant>
      <vt:variant>
        <vt:i4>6160464</vt:i4>
      </vt:variant>
      <vt:variant>
        <vt:i4>132</vt:i4>
      </vt:variant>
      <vt:variant>
        <vt:i4>0</vt:i4>
      </vt:variant>
      <vt:variant>
        <vt:i4>5</vt:i4>
      </vt:variant>
      <vt:variant>
        <vt:lpwstr>https://www.worldbank.org/en/topic/poverty/brief/multidimensional-poverty-measure</vt:lpwstr>
      </vt:variant>
      <vt:variant>
        <vt:lpwstr/>
      </vt:variant>
      <vt:variant>
        <vt:i4>7471212</vt:i4>
      </vt:variant>
      <vt:variant>
        <vt:i4>129</vt:i4>
      </vt:variant>
      <vt:variant>
        <vt:i4>0</vt:i4>
      </vt:variant>
      <vt:variant>
        <vt:i4>5</vt:i4>
      </vt:variant>
      <vt:variant>
        <vt:lpwstr>https://ophi.org.uk/gmpi-2018/</vt:lpwstr>
      </vt:variant>
      <vt:variant>
        <vt:lpwstr/>
      </vt:variant>
      <vt:variant>
        <vt:i4>3145798</vt:i4>
      </vt:variant>
      <vt:variant>
        <vt:i4>126</vt:i4>
      </vt:variant>
      <vt:variant>
        <vt:i4>0</vt:i4>
      </vt:variant>
      <vt:variant>
        <vt:i4>5</vt:i4>
      </vt:variant>
      <vt:variant>
        <vt:lpwstr>https://papers.ssrn.com/sol3/papers.cfm?abstract_id=1682130</vt:lpwstr>
      </vt:variant>
      <vt:variant>
        <vt:lpwstr/>
      </vt:variant>
      <vt:variant>
        <vt:i4>196612</vt:i4>
      </vt:variant>
      <vt:variant>
        <vt:i4>123</vt:i4>
      </vt:variant>
      <vt:variant>
        <vt:i4>0</vt:i4>
      </vt:variant>
      <vt:variant>
        <vt:i4>5</vt:i4>
      </vt:variant>
      <vt:variant>
        <vt:lpwstr>https://www.paris21.org/nsds-self-assessment-evaluation-tool</vt:lpwstr>
      </vt:variant>
      <vt:variant>
        <vt:lpwstr/>
      </vt:variant>
      <vt:variant>
        <vt:i4>3997743</vt:i4>
      </vt:variant>
      <vt:variant>
        <vt:i4>120</vt:i4>
      </vt:variant>
      <vt:variant>
        <vt:i4>0</vt:i4>
      </vt:variant>
      <vt:variant>
        <vt:i4>5</vt:i4>
      </vt:variant>
      <vt:variant>
        <vt:lpwstr>https://unstats.un.org/unsd/methodology/dataquality/tools/</vt:lpwstr>
      </vt:variant>
      <vt:variant>
        <vt:lpwstr/>
      </vt:variant>
      <vt:variant>
        <vt:i4>6946942</vt:i4>
      </vt:variant>
      <vt:variant>
        <vt:i4>117</vt:i4>
      </vt:variant>
      <vt:variant>
        <vt:i4>0</vt:i4>
      </vt:variant>
      <vt:variant>
        <vt:i4>5</vt:i4>
      </vt:variant>
      <vt:variant>
        <vt:lpwstr>https://ec.europa.eu/eurostat/web/international-statistical-cooperation-tools/capacity-building-tools/the-snapshot</vt:lpwstr>
      </vt:variant>
      <vt:variant>
        <vt:lpwstr/>
      </vt:variant>
      <vt:variant>
        <vt:i4>2228325</vt:i4>
      </vt:variant>
      <vt:variant>
        <vt:i4>114</vt:i4>
      </vt:variant>
      <vt:variant>
        <vt:i4>0</vt:i4>
      </vt:variant>
      <vt:variant>
        <vt:i4>5</vt:i4>
      </vt:variant>
      <vt:variant>
        <vt:lpwstr>https://mo.ibrahim.foundation/iiag/methodology</vt:lpwstr>
      </vt:variant>
      <vt:variant>
        <vt:lpwstr/>
      </vt:variant>
      <vt:variant>
        <vt:i4>1769476</vt:i4>
      </vt:variant>
      <vt:variant>
        <vt:i4>111</vt:i4>
      </vt:variant>
      <vt:variant>
        <vt:i4>0</vt:i4>
      </vt:variant>
      <vt:variant>
        <vt:i4>5</vt:i4>
      </vt:variant>
      <vt:variant>
        <vt:lpwstr>https://globaldatabarometer.org/research/methodology/</vt:lpwstr>
      </vt:variant>
      <vt:variant>
        <vt:lpwstr/>
      </vt:variant>
      <vt:variant>
        <vt:i4>327680</vt:i4>
      </vt:variant>
      <vt:variant>
        <vt:i4>108</vt:i4>
      </vt:variant>
      <vt:variant>
        <vt:i4>0</vt:i4>
      </vt:variant>
      <vt:variant>
        <vt:i4>5</vt:i4>
      </vt:variant>
      <vt:variant>
        <vt:lpwstr>https://opendatabarometer.org/leadersedition/methodology/</vt:lpwstr>
      </vt:variant>
      <vt:variant>
        <vt:lpwstr/>
      </vt:variant>
      <vt:variant>
        <vt:i4>6553653</vt:i4>
      </vt:variant>
      <vt:variant>
        <vt:i4>105</vt:i4>
      </vt:variant>
      <vt:variant>
        <vt:i4>0</vt:i4>
      </vt:variant>
      <vt:variant>
        <vt:i4>5</vt:i4>
      </vt:variant>
      <vt:variant>
        <vt:lpwstr>https://odin.opendatawatch.com/</vt:lpwstr>
      </vt:variant>
      <vt:variant>
        <vt:lpwstr/>
      </vt:variant>
      <vt:variant>
        <vt:i4>3932215</vt:i4>
      </vt:variant>
      <vt:variant>
        <vt:i4>102</vt:i4>
      </vt:variant>
      <vt:variant>
        <vt:i4>0</vt:i4>
      </vt:variant>
      <vt:variant>
        <vt:i4>5</vt:i4>
      </vt:variant>
      <vt:variant>
        <vt:lpwstr>https://datatopics.worldbank.org/statisticalcapacity/SCIdashboard.aspx</vt:lpwstr>
      </vt:variant>
      <vt:variant>
        <vt:lpwstr/>
      </vt:variant>
      <vt:variant>
        <vt:i4>2687015</vt:i4>
      </vt:variant>
      <vt:variant>
        <vt:i4>99</vt:i4>
      </vt:variant>
      <vt:variant>
        <vt:i4>0</vt:i4>
      </vt:variant>
      <vt:variant>
        <vt:i4>5</vt:i4>
      </vt:variant>
      <vt:variant>
        <vt:lpwstr>https://openknowledge.worldbank.org/handle/10986/35301</vt:lpwstr>
      </vt:variant>
      <vt:variant>
        <vt:lpwstr/>
      </vt:variant>
      <vt:variant>
        <vt:i4>7929967</vt:i4>
      </vt:variant>
      <vt:variant>
        <vt:i4>96</vt:i4>
      </vt:variant>
      <vt:variant>
        <vt:i4>0</vt:i4>
      </vt:variant>
      <vt:variant>
        <vt:i4>5</vt:i4>
      </vt:variant>
      <vt:variant>
        <vt:lpwstr>https://www.oecd.org/sdd/measuring-distance-to-the-sdg-targets-2019-a8caf3fa-en.htm</vt:lpwstr>
      </vt:variant>
      <vt:variant>
        <vt:lpwstr/>
      </vt:variant>
      <vt:variant>
        <vt:i4>5963872</vt:i4>
      </vt:variant>
      <vt:variant>
        <vt:i4>93</vt:i4>
      </vt:variant>
      <vt:variant>
        <vt:i4>0</vt:i4>
      </vt:variant>
      <vt:variant>
        <vt:i4>5</vt:i4>
      </vt:variant>
      <vt:variant>
        <vt:lpwstr>https://docs.google.com/document/d/1MBK0hN6MoQrii7_E1bmRXmsUcE8Fbb-Q32nxm8d8qTw/edit</vt:lpwstr>
      </vt:variant>
      <vt:variant>
        <vt:lpwstr/>
      </vt:variant>
      <vt:variant>
        <vt:i4>1048584</vt:i4>
      </vt:variant>
      <vt:variant>
        <vt:i4>90</vt:i4>
      </vt:variant>
      <vt:variant>
        <vt:i4>0</vt:i4>
      </vt:variant>
      <vt:variant>
        <vt:i4>5</vt:i4>
      </vt:variant>
      <vt:variant>
        <vt:lpwstr>https://washdata.org/</vt:lpwstr>
      </vt:variant>
      <vt:variant>
        <vt:lpwstr/>
      </vt:variant>
      <vt:variant>
        <vt:i4>7536753</vt:i4>
      </vt:variant>
      <vt:variant>
        <vt:i4>87</vt:i4>
      </vt:variant>
      <vt:variant>
        <vt:i4>0</vt:i4>
      </vt:variant>
      <vt:variant>
        <vt:i4>5</vt:i4>
      </vt:variant>
      <vt:variant>
        <vt:lpwstr>https://childmortality.org/</vt:lpwstr>
      </vt:variant>
      <vt:variant>
        <vt:lpwstr/>
      </vt:variant>
      <vt:variant>
        <vt:i4>2097190</vt:i4>
      </vt:variant>
      <vt:variant>
        <vt:i4>84</vt:i4>
      </vt:variant>
      <vt:variant>
        <vt:i4>0</vt:i4>
      </vt:variant>
      <vt:variant>
        <vt:i4>5</vt:i4>
      </vt:variant>
      <vt:variant>
        <vt:lpwstr>https://pip.worldbank.org/home</vt:lpwstr>
      </vt:variant>
      <vt:variant>
        <vt:lpwstr/>
      </vt:variant>
      <vt:variant>
        <vt:i4>589895</vt:i4>
      </vt:variant>
      <vt:variant>
        <vt:i4>81</vt:i4>
      </vt:variant>
      <vt:variant>
        <vt:i4>0</vt:i4>
      </vt:variant>
      <vt:variant>
        <vt:i4>5</vt:i4>
      </vt:variant>
      <vt:variant>
        <vt:lpwstr>https://doi.org/10.2139/ssrn.4088823</vt:lpwstr>
      </vt:variant>
      <vt:variant>
        <vt:lpwstr/>
      </vt:variant>
      <vt:variant>
        <vt:i4>2555943</vt:i4>
      </vt:variant>
      <vt:variant>
        <vt:i4>78</vt:i4>
      </vt:variant>
      <vt:variant>
        <vt:i4>0</vt:i4>
      </vt:variant>
      <vt:variant>
        <vt:i4>5</vt:i4>
      </vt:variant>
      <vt:variant>
        <vt:lpwstr>https://wdr2021.worldbank.org/</vt:lpwstr>
      </vt:variant>
      <vt:variant>
        <vt:lpwstr/>
      </vt:variant>
      <vt:variant>
        <vt:i4>1507354</vt:i4>
      </vt:variant>
      <vt:variant>
        <vt:i4>75</vt:i4>
      </vt:variant>
      <vt:variant>
        <vt:i4>0</vt:i4>
      </vt:variant>
      <vt:variant>
        <vt:i4>5</vt:i4>
      </vt:variant>
      <vt:variant>
        <vt:lpwstr>https://datatopics.worldbank.org/statisticalcapacity/</vt:lpwstr>
      </vt:variant>
      <vt:variant>
        <vt:lpwstr/>
      </vt:variant>
      <vt:variant>
        <vt:i4>1572958</vt:i4>
      </vt:variant>
      <vt:variant>
        <vt:i4>72</vt:i4>
      </vt:variant>
      <vt:variant>
        <vt:i4>0</vt:i4>
      </vt:variant>
      <vt:variant>
        <vt:i4>5</vt:i4>
      </vt:variant>
      <vt:variant>
        <vt:lpwstr>https://sdgs.un.org/goals/goal17</vt:lpwstr>
      </vt:variant>
      <vt:variant>
        <vt:lpwstr/>
      </vt:variant>
      <vt:variant>
        <vt:i4>131155</vt:i4>
      </vt:variant>
      <vt:variant>
        <vt:i4>69</vt:i4>
      </vt:variant>
      <vt:variant>
        <vt:i4>0</vt:i4>
      </vt:variant>
      <vt:variant>
        <vt:i4>5</vt:i4>
      </vt:variant>
      <vt:variant>
        <vt:lpwstr>https://digitallibrary.un.org/record/840707?ln=en</vt:lpwstr>
      </vt:variant>
      <vt:variant>
        <vt:lpwstr/>
      </vt:variant>
      <vt:variant>
        <vt:i4>2097278</vt:i4>
      </vt:variant>
      <vt:variant>
        <vt:i4>66</vt:i4>
      </vt:variant>
      <vt:variant>
        <vt:i4>0</vt:i4>
      </vt:variant>
      <vt:variant>
        <vt:i4>5</vt:i4>
      </vt:variant>
      <vt:variant>
        <vt:lpwstr>https://www.unicef.org/reports/progress-every-child-sdg-era</vt:lpwstr>
      </vt:variant>
      <vt:variant>
        <vt:lpwstr/>
      </vt:variant>
      <vt:variant>
        <vt:i4>851999</vt:i4>
      </vt:variant>
      <vt:variant>
        <vt:i4>63</vt:i4>
      </vt:variant>
      <vt:variant>
        <vt:i4>0</vt:i4>
      </vt:variant>
      <vt:variant>
        <vt:i4>5</vt:i4>
      </vt:variant>
      <vt:variant>
        <vt:lpwstr>https://publications.iadb.org/en/political-economy-statistical-capacity-theoretical-approach</vt:lpwstr>
      </vt:variant>
      <vt:variant>
        <vt:lpwstr/>
      </vt:variant>
      <vt:variant>
        <vt:i4>3997821</vt:i4>
      </vt:variant>
      <vt:variant>
        <vt:i4>60</vt:i4>
      </vt:variant>
      <vt:variant>
        <vt:i4>0</vt:i4>
      </vt:variant>
      <vt:variant>
        <vt:i4>5</vt:i4>
      </vt:variant>
      <vt:variant>
        <vt:lpwstr>https://doi.org/10.25546/102924</vt:lpwstr>
      </vt:variant>
      <vt:variant>
        <vt:lpwstr/>
      </vt:variant>
      <vt:variant>
        <vt:i4>1441872</vt:i4>
      </vt:variant>
      <vt:variant>
        <vt:i4>57</vt:i4>
      </vt:variant>
      <vt:variant>
        <vt:i4>0</vt:i4>
      </vt:variant>
      <vt:variant>
        <vt:i4>5</vt:i4>
      </vt:variant>
      <vt:variant>
        <vt:lpwstr>https://doi.org/10.1017/9781009106559</vt:lpwstr>
      </vt:variant>
      <vt:variant>
        <vt:lpwstr/>
      </vt:variant>
      <vt:variant>
        <vt:i4>7340150</vt:i4>
      </vt:variant>
      <vt:variant>
        <vt:i4>54</vt:i4>
      </vt:variant>
      <vt:variant>
        <vt:i4>0</vt:i4>
      </vt:variant>
      <vt:variant>
        <vt:i4>5</vt:i4>
      </vt:variant>
      <vt:variant>
        <vt:lpwstr>http://dx.doi.org/10.18235/0001883</vt:lpwstr>
      </vt:variant>
      <vt:variant>
        <vt:lpwstr/>
      </vt:variant>
      <vt:variant>
        <vt:i4>7143433</vt:i4>
      </vt:variant>
      <vt:variant>
        <vt:i4>51</vt:i4>
      </vt:variant>
      <vt:variant>
        <vt:i4>0</vt:i4>
      </vt:variant>
      <vt:variant>
        <vt:i4>5</vt:i4>
      </vt:variant>
      <vt:variant>
        <vt:lpwstr>https://rsf.org/en/methodology-used-compiling-world-press-freedom-index-2023?year=2023&amp;data_type=general</vt:lpwstr>
      </vt:variant>
      <vt:variant>
        <vt:lpwstr/>
      </vt:variant>
      <vt:variant>
        <vt:i4>3801146</vt:i4>
      </vt:variant>
      <vt:variant>
        <vt:i4>48</vt:i4>
      </vt:variant>
      <vt:variant>
        <vt:i4>0</vt:i4>
      </vt:variant>
      <vt:variant>
        <vt:i4>5</vt:i4>
      </vt:variant>
      <vt:variant>
        <vt:lpwstr>https://opendatawatch.com/reference/odin-2022-23-methodology-guide/</vt:lpwstr>
      </vt:variant>
      <vt:variant>
        <vt:lpwstr/>
      </vt:variant>
      <vt:variant>
        <vt:i4>3473463</vt:i4>
      </vt:variant>
      <vt:variant>
        <vt:i4>45</vt:i4>
      </vt:variant>
      <vt:variant>
        <vt:i4>0</vt:i4>
      </vt:variant>
      <vt:variant>
        <vt:i4>5</vt:i4>
      </vt:variant>
      <vt:variant>
        <vt:lpwstr>https://mo.ibrahim.foundation/sites/default/files/2023-01/2022-index-report.pdf</vt:lpwstr>
      </vt:variant>
      <vt:variant>
        <vt:lpwstr/>
      </vt:variant>
      <vt:variant>
        <vt:i4>5636100</vt:i4>
      </vt:variant>
      <vt:variant>
        <vt:i4>42</vt:i4>
      </vt:variant>
      <vt:variant>
        <vt:i4>0</vt:i4>
      </vt:variant>
      <vt:variant>
        <vt:i4>5</vt:i4>
      </vt:variant>
      <vt:variant>
        <vt:lpwstr>http://documents.worldbank.org/curated/en/381921591325928545/Improving-the-Productivity-of-National-Offices-for-Statistics-IPNOS</vt:lpwstr>
      </vt:variant>
      <vt:variant>
        <vt:lpwstr/>
      </vt:variant>
      <vt:variant>
        <vt:i4>2424942</vt:i4>
      </vt:variant>
      <vt:variant>
        <vt:i4>39</vt:i4>
      </vt:variant>
      <vt:variant>
        <vt:i4>0</vt:i4>
      </vt:variant>
      <vt:variant>
        <vt:i4>5</vt:i4>
      </vt:variant>
      <vt:variant>
        <vt:lpwstr>https://doi.org/10.1086/720458</vt:lpwstr>
      </vt:variant>
      <vt:variant>
        <vt:lpwstr/>
      </vt:variant>
      <vt:variant>
        <vt:i4>786438</vt:i4>
      </vt:variant>
      <vt:variant>
        <vt:i4>36</vt:i4>
      </vt:variant>
      <vt:variant>
        <vt:i4>0</vt:i4>
      </vt:variant>
      <vt:variant>
        <vt:i4>5</vt:i4>
      </vt:variant>
      <vt:variant>
        <vt:lpwstr>http://hdl.handle.net/10986/33295</vt:lpwstr>
      </vt:variant>
      <vt:variant>
        <vt:lpwstr/>
      </vt:variant>
      <vt:variant>
        <vt:i4>7929976</vt:i4>
      </vt:variant>
      <vt:variant>
        <vt:i4>33</vt:i4>
      </vt:variant>
      <vt:variant>
        <vt:i4>0</vt:i4>
      </vt:variant>
      <vt:variant>
        <vt:i4>5</vt:i4>
      </vt:variant>
      <vt:variant>
        <vt:lpwstr>https://blogs.worldbank.org/opendata/creating-integrated-national-data-system-lessons-estonia-ghana-and-mexico</vt:lpwstr>
      </vt:variant>
      <vt:variant>
        <vt:lpwstr/>
      </vt:variant>
      <vt:variant>
        <vt:i4>196621</vt:i4>
      </vt:variant>
      <vt:variant>
        <vt:i4>30</vt:i4>
      </vt:variant>
      <vt:variant>
        <vt:i4>0</vt:i4>
      </vt:variant>
      <vt:variant>
        <vt:i4>5</vt:i4>
      </vt:variant>
      <vt:variant>
        <vt:lpwstr>http://hdl.handle.net/10986/34915</vt:lpwstr>
      </vt:variant>
      <vt:variant>
        <vt:lpwstr/>
      </vt:variant>
      <vt:variant>
        <vt:i4>6029316</vt:i4>
      </vt:variant>
      <vt:variant>
        <vt:i4>27</vt:i4>
      </vt:variant>
      <vt:variant>
        <vt:i4>0</vt:i4>
      </vt:variant>
      <vt:variant>
        <vt:i4>5</vt:i4>
      </vt:variant>
      <vt:variant>
        <vt:lpwstr>https://www.imf.org/en/Publications/CR/Issues/2019/08/23/Republic-of-Mozambique-Diagnostic-Report-on-Transparency-Governance-and-Corruption-48613</vt:lpwstr>
      </vt:variant>
      <vt:variant>
        <vt:lpwstr/>
      </vt:variant>
      <vt:variant>
        <vt:i4>8257599</vt:i4>
      </vt:variant>
      <vt:variant>
        <vt:i4>24</vt:i4>
      </vt:variant>
      <vt:variant>
        <vt:i4>0</vt:i4>
      </vt:variant>
      <vt:variant>
        <vt:i4>5</vt:i4>
      </vt:variant>
      <vt:variant>
        <vt:lpwstr>https://doi.org/10.5281/zenodo.6488349</vt:lpwstr>
      </vt:variant>
      <vt:variant>
        <vt:lpwstr/>
      </vt:variant>
      <vt:variant>
        <vt:i4>4063283</vt:i4>
      </vt:variant>
      <vt:variant>
        <vt:i4>18</vt:i4>
      </vt:variant>
      <vt:variant>
        <vt:i4>0</vt:i4>
      </vt:variant>
      <vt:variant>
        <vt:i4>5</vt:i4>
      </vt:variant>
      <vt:variant>
        <vt:lpwstr>https://www.economist.com/middle-east-and-africa/2019/08/22/a-2bn-loan-scandal-sank-mozambiques-economy</vt:lpwstr>
      </vt:variant>
      <vt:variant>
        <vt:lpwstr/>
      </vt:variant>
      <vt:variant>
        <vt:i4>196614</vt:i4>
      </vt:variant>
      <vt:variant>
        <vt:i4>15</vt:i4>
      </vt:variant>
      <vt:variant>
        <vt:i4>0</vt:i4>
      </vt:variant>
      <vt:variant>
        <vt:i4>5</vt:i4>
      </vt:variant>
      <vt:variant>
        <vt:lpwstr>http://hdl.handle.net/10986/36233</vt:lpwstr>
      </vt:variant>
      <vt:variant>
        <vt:lpwstr/>
      </vt:variant>
      <vt:variant>
        <vt:i4>1704029</vt:i4>
      </vt:variant>
      <vt:variant>
        <vt:i4>12</vt:i4>
      </vt:variant>
      <vt:variant>
        <vt:i4>0</vt:i4>
      </vt:variant>
      <vt:variant>
        <vt:i4>5</vt:i4>
      </vt:variant>
      <vt:variant>
        <vt:lpwstr>https://publications.iadb.org/en/who-wants-know-political-economy-statistical-capacity-latin-america</vt:lpwstr>
      </vt:variant>
      <vt:variant>
        <vt:lpwstr/>
      </vt:variant>
      <vt:variant>
        <vt:i4>458754</vt:i4>
      </vt:variant>
      <vt:variant>
        <vt:i4>9</vt:i4>
      </vt:variant>
      <vt:variant>
        <vt:i4>0</vt:i4>
      </vt:variant>
      <vt:variant>
        <vt:i4>5</vt:i4>
      </vt:variant>
      <vt:variant>
        <vt:lpwstr>http://hdl.handle.net/10986/34654</vt:lpwstr>
      </vt:variant>
      <vt:variant>
        <vt:lpwstr/>
      </vt:variant>
      <vt:variant>
        <vt:i4>589888</vt:i4>
      </vt:variant>
      <vt:variant>
        <vt:i4>6</vt:i4>
      </vt:variant>
      <vt:variant>
        <vt:i4>0</vt:i4>
      </vt:variant>
      <vt:variant>
        <vt:i4>5</vt:i4>
      </vt:variant>
      <vt:variant>
        <vt:lpwstr>https://doi.org/10.1596/978-1-4648-1561-4</vt:lpwstr>
      </vt:variant>
      <vt:variant>
        <vt:lpwstr/>
      </vt:variant>
      <vt:variant>
        <vt:i4>851992</vt:i4>
      </vt:variant>
      <vt:variant>
        <vt:i4>3</vt:i4>
      </vt:variant>
      <vt:variant>
        <vt:i4>0</vt:i4>
      </vt:variant>
      <vt:variant>
        <vt:i4>5</vt:i4>
      </vt:variant>
      <vt:variant>
        <vt:lpwstr>https://github.com/worldbank/SPI</vt:lpwstr>
      </vt:variant>
      <vt:variant>
        <vt:lpwstr/>
      </vt:variant>
      <vt:variant>
        <vt:i4>5374044</vt:i4>
      </vt:variant>
      <vt:variant>
        <vt:i4>0</vt:i4>
      </vt:variant>
      <vt:variant>
        <vt:i4>0</vt:i4>
      </vt:variant>
      <vt:variant>
        <vt:i4>5</vt:i4>
      </vt:variant>
      <vt:variant>
        <vt:lpwstr>http://www.worldbank.org/spi</vt:lpwstr>
      </vt:variant>
      <vt:variant>
        <vt:lpwstr/>
      </vt:variant>
      <vt:variant>
        <vt:i4>1245279</vt:i4>
      </vt:variant>
      <vt:variant>
        <vt:i4>6</vt:i4>
      </vt:variant>
      <vt:variant>
        <vt:i4>0</vt:i4>
      </vt:variant>
      <vt:variant>
        <vt:i4>5</vt:i4>
      </vt:variant>
      <vt:variant>
        <vt:lpwstr>https://opendatatoolkit.worldbank.org/content/dam/sites/data/odk/documents/odra_v3.1_methodology-en.pdf</vt:lpwstr>
      </vt:variant>
      <vt:variant>
        <vt:lpwstr/>
      </vt:variant>
      <vt:variant>
        <vt:i4>983103</vt:i4>
      </vt:variant>
      <vt:variant>
        <vt:i4>3</vt:i4>
      </vt:variant>
      <vt:variant>
        <vt:i4>0</vt:i4>
      </vt:variant>
      <vt:variant>
        <vt:i4>5</vt:i4>
      </vt:variant>
      <vt:variant>
        <vt:lpwstr>mailto:userajuddin@worldbank.org</vt:lpwstr>
      </vt:variant>
      <vt:variant>
        <vt:lpwstr/>
      </vt:variant>
      <vt:variant>
        <vt:i4>7274579</vt:i4>
      </vt:variant>
      <vt:variant>
        <vt:i4>0</vt:i4>
      </vt:variant>
      <vt:variant>
        <vt:i4>0</vt:i4>
      </vt:variant>
      <vt:variant>
        <vt:i4>5</vt:i4>
      </vt:variant>
      <vt:variant>
        <vt:lpwstr>mailto:hdang@worldbank.org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Serajuddin</dc:creator>
  <cp:keywords/>
  <dc:description/>
  <cp:lastModifiedBy>Brian William Stacy</cp:lastModifiedBy>
  <cp:revision>2</cp:revision>
  <cp:lastPrinted>2023-12-22T02:15:00Z</cp:lastPrinted>
  <dcterms:created xsi:type="dcterms:W3CDTF">2024-03-13T17:38:00Z</dcterms:created>
  <dcterms:modified xsi:type="dcterms:W3CDTF">2024-03-13T17:38:00Z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0x010100395DAC7483DBC34C9ED754A39647CF7B</vt:lpwstr>
  </property>
</Properties>
</file>